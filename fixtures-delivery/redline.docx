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mc:Ignorable="pt14">
  <w:body>
    <w:p>
      <w:r>
        <w:rPr>
          <w:b/>
        </w:rPr>
        <w:t>MUTUAL NON-DISCLOSURE AGREEMENT</w:t>
      </w:r>
    </w:p>
    <w:p>
      <w:r>
        <w:t>This Agreement is entered into as of January 1, 2026 between Acme Corp. and Globex Inc.</w:t>
      </w:r>
    </w:p>
    <w:p>
      <w:r>
        <w:t xml:space="preserve">The Receiving Party shall hold all Confidential Information in strict confidence for a period of </w:t>
      </w:r>
      <w:ins w:author="Counsel" w:id="1" w:date="2026-02-01T09:00:00Z">
        <w:r>
          <w:t>three (3</w:t>
        </w:r>
      </w:ins>
      <w:del w:author="Counsel" w:id="2" w:date="2026-02-01T09:00:00Z">
        <w:r>
          <w:delText>two (2</w:delText>
        </w:r>
      </w:del>
      <w:r>
        <w:t>) years.</w:t>
      </w:r>
    </w:p>
    <w:p>
      <w:r>
        <w:t>Confidential Information means any non-public technical</w:t>
      </w:r>
      <w:ins w:author="Counsel" w:id="3" w:date="2026-02-01T09:00:00Z">
        <w:r>
          <w:t>,</w:t>
        </w:r>
      </w:ins>
      <w:del w:author="Counsel" w:id="4" w:date="2026-02-01T09:00:00Z">
        <w:r>
          <w:delText xml:space="preserve"> or</w:delText>
        </w:r>
      </w:del>
      <w:r>
        <w:t xml:space="preserve"> business</w:t>
      </w:r>
      <w:ins w:author="Counsel" w:id="5" w:date="2026-02-01T09:00:00Z">
        <w:r>
          <w:t xml:space="preserve"> or financial</w:t>
        </w:r>
      </w:ins>
      <w:r>
        <w:t xml:space="preserve"> information disclosed by the Disclosing Party.</w:t>
      </w:r>
    </w:p>
    <w:p>
      <w:pPr>
        <w:rPr>
          <w:ins w:author="Counsel" w:id="6" w:date="2026-02-01T09:00:00Z"/>
        </w:rPr>
      </w:pPr>
      <w:ins w:author="Counsel" w:id="7" w:date="2026-02-01T09:00:00Z">
        <w:r>
          <w:t>The Receiving Party may not disclose Confidential Information to any third party without prior written consent.</w:t>
        </w:r>
      </w:ins>
    </w:p>
    <w:p>
      <w:r>
        <w:t>This Agreement shall be governed by the laws of the State of New York.</w:t>
      </w:r>
    </w:p>
    <w:p>
      <w:r>
        <w:t>IN WITNESS WHEREOF, the parties have executed this Agreement.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header1.xml><?xml version="1.0" encoding="utf-8"?>
<w:hdr xmlns:w="http://schemas.openxmlformats.org/wordprocessingml/2006/main">
  <w:p>
    <w:r>
      <w:t xml:space="preserve">ACME CORP. – CONFIDENTIAL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H1" Type="http://schemas.openxmlformats.org/officeDocument/2006/relationships/header" Target="header1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