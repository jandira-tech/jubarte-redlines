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0728CF85" w14:textId="77777777" w:rsidR="00941FDE" w:rsidRDefault="00000000">
      <w:pPr>
        <w:pStyle w:val="Heading1"/>
      </w:pPr>
      <w:r>
        <w:t>jubarte-redlines: Word .docx tools</w:t>
      </w:r>
    </w:p>
    <w:p w14:paraId="43ADCF66" w14:textId="77777777" w:rsidR="00941FDE" w:rsidRDefault="00000000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 w:rsidR="002D4C56">
        <w:rPr>
          <w:rStyle w:val="CommentReference"/>
          <w:sz w:val="22"/>
          <w:szCs w:val="22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</w:t>
      </w:r>
      <w:ins w:id="1" w:author="Arthur Souza Rodrigues" w:date="2026-10-12T02:02:00Z" w16du:dateUtc="2026-10-12T06:02:00Z">
        <w:r w:rsidR="002D4C56">
          <w:t xml:space="preserve">uga bufga </w:t>
        </w:r>
      </w:ins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>
      <w:pPr>
        <w:pStyle w:val="ListParagraph"/>
        <w:numPr>
          <w:ilvl w:val="0"/>
          <w:numId w:val="1"/>
        </w:numPr>
        <w:rPr>
          <w:ins w:id="4" w:author="Modified User" w:date="2026-10-12T06:06:18Z"/>
        </w:rPr>
      </w:pPr>
      <w:ins w:id="3" w:author="Modified User" w:date="2026-10-12T06:06:18Z">
        <w:r>
          <w:t xml:space="preserve">uga</w:t>
        </w:r>
      </w:ins>
    </w:p>
    <w:p w14:paraId="70AB6D0A" w14:textId="2B969976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r>
        <w:rPr>
          <w:rStyle w:val="VerbatimChar"/>
        </w:rPr>
        <w:t>docx_render</w:t>
      </w:r>
      <w:r>
        <w:t xml:space="preserve"> writes page </w:t>
      </w:r>
      <w:del w:id="2" w:author="Arthur Souza Rodrigues" w:date="2026-10-12T02:02:00Z" w16du:dateUtc="2026-10-12T06:02:00Z">
        <w:r w:rsidDel="002D4C56">
          <w:delText xml:space="preserve">PNGs you can look at; </w:delText>
        </w:r>
        <w:r w:rsidDel="002D4C56">
          <w:rPr>
            <w:rStyle w:val="VerbatimChar"/>
          </w:rPr>
          <w:delText>docx_changes</w:delText>
        </w:r>
        <w:r w:rsidDel="002D4C56">
          <w:delText xml:space="preserve"> lists the tracked changes that </w:delText>
        </w:r>
        <w:r w:rsidDel="002D4C56">
          <w:rPr>
            <w:rStyle w:val="VerbatimChar"/>
          </w:rPr>
          <w:delText>docx_accept</w:delText>
        </w:r>
        <w:r w:rsidDel="002D4C56">
          <w:delText xml:space="preserve"> and </w:delText>
        </w:r>
        <w:r w:rsidDel="002D4C56">
          <w:rPr>
            <w:rStyle w:val="VerbatimChar"/>
          </w:rPr>
          <w:delText>docx_reject</w:delText>
        </w:r>
        <w:r w:rsidDel="002D4C56">
          <w:delText xml:space="preserve"> resolve </w:delText>
        </w:r>
      </w:del>
      <w:r>
        <w:t>by id, author or kind.</w:t>
      </w:r>
    </w:p>
    <w:p w14:paraId="7B8302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 w:rsidR="00941FDE" w:rsidRDefault="00000000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 w:rsidR="00941FD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microsoft.com/office/2018/08/relationships/commentsExtensible" Target="commentsExtensible.xml"/>
  <Relationship Id="rId3" Type="http://schemas.openxmlformats.org/officeDocument/2006/relationships/settings" Target="settings.xml"/>
  <Relationship Id="rId7" Type="http://schemas.microsoft.com/office/2016/09/relationships/commentsIds" Target="commentsId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microsoft.com/office/2011/relationships/commentsExtended" Target="commentsExtended.xml"/>
  <Relationship Id="rId11" Type="http://schemas.openxmlformats.org/officeDocument/2006/relationships/theme" Target="theme/theme1.xml"/>
  <Relationship Id="rId5" Type="http://schemas.openxmlformats.org/officeDocument/2006/relationships/comments" Target="comments.xml"/>
  <Relationship Id="rId10" Type="http://schemas.microsoft.com/office/2011/relationships/people" Target="people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