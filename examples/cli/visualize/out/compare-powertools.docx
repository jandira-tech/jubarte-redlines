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w="http://schemas.openxmlformats.org/wordprocessingml/2006/main" xmlns:wp="http://schemas.openxmlformats.org/drawingml/2006/wordprocessingDrawing" mc:Ignorable="pt14">
  <w:body>
    <w:p>
      <w:pPr>
        <w:pStyle w:val="Heading1"/>
      </w:pPr>
      <w:r>
        <w:t>Consulting Agreement</w:t>
      </w:r>
    </w:p>
    <w:p>
      <w:r>
        <w:t>This Consulting Agreement (the "Agreement") is made between Harbor Point Analytics LLC ("Consultant") and Juniper Freight Co. ("Client").</w:t>
      </w:r>
    </w:p>
    <w:p>
      <w:pPr>
        <w:pStyle w:val="Heading2"/>
      </w:pPr>
      <w:r>
        <w:t>1. Services</w:t>
      </w:r>
    </w:p>
    <w:p>
      <w:r>
        <w:t xml:space="preserve">Consultant will deliver the services in each Statement of Work, including quarterly </w:t>
      </w:r>
      <w:commentRangeStart w:id="3"/>
      <w:r>
        <w:t xml:space="preserve">route-cost reports</w:t>
      </w:r>
      <w:commentRangeEnd w:id="3"/>
      <w:r>
        <w:rPr>
          <w:rStyle w:val="CommentReference"/>
        </w:rPr>
        <w:commentReference w:id="3"/>
      </w:r>
      <w:r>
        <w:t xml:space="preserve"> and a monthly review call.</w:t>
      </w:r>
    </w:p>
    <w:p>
      <w:pPr>
        <w:pStyle w:val="Heading2"/>
      </w:pPr>
      <w:r>
        <w:t>2. Fees</w:t>
      </w:r>
    </w:p>
    <w:p>
      <w:r>
        <w:t xml:space="preserve">Client shall pay each invoice within forty-five days of receipt. </w:t>
      </w:r>
      <w:commentRangeStart w:id="0"/>
      <w:commentRangeStart w:id="2"/>
      <w:r>
        <w:t xml:space="preserve">Late amounts accrue interest at one percent per month.</w:t>
      </w:r>
      <w:commentRangeEnd w:id="0"/>
      <w:r>
        <w:rPr>
          <w:rStyle w:val="CommentReference"/>
        </w:rPr>
        <w:commentReference w:id="0"/>
      </w:r>
      <w:commentRangeEnd w:id="2"/>
      <w:r>
        <w:rPr>
          <w:rStyle w:val="CommentReference"/>
        </w:rPr>
        <w:commentReference w:id="2"/>
      </w:r>
    </w:p>
    <w:p>
      <w:pPr>
        <w:pStyle w:val="Heading2"/>
      </w:pPr>
      <w:r>
        <w:t>3. Term</w:t>
      </w:r>
    </w:p>
    <w:p>
      <w:r>
        <w:t xml:space="preserve">This Agreement begins on </w:t>
      </w:r>
      <w:ins w:author="Agent" w:id="4" w:date="2026-10-02T15:00:00Z">
        <w:r>
          <w:t>April</w:t>
        </w:r>
      </w:ins>
      <w:del w:author="Agent" w:id="5" w:date="2026-10-02T15:00:00Z">
        <w:r>
          <w:delText>March</w:delText>
        </w:r>
      </w:del>
      <w:r>
        <w:t xml:space="preserve"> 1, 2026 and continues until either party ends it with sixty days written notice.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</w:tcPr>
          <w:p>
            <w:r>
              <w:t>Deliverable</w:t>
            </w:r>
          </w:p>
        </w:tc>
        <w:tc>
          <w:tcPr>
            <w:tcW w:w="3120" w:type="dxa"/>
          </w:tcPr>
          <w:p>
            <w:r>
              <w:t>Due</w:t>
            </w:r>
          </w:p>
        </w:tc>
        <w:tc>
          <w:tcPr>
            <w:tcW w:w="3120" w:type="dxa"/>
          </w:tcPr>
          <w:p>
            <w:r>
              <w:t>Owner</w:t>
            </w:r>
          </w:p>
        </w:tc>
      </w:tr>
      <w:tr>
        <w:tc>
          <w:tcPr>
            <w:tcW w:w="3120" w:type="dxa"/>
          </w:tcPr>
          <w:p>
            <w:r>
              <w:t>Route-cost report</w:t>
            </w:r>
          </w:p>
        </w:tc>
        <w:tc>
          <w:tcPr>
            <w:tcW w:w="3120" w:type="dxa"/>
          </w:tcPr>
          <w:p>
            <w:r>
              <w:t>Day 15</w:t>
            </w:r>
          </w:p>
        </w:tc>
        <w:tc>
          <w:tcPr>
            <w:tcW w:w="3120" w:type="dxa"/>
          </w:tcPr>
          <w:p>
            <w:r>
              <w:t>Consultant</w:t>
            </w:r>
          </w:p>
        </w:tc>
      </w:tr>
      <w:tr>
        <w:tc>
          <w:tcPr>
            <w:tcW w:w="3120" w:type="dxa"/>
          </w:tcPr>
          <w:p>
            <w:r>
              <w:t>Review call</w:t>
            </w:r>
          </w:p>
        </w:tc>
        <w:tc>
          <w:tcPr>
            <w:tcW w:w="3120" w:type="dxa"/>
          </w:tcPr>
          <w:p>
            <w:r>
              <w:t>Monthly</w:t>
            </w:r>
          </w:p>
        </w:tc>
        <w:tc>
          <w:tcPr>
            <w:tcW w:w="3120" w:type="dxa"/>
          </w:tcPr>
          <w:p>
            <w:r>
              <w:t>Both</w:t>
            </w:r>
          </w:p>
        </w:tc>
      </w:tr>
    </w:tbl>
    <w:p>
      <w:pPr>
        <w:pStyle w:val="Heading2"/>
      </w:pPr>
      <w:r>
        <w:t>4. Confidentiality</w:t>
      </w:r>
    </w:p>
    <w:p>
      <w:r>
        <w:t>Each party shall keep the other's Confidential Information secret</w:t>
      </w:r>
      <w:ins w:author="Agent" w:id="6" w:date="2026-10-02T15:00:00Z">
        <w:r>
          <w:t xml:space="preserve"> for three years after this Agreement ends</w:t>
        </w:r>
        <w:commentRangeStart w:id="1"/>
        <w:commentRangeEnd w:id="1"/>
        <w:r>
          <w:rPr>
            <w:rStyle w:val="CommentReference"/>
          </w:rPr>
          <w:commentReference w:id="1"/>
        </w:r>
      </w:ins>
      <w:r>
        <w:t>.</w:t>
      </w:r>
    </w:p>
    <w:sectPr xmlns:w="http://schemas.openxmlformats.org/wordprocessingml/2006/main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mc="http://schemas.openxmlformats.org/markup-compatibility/2006" xmlns:w="http://schemas.openxmlformats.org/wordprocessingml/2006/main" xmlns:w14="http://schemas.microsoft.com/office/word/2010/wordml" mc:Ignorable="w14">
  <w:comment w:id="0" w:author="Ann Counsel" w:date="2026-10-01T09:00:00Z" w:initials="AC">
    <w:p w14:paraId="10000000">
      <w:pPr>
        <w:pStyle w:val="CommentText"/>
      </w:pPr>
      <w:r>
        <w:rPr>
          <w:rStyle w:val="CommentReference"/>
        </w:rPr>
        <w:annotationRef/>
      </w:r>
      <w:r>
        <w:t xml:space="preserve">Is one percent the statutory cap in Delaware?</w:t>
      </w:r>
    </w:p>
  </w:comment>
  <w:comment w:id="2" w:author="Agent" w:date="2026-10-02T15:00:00Z" w:initials="A">
    <w:p w14:paraId="10000022">
      <w:r>
        <w:annotationRef/>
      </w:r>
      <w:r>
        <w:t xml:space="preserve">Delaware has no cap for commercial contracts; one percent stands.</w:t>
      </w:r>
    </w:p>
  </w:comment>
  <w:comment w:id="1" w:author="Ann Counsel" w:date="2026-10-01T09:00:00Z" w:initials="AC">
    <w:p w14:paraId="10000011">
      <w:pPr>
        <w:pStyle w:val="CommentText"/>
      </w:pPr>
      <w:r>
        <w:rPr>
          <w:rStyle w:val="CommentReference"/>
        </w:rPr>
        <w:annotationRef/>
      </w:r>
      <w:r>
        <w:t xml:space="preserve">Add a three-year survival period?</w:t>
      </w:r>
    </w:p>
  </w:comment>
  <w:comment w:id="3" w:author="Agent" w:date="2026-10-02T15:00:00Z" w:initials="A">
    <w:p w14:paraId="10000033">
      <w:r>
        <w:annotationRef/>
      </w:r>
      <w:r>
        <w:t xml:space="preserve">Do the reports cover cross-border lanes?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paraId="10000000" w15:done="0"/>
  <w15:commentEx w15:paraId="10000022" w15:paraIdParent="10000000" w15:done="0"/>
  <w15:commentEx w15:paraId="10000011" w15:done="1"/>
  <w15:commentEx w15:paraId="10000033" w15:done="0"/>
</w15:commentsEx>
</file>

<file path=word/commentsExtensible.xml><?xml version="1.0" encoding="utf-8"?>
<w16cex:commentsExtensible xmlns:mc="http://schemas.openxmlformats.org/markup-compatibility/2006" xmlns:w16cex="http://schemas.microsoft.com/office/word/2018/wordml/cex" mc:Ignorable="w16cex">
  <w16cex:commentExtensible w16cex:durableId="3D5A1C3B" w16cex:dateUtc="2026-10-01T09:00:00Z"/>
  <w16cex:commentExtensible w16cex:durableId="3D5A1C19" w16cex:dateUtc="2026-10-02T15:00:00Z"/>
  <w16cex:commentExtensible w16cex:durableId="3D5A1C2A" w16cex:dateUtc="2026-10-01T09:00:00Z"/>
  <w16cex:commentExtensible w16cex:durableId="3D5A1C08" w16cex:dateUtc="2026-10-02T15:00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0000000" w16cid:durableId="3D5A1C3B"/>
  <w16cid:commentId w16cid:paraId="10000022" w16cid:durableId="3D5A1C19"/>
  <w16cid:commentId w16cid:paraId="10000011" w16cid:durableId="3D5A1C2A"/>
  <w16cid:commentId w16cid:paraId="10000033" w16cid:durableId="3D5A1C08"/>
</w16cid:commentsIds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character" w:styleId="CommentReference">
    <w:name w:val="annotation reference"/>
    <w:basedOn w:val="DefaultParagraphFont"/>
    <w:uiPriority w:val="99"/>
    <w:unhideWhenUsed/>
    <w:rPr>
      <w:sz w:val="16"/>
      <w:szCs w:val="16"/>
    </w:rPr>
  </w:style>
  <w:style w:type="paragraph" w:styleId="CommentText">
    <w:name w:val="annotation text"/>
    <w:basedOn w:val="Normal"/>
    <w:uiPriority w:val="99"/>
    <w:unhideWhenUsed/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80"/>
      <w:outlineLvl w:val="1"/>
    </w:pPr>
    <w:rPr>
      <w:b/>
      <w:bCs/>
      <w:sz w:val="28"/>
      <w:szCs w:val="28"/>
    </w:rPr>
  </w:style>
  <w:style w:type="numbering" w:default="1" w:styleId="NoList">
    <w:name w:val="No List"/>
    <w:uiPriority w:val="99"/>
    <w:semiHidden/>
    <w:unhideWhenUsed/>
  </w:style>
  <w:style w:type="paragraph" w:default="1" w:styleId="Normal">
    <w:name w:val="Normal"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comments" Target="comments.xml"/>
  <Relationship Id="rId4" Type="http://schemas.openxmlformats.org/officeDocument/2006/relationships/footnotes" Target="footnotes.xml"/>
  <Relationship Id="rId5" Type="http://schemas.openxmlformats.org/officeDocument/2006/relationships/endnotes" Target="endnotes.xml"/>
  <Relationship Id="rId6" Type="http://schemas.microsoft.com/office/2011/relationships/commentsExtended" Target="commentsExtended.xml"/>
  <Relationship Id="rId7" Type="http://schemas.microsoft.com/office/2016/09/relationships/commentsIds" Target="commentsIds.xml"/>
  <Relationship Id="rId8" Type="http://schemas.microsoft.com/office/2018/08/relationships/commentsExtensible" Target="commentsExtensible.xml"/>
</Relationships>
</file>

<file path=docProps/app.xml><?xml version="1.0" encoding="utf-8"?>
<Properties xmlns="http://schemas.openxmlformats.org/officeDocument/2006/extended-properties">
  <Application>jubarte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