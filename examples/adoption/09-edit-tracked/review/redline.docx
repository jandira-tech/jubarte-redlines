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Consulting Services Agreement</w:t>
      </w:r>
    </w:p>
    <w:p>
      <w:r>
        <w:t>This Consulting Services Agreement (the "Agreement") is entered into by Northwind Analytics LLC ("Consultant") and Fabrikam Services Inc. ("Client").</w:t>
      </w:r>
    </w:p>
    <w:p>
      <w:pPr>
        <w:pStyle w:val="Heading2"/>
      </w:pPr>
      <w:r>
        <w:t>1. Scope of Work</w:t>
      </w:r>
    </w:p>
    <w:p>
      <w:r>
        <w:t>Consultant will provide the following services during the term:</w:t>
      </w:r>
    </w:p>
    <w:p>
      <w:pPr>
        <w:pStyle w:val="ListParagraph"/>
        <w:numPr>
          <w:ilvl w:val="0"/>
          <w:numId w:val="1"/>
        </w:numPr>
      </w:pPr>
      <w:r>
        <w:t>Monthly performance reporting across the Client's sales channels</w:t>
      </w:r>
    </w:p>
    <w:p>
      <w:pPr>
        <w:pStyle w:val="ListParagraph"/>
        <w:numPr>
          <w:ilvl w:val="0"/>
          <w:numId w:val="1"/>
        </w:numPr>
      </w:pPr>
      <w:r>
        <w:t>Quarterly business reviews with the executive team</w:t>
      </w:r>
    </w:p>
    <w:p>
      <w:pPr>
        <w:pStyle w:val="ListParagraph"/>
        <w:numPr>
          <w:ilvl w:val="0"/>
          <w:numId w:val="1"/>
        </w:numPr>
      </w:pPr>
      <w:r>
        <w:t>Ad-hoc analysis requests, up to ten hours per month</w:t>
      </w:r>
    </w:p>
    <w:p>
      <w:pPr>
        <w:pStyle w:val="Heading2"/>
      </w:pPr>
      <w:r>
        <w:t>2. Fees and Payment</w:t>
      </w:r>
    </w:p>
    <w:tbl>
      <w:tblPr>
        <w:tblStyle w:val="TableGrid"/>
        <w:tblW w:w="5000" w:type="pct"/>
        <w:tblLook w:val="04A0" w:firstRow="1" w:lastRow="0" w:firstColumn="1" w:lastColumn="0" w:noHBand="0" w:noVBand="1"/>
        <w:tblPrChange w:id="1" w:author="Reviewer" w:date="2026-10-04T12:00:00Z">
          <w:tblPr>
            <w:tblStyle w:val="TableGrid"/>
            <w:tblW w:w="5000" w:type="pct"/>
            <w:tblLook w:val="04A0" w:firstRow="1" w:lastRow="0" w:firstColumn="1" w:lastColumn="0" w:noHBand="0" w:noVBand="1"/>
          </w:tblPr>
        </w:tblPrChange>
      </w:tblPr>
      <w:tblGrid>
        <w:gridCol w:w="3120"/>
        <w:gridCol w:w="3120"/>
        <w:gridCol w:w="3120"/>
        <w:tblGridChange w:id="2">
          <w:tblGrid>
            <w:gridCol w:w="3120"/>
            <w:gridCol w:w="3120"/>
            <w:gridCol w:w="3120"/>
          </w:tblGrid>
        </w:tblGridChange>
      </w:tblGrid>
      <w:tr>
        <w:trPr>
          <w:tblHeader/>
        </w:trPr>
        <w:tc>
          <w:tcPr>
            <w:tcW w:w="3120" w:type="dxa"/>
          </w:tcPr>
          <w:p>
            <w:r>
              <w:t>Item</w:t>
            </w:r>
          </w:p>
        </w:tc>
        <w:tc>
          <w:tcPr>
            <w:tcW w:w="3120" w:type="dxa"/>
          </w:tcPr>
          <w:p>
            <w:r>
              <w:t>Amount</w:t>
            </w:r>
          </w:p>
        </w:tc>
        <w:tc>
          <w:tcPr>
            <w:tcW w:w="3120" w:type="dxa"/>
          </w:tcPr>
          <w:p>
            <w:r>
              <w:t>Due</w:t>
            </w:r>
          </w:p>
        </w:tc>
      </w:tr>
      <w:tr>
        <w:tc>
          <w:tcPr>
            <w:tcW w:w="3120" w:type="dxa"/>
          </w:tcPr>
          <w:p>
            <w:r>
              <w:t>Monthly retainer</w:t>
            </w:r>
          </w:p>
        </w:tc>
        <w:tc>
          <w:tcPr>
            <w:tcW w:w="3120" w:type="dxa"/>
          </w:tcPr>
          <w:p>
            <w:r>
              <w:t>$4,500</w:t>
            </w:r>
          </w:p>
        </w:tc>
        <w:tc>
          <w:tcPr>
            <w:tcW w:w="3120" w:type="dxa"/>
          </w:tcPr>
          <w:p>
            <w:r>
              <w:t>1st of month</w:t>
            </w:r>
          </w:p>
        </w:tc>
      </w:tr>
      <w:tr>
        <w:tc>
          <w:tcPr>
            <w:tcW w:w="3120" w:type="dxa"/>
          </w:tcPr>
          <w:p>
            <w:r>
              <w:t>Ad-hoc hours beyond ten</w:t>
            </w:r>
          </w:p>
        </w:tc>
        <w:tc>
          <w:tcPr>
            <w:tcW w:w="3120" w:type="dxa"/>
          </w:tcPr>
          <w:p>
            <w:r>
              <w:t>$180/hour</w:t>
            </w:r>
          </w:p>
        </w:tc>
        <w:tc>
          <w:tcPr>
            <w:tcW w:w="3120" w:type="dxa"/>
          </w:tcPr>
          <w:p>
            <w:r>
              <w:t>With monthly invoice</w:t>
            </w:r>
          </w:p>
        </w:tc>
      </w:tr>
    </w:tbl>
    <w:p>
      <w:r>
        <w:t xml:space="preserve">Client shall pay all invoices within </w:t>
      </w:r>
      <w:ins w:author="Reviewer" w:id="3" w:date="2026-10-04T12:00:00Z">
        <w:r>
          <w:t>fifteen</w:t>
        </w:r>
      </w:ins>
      <w:del w:author="Reviewer" w:id="4" w:date="2026-10-04T12:00:00Z">
        <w:r>
          <w:delText>thirty</w:delText>
        </w:r>
      </w:del>
      <w:r>
        <w:t xml:space="preserve"> days of receipt.</w:t>
      </w:r>
    </w:p>
    <w:p>
      <w:pPr>
        <w:pStyle w:val="Heading2"/>
      </w:pPr>
      <w:r>
        <w:t>3. Confidentiality</w:t>
      </w:r>
    </w:p>
    <w:p>
      <w:r>
        <w:t>Consultant shall keep the Client's information confidential and use it only for the Permitted Purpose. Consultant shall return or destroy all confidential information within ten days after termination.</w:t>
      </w:r>
    </w:p>
    <w:p>
      <w:pPr>
        <w:pStyle w:val="Heading2"/>
        <w:rPr>
          <w:del w:author="Reviewer" w:id="5" w:date="2026-10-04T12:00:00Z"/>
        </w:rPr>
      </w:pPr>
      <w:r>
        <w:t>4. Term</w:t>
      </w:r>
      <w:del w:author="Reviewer" w:id="6" w:date="2026-10-04T12:00:00Z">
        <w:r>
          <w:delText>This Agreement begins on January 1, 2026 and continues for twelve months. The parties may terminate for convenience on thirty days written notice, and either party may terminate immediately for material breach.</w:delText>
        </w:r>
      </w:del>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