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Records Handling Addendum</w:t>
      </w:r>
    </w:p>
    <w:p>
      <w:r>
        <w:t>This Addendum governs the handling of Records under the Master Services Agreement between the parties.</w:t>
      </w:r>
    </w:p>
    <w:p>
      <w:pPr>
        <w:pStyle w:val="Heading2"/>
      </w:pPr>
      <w:r>
        <w:t>Handling Rules</w:t>
      </w:r>
    </w:p>
    <w:p>
      <w:r>
        <w:t xml:space="preserve">The Advisor shall store the Records in a secure facility. </w:t>
      </w:r>
      <w:r>
        <w:rPr>
          <w:b/>
          <w:bCs/>
        </w:rPr>
        <w:t xml:space="preserve">The </w:t>
      </w:r>
      <w:ins w:author="Reviewer" w:id="1" w:date="2026-10-04T12:00:00Z">
        <w:r>
          <w:rPr>
            <w:b/>
            <w:bCs/>
          </w:rPr>
          <w:t>Custodian</w:t>
        </w:r>
      </w:ins>
      <w:del w:author="Reviewer" w:id="2" w:date="2026-10-04T12:00:00Z">
        <w:r>
          <w:rPr>
            <w:b/>
            <w:bCs/>
          </w:rPr>
          <w:delText>Advisor</w:delText>
        </w:r>
      </w:del>
      <w:r>
        <w:rPr>
          <w:b/>
          <w:bCs/>
        </w:rPr>
        <w:t xml:space="preserve"> shall</w:t>
      </w:r>
      <w:r>
        <w:rPr>
          <w:b/>
          <w:bCs/>
        </w:rPr>
        <w:t xml:space="preserve"> tag</w:t>
      </w:r>
      <w:r>
        <w:t xml:space="preserve"> each Record with its classification level before storage. The Advisor shall log every access in the access register.</w:t>
      </w:r>
    </w:p>
    <w:p>
      <w:pPr>
        <w:pStyle w:val="Heading2"/>
      </w:pPr>
      <w:r>
        <w:t>Register Entries</w:t>
      </w:r>
    </w:p>
    <w:p>
      <w:r>
        <w:t>Each register entry records:</w:t>
      </w:r>
    </w:p>
    <w:p>
      <w:pPr>
        <w:pStyle w:val="ListParagraph"/>
        <w:numPr>
          <w:ilvl w:val="0"/>
          <w:numId w:val="1"/>
        </w:numPr>
      </w:pPr>
      <w:r>
        <w:t>the Record's identifier and classification level</w:t>
      </w:r>
    </w:p>
    <w:p>
      <w:pPr>
        <w:pStyle w:val="ListParagraph"/>
        <w:numPr>
          <w:ilvl w:val="0"/>
          <w:numId w:val="1"/>
        </w:numPr>
      </w:pPr>
      <w:r>
        <w:t>who accessed it, and when</w:t>
      </w:r>
    </w:p>
    <w:p>
      <w:pPr>
        <w:pStyle w:val="ListParagraph"/>
        <w:numPr>
          <w:ilvl w:val="0"/>
          <w:numId w:val="1"/>
        </w:numPr>
      </w:pPr>
      <w:r>
        <w:t>the custody chain for transferred Records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