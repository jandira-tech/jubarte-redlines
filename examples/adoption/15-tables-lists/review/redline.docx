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</file>

<file path=word/document.xml><?xml version="1.0" encoding="utf-8"?>
<w:document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pt14 w14 wp14">
  <w:body>
    <w:p>
      <w:pPr>
        <w:pStyle w:val="Heading1"/>
      </w:pPr>
      <w:r>
        <w:t>Onboarding Letter</w:t>
      </w:r>
    </w:p>
    <w:p>
      <w:r>
        <w:t>Welcome to Northwind Traders. This letter confirms your start date of 2 February 2026.</w:t>
      </w:r>
    </w:p>
    <w:p>
      <w:r>
        <w:t>Your manager will schedule introductions during week one. Equipment ships to your home address before day one.</w:t>
      </w:r>
    </w:p>
    <w:p>
      <w:r>
        <w:t>The checklist below is maintained by People Operations.</w:t>
      </w:r>
    </w:p>
    <w:p>
      <w:pPr>
        <w:pStyle w:val="ListParagraph"/>
        <w:numPr>
          <w:ilvl w:val="0"/>
          <w:numId w:val="10"/>
        </w:numPr>
        <w:pPrChange w:id="1" w:author="Reviewer" w:date="2026-10-04T12:00:00Z">
          <w:pPr xmlns:w="http://schemas.openxmlformats.org/wordprocessingml/2006/main"/>
        </w:pPrChange>
      </w:pPr>
      <w:r>
        <w:t>Signed offer letter on file</w:t>
      </w:r>
    </w:p>
    <w:p>
      <w:pPr>
        <w:pStyle w:val="ListParagraph"/>
        <w:numPr>
          <w:ilvl w:val="0"/>
          <w:numId w:val="10"/>
        </w:numPr>
        <w:pPrChange w:id="2" w:author="Reviewer" w:date="2026-10-04T12:00:00Z">
          <w:pPr xmlns:w="http://schemas.openxmlformats.org/wordprocessingml/2006/main"/>
        </w:pPrChange>
      </w:pPr>
      <w:r>
        <w:t>Payroll direct deposit form</w:t>
      </w:r>
    </w:p>
    <w:p>
      <w:pPr>
        <w:pStyle w:val="ListParagraph"/>
        <w:numPr>
          <w:ilvl w:val="0"/>
          <w:numId w:val="10"/>
        </w:numPr>
        <w:pPrChange w:id="3" w:author="Reviewer" w:date="2026-10-04T12:00:00Z">
          <w:pPr xmlns:w="http://schemas.openxmlformats.org/wordprocessingml/2006/main"/>
        </w:pPrChange>
      </w:pPr>
      <w:r>
        <w:t>Badge photo uploaded</w:t>
      </w:r>
    </w:p>
    <w:p>
      <w:pPr>
        <w:pStyle w:val="ListParagraph"/>
        <w:numPr>
          <w:ilvl w:val="0"/>
          <w:numId w:val="11"/>
        </w:numPr>
        <w:pPrChange w:id="4" w:author="Reviewer" w:date="2026-10-04T12:00:00Z">
          <w:pPr xmlns:w="http://schemas.openxmlformats.org/wordprocessingml/2006/main"/>
        </w:pPrChange>
      </w:pPr>
      <w:r>
        <w:t>Complete the safety module</w:t>
      </w:r>
    </w:p>
    <w:p>
      <w:pPr>
        <w:pStyle w:val="ListParagraph"/>
        <w:numPr>
          <w:ilvl w:val="0"/>
          <w:numId w:val="11"/>
        </w:numPr>
        <w:pPrChange w:id="5" w:author="Reviewer" w:date="2026-10-04T12:00:00Z">
          <w:pPr xmlns:w="http://schemas.openxmlformats.org/wordprocessingml/2006/main"/>
        </w:pPrChange>
      </w:pPr>
      <w:r>
        <w:t>Book the week-one introductions</w:t>
      </w:r>
    </w:p>
    <w:p>
      <w:r>
        <w:t>Payroll runs on the last day of each month. Direct deposit forms are due before your start date.</w:t>
      </w:r>
    </w:p>
    <w:p>
      <w:r>
        <w:t>Questions go to people-ops@northwind.example.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720"/>
        <w:gridCol w:w="3120"/>
        <w:gridCol w:w="2520"/>
      </w:tblGrid>
      <w:tr>
        <w:trPr>
          <w:tblHeader/>
          <w:ins w:author="Reviewer" w:id="6" w:date="2026-10-04T12:00:00Z"/>
        </w:trPr>
        <w:tc>
          <w:tcPr>
            <w:tcW w:w="3720" w:type="dxa"/>
          </w:tcPr>
          <w:p>
            <w:pPr>
              <w:rPr>
                <w:ins w:author="Reviewer" w:id="7" w:date="2026-10-04T12:00:00Z"/>
              </w:rPr>
            </w:pPr>
            <w:ins w:author="Reviewer" w:id="8" w:date="2026-10-04T12:00:00Z">
              <w:r>
                <w:t>Step</w:t>
              </w:r>
            </w:ins>
          </w:p>
        </w:tc>
        <w:tc>
          <w:tcPr>
            <w:tcW w:w="3120" w:type="dxa"/>
          </w:tcPr>
          <w:p>
            <w:pPr>
              <w:rPr>
                <w:ins w:author="Reviewer" w:id="9" w:date="2026-10-04T12:00:00Z"/>
              </w:rPr>
            </w:pPr>
            <w:ins w:author="Reviewer" w:id="10" w:date="2026-10-04T12:00:00Z">
              <w:r>
                <w:t>Owner</w:t>
              </w:r>
            </w:ins>
          </w:p>
        </w:tc>
        <w:tc>
          <w:tcPr>
            <w:tcW w:w="2520" w:type="dxa"/>
          </w:tcPr>
          <w:p>
            <w:pPr>
              <w:rPr>
                <w:ins w:author="Reviewer" w:id="11" w:date="2026-10-04T12:00:00Z"/>
              </w:rPr>
            </w:pPr>
            <w:ins w:author="Reviewer" w:id="12" w:date="2026-10-04T12:00:00Z">
              <w:r>
                <w:t>Week</w:t>
              </w:r>
            </w:ins>
          </w:p>
        </w:tc>
      </w:tr>
      <w:tr>
        <w:trPr>
          <w:ins w:author="Reviewer" w:id="13" w:date="2026-10-04T12:00:00Z"/>
        </w:trPr>
        <w:tc>
          <w:tcPr>
            <w:tcW w:w="3720" w:type="dxa"/>
          </w:tcPr>
          <w:p>
            <w:pPr>
              <w:rPr>
                <w:ins w:author="Reviewer" w:id="14" w:date="2026-10-04T12:00:00Z"/>
              </w:rPr>
            </w:pPr>
            <w:ins w:author="Reviewer" w:id="15" w:date="2026-10-04T12:00:00Z">
              <w:r>
                <w:t>Laptop and accounts</w:t>
              </w:r>
            </w:ins>
          </w:p>
        </w:tc>
        <w:tc>
          <w:tcPr>
            <w:tcW w:w="3120" w:type="dxa"/>
          </w:tcPr>
          <w:p>
            <w:pPr>
              <w:rPr>
                <w:ins w:author="Reviewer" w:id="16" w:date="2026-10-04T12:00:00Z"/>
              </w:rPr>
            </w:pPr>
            <w:ins w:author="Reviewer" w:id="17" w:date="2026-10-04T12:00:00Z">
              <w:r>
                <w:t>IT</w:t>
              </w:r>
            </w:ins>
          </w:p>
        </w:tc>
        <w:tc>
          <w:tcPr>
            <w:tcW w:w="2520" w:type="dxa"/>
          </w:tcPr>
          <w:p>
            <w:pPr>
              <w:rPr>
                <w:ins w:author="Reviewer" w:id="18" w:date="2026-10-04T12:00:00Z"/>
              </w:rPr>
            </w:pPr>
            <w:ins w:author="Reviewer" w:id="19" w:date="2026-10-04T12:00:00Z">
              <w:r>
                <w:t>1</w:t>
              </w:r>
            </w:ins>
          </w:p>
        </w:tc>
      </w:tr>
      <w:tr>
        <w:trPr>
          <w:ins w:author="Reviewer" w:id="20" w:date="2026-10-04T12:00:00Z"/>
        </w:trPr>
        <w:tc>
          <w:tcPr>
            <w:tcW w:w="3720" w:type="dxa"/>
          </w:tcPr>
          <w:p>
            <w:pPr>
              <w:rPr>
                <w:ins w:author="Reviewer" w:id="21" w:date="2026-10-04T12:00:00Z"/>
              </w:rPr>
            </w:pPr>
            <w:ins w:author="Reviewer" w:id="22" w:date="2026-10-04T12:00:00Z">
              <w:r>
                <w:t>Team introductions</w:t>
              </w:r>
            </w:ins>
          </w:p>
        </w:tc>
        <w:tc>
          <w:tcPr>
            <w:tcW w:w="3120" w:type="dxa"/>
          </w:tcPr>
          <w:p>
            <w:pPr>
              <w:rPr>
                <w:ins w:author="Reviewer" w:id="23" w:date="2026-10-04T12:00:00Z"/>
              </w:rPr>
            </w:pPr>
            <w:ins w:author="Reviewer" w:id="24" w:date="2026-10-04T12:00:00Z">
              <w:r>
                <w:t>Manager</w:t>
              </w:r>
            </w:ins>
          </w:p>
        </w:tc>
        <w:tc>
          <w:tcPr>
            <w:tcW w:w="2520" w:type="dxa"/>
          </w:tcPr>
          <w:p>
            <w:pPr>
              <w:rPr>
                <w:ins w:author="Reviewer" w:id="25" w:date="2026-10-04T12:00:00Z"/>
              </w:rPr>
            </w:pPr>
            <w:ins w:author="Reviewer" w:id="26" w:date="2026-10-04T12:00:00Z">
              <w:r>
                <w:t>1</w:t>
              </w:r>
            </w:ins>
          </w:p>
        </w:tc>
      </w:tr>
    </w:tbl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9" Type="http://schemas.openxmlformats.org/officeDocument/2006/relationships/footnotes" Target="footnotes.xml"/>
  <Relationship Id="rId10" Type="http://schemas.openxmlformats.org/officeDocument/2006/relationships/endnotes" Target="end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People Operations</dc:creator>
  <cp:keywords/>
  <dc:description>generated by python-docx</dc:description>
  <cp:lastModifiedBy>People Operations</cp:lastModifiedBy>
  <cp:revision>1</cp:revision>
  <dcterms:created xsi:type="dcterms:W3CDTF">2026-01-12T09:00:00Z</dcterms:created>
  <dcterms:modified xsi:type="dcterms:W3CDTF">2026-01-12T09:00:00Z</dcterms:modified>
  <cp:category/>
</cp:coreProperties>
</file>