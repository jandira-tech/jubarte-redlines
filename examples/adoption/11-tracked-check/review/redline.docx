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Agreement (short form)</w:t>
      </w:r>
    </w:p>
    <w:p>
      <w:r>
        <w:t>This Agreement is made between Jandira Technologies, LLC (the "Company") and Northwind Traders Ltd. (the "Client") on 2 March 2026.</w:t>
      </w:r>
    </w:p>
    <w:p>
      <w:pPr>
        <w:pStyle w:val="Heading2"/>
      </w:pPr>
      <w:r>
        <w:t>Services</w:t>
      </w:r>
    </w:p>
    <w:p>
      <w:r>
        <w:t>The Company will advise the Client on document automation: pipeline design, template review, and acceptance testing of the generated documents.</w:t>
      </w:r>
    </w:p>
    <w:p>
      <w:pPr>
        <w:pStyle w:val="Heading2"/>
      </w:pPr>
      <w:r>
        <w:t>Fees</w:t>
      </w:r>
    </w:p>
    <w:p>
      <w:r>
        <w:t xml:space="preserve">The Company will invoice the Client monthly. The fee is </w:t>
      </w:r>
      <w:ins w:author="Dana Reyes" w:id="1" w:date="2026-03-02T10:00:00Z">
        <w:r>
          <w:t>one thousand one</w:t>
        </w:r>
      </w:ins>
      <w:del w:author="Dana Reyes" w:id="2" w:date="2026-03-02T10:00:00Z">
        <w:r>
          <w:delText>nine</w:delText>
        </w:r>
      </w:del>
      <w:r>
        <w:t xml:space="preserve"> hundred USD per day, payable net thirty (30) days. </w:t>
      </w:r>
      <w:ins w:author="Dana Reyes" w:id="3" w:date="2026-03-02T10:00:00Z">
        <w:r>
          <w:t>Late payments accrue interest</w:t>
        </w:r>
      </w:ins>
      <w:del w:author="Dana Reyes" w:id="4" w:date="2026-03-02T10:00:00Z">
        <w:r>
          <w:delText>The pilot phase is billed</w:delText>
        </w:r>
      </w:del>
      <w:r>
        <w:t xml:space="preserve"> at </w:t>
      </w:r>
      <w:ins w:author="Dana Reyes" w:id="5" w:date="2026-03-02T10:00:00Z">
        <w:r>
          <w:t>one percent per month.</w:t>
        </w:r>
      </w:ins>
      <w:del w:author="Dana Reyes" w:id="6" w:date="2026-03-02T10:00:00Z">
        <w:r>
          <w:delText>half rate.</w:delText>
        </w:r>
      </w:del>
    </w:p>
    <w:p>
      <w:pPr>
        <w:pStyle w:val="Heading2"/>
      </w:pPr>
      <w:r>
        <w:t>Term</w:t>
      </w:r>
    </w:p>
    <w:p>
      <w:r>
        <w:t>Either party may end this Agreement on twenty days' written notice.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