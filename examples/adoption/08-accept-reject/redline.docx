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Services Letter</w:t>
      </w:r>
    </w:p>
    <w:p>
      <w:r>
        <w:t xml:space="preserve">This letter confirms the consulting engagement between Jandira Technologies, LLC ("the Company") and Northwind Traders Ltd. (the "Client"), starting on </w:t>
      </w:r>
      <w:ins w:author="Ann" w:id="1" w:date="1970-01-01T00:00:00Z">
        <w:r>
          <w:t>16</w:t>
        </w:r>
      </w:ins>
      <w:del w:author="Ann" w:id="2" w:date="1970-01-01T00:00:00Z">
        <w:r>
          <w:delText>2</w:delText>
        </w:r>
      </w:del>
      <w:r>
        <w:t xml:space="preserve"> March 2026.</w:t>
      </w:r>
    </w:p>
    <w:p>
      <w:pPr>
        <w:pStyle w:val="Heading2"/>
      </w:pPr>
      <w:r>
        <w:t>Services</w:t>
      </w:r>
    </w:p>
    <w:p>
      <w:r>
        <w:t xml:space="preserve">The Company will provide document-automation consulting up to </w:t>
      </w:r>
      <w:ins w:author="Ann" w:id="3" w:date="1970-01-01T00:00:00Z">
        <w:r>
          <w:t>fifteen</w:t>
        </w:r>
      </w:ins>
      <w:del w:author="Ann" w:id="4" w:date="1970-01-01T00:00:00Z">
        <w:r>
          <w:delText>ten</w:delText>
        </w:r>
      </w:del>
      <w:r>
        <w:t xml:space="preserve"> days per month, remotely, with one on-site day per quarter.</w:t>
      </w:r>
    </w:p>
    <w:p>
      <w:pPr>
        <w:pStyle w:val="Heading2"/>
      </w:pPr>
      <w:r>
        <w:t>Fees</w:t>
      </w:r>
    </w:p>
    <w:p>
      <w:r>
        <w:t xml:space="preserve">The fee is </w:t>
      </w:r>
      <w:ins w:author="Ann" w:id="5" w:date="1970-01-01T00:00:00Z">
        <w:r>
          <w:t>1,100</w:t>
        </w:r>
      </w:ins>
      <w:del w:author="Ann" w:id="6" w:date="1970-01-01T00:00:00Z">
        <w:r>
          <w:delText>900</w:delText>
        </w:r>
      </w:del>
      <w:r>
        <w:t xml:space="preserve"> USD per day, invoiced monthly, payable net thirty (30) days.</w:t>
      </w:r>
    </w:p>
    <w:p>
      <w:pPr>
        <w:pStyle w:val="Heading2"/>
      </w:pPr>
      <w:r>
        <w:t>Term</w:t>
      </w:r>
    </w:p>
    <w:p>
      <w:r>
        <w:t xml:space="preserve">Either party may end this letter on twenty days' written notice to the </w:t>
      </w:r>
      <w:del w:author="Ann" w:id="7" w:date="1970-01-01T00:00:00Z">
        <w:r>
          <w:delText xml:space="preserve">other </w:delText>
        </w:r>
      </w:del>
      <w:r>
        <w:t xml:space="preserve">address </w:t>
      </w:r>
      <w:ins w:author="Ann" w:id="8" w:date="1970-01-01T00:00:00Z">
        <w:r>
          <w:t>in the signature block</w:t>
        </w:r>
      </w:ins>
      <w:del w:author="Ann" w:id="9" w:date="1970-01-01T00:00:00Z">
        <w:r>
          <w:delText>listed below</w:delText>
        </w:r>
      </w:del>
      <w:r>
        <w:t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