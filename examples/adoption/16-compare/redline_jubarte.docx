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</file>

<file path=word/document.xml><?xml version="1.0" encoding="utf-8"?>
<w:document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pt14 w14 wp14">
  <w:body>
    <w:p>
      <w:pPr>
        <w:pStyle w:val="Heading1"/>
      </w:pPr>
      <w:r>
        <w:t>Services Agreement (Draft)</w:t>
      </w:r>
    </w:p>
    <w:p>
      <w:r>
        <w:t>This agreement is between Jandira Technologies, LLC and Northwind Traders Ltd.</w:t>
      </w:r>
    </w:p>
    <w:p>
      <w:r>
        <w:t>Jandira will deliver the invoicing redesign described in Schedule A.</w:t>
      </w:r>
    </w:p>
    <w:p>
      <w:pPr>
        <w:rPr>
          <w:del w:author="Reviewer" w:id="1" w:date="1970-01-01T00:00:00Z"/>
        </w:rPr>
      </w:pPr>
      <w:del w:author="Reviewer" w:id="2" w:date="1970-01-01T00:00:00Z">
        <w:r>
          <w:delText>Work begins on 2 February 2026 and ends on 30 June 2026.</w:delText>
        </w:r>
      </w:del>
    </w:p>
    <w:p>
      <w:pPr>
        <w:rPr>
          <w:del w:author="Reviewer" w:id="3" w:date="1970-01-01T00:00:00Z"/>
        </w:rPr>
      </w:pPr>
      <w:del w:author="Reviewer" w:id="4" w:date="1970-01-01T00:00:00Z">
        <w:r>
          <w:delText>Invoices are payable within thirty days of receipt.</w:delText>
        </w:r>
      </w:del>
    </w:p>
    <w:p>
      <w:pPr>
        <w:rPr>
          <w:del w:author="Reviewer" w:id="5" w:date="1970-01-01T00:00:00Z"/>
        </w:rPr>
      </w:pPr>
      <w:del w:author="Reviewer" w:id="6" w:date="1970-01-01T00:00:00Z">
        <w:r>
          <w:delText>Either party may terminate with two weeks' written notice.</w:delText>
        </w:r>
      </w:del>
    </w:p>
    <w:p>
      <w:r>
        <w:t>All work product is assigned to Northwind on payment.</w:t>
      </w:r>
    </w:p>
    <w:p>
      <w:pPr>
        <w:rPr>
          <w:ins w:author="Reviewer" w:id="7" w:date="1970-01-01T00:00:00Z"/>
        </w:rPr>
      </w:pPr>
      <w:ins w:author="Reviewer" w:id="8" w:date="1970-01-01T00:00:00Z">
        <w:r>
          <w:t>Work begins on 9 February 2026 and ends on 30 June 2026.</w:t>
        </w:r>
      </w:ins>
    </w:p>
    <w:p>
      <w:pPr>
        <w:rPr>
          <w:ins w:author="Reviewer" w:id="9" w:date="1970-01-01T00:00:00Z"/>
        </w:rPr>
      </w:pPr>
      <w:ins w:author="Reviewer" w:id="10" w:date="1970-01-01T00:00:00Z">
        <w:r>
          <w:t>Invoices are payable within fifteen days of receipt.</w:t>
        </w:r>
      </w:ins>
    </w:p>
    <w:p>
      <w:r>
        <w:t>Signed in duplicate on 12 January 2026.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footnotes" Target="footnotes.xml"/>
  <Relationship Id="rId10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 Operations</dc:creator>
  <cp:keywords/>
  <dc:description>generated by python-docx</dc:description>
  <cp:lastModifiedBy>People Operations</cp:lastModifiedBy>
  <cp:revision>1</cp:revision>
  <dcterms:created xsi:type="dcterms:W3CDTF">2026-01-12T09:00:00Z</dcterms:created>
  <dcterms:modified xsi:type="dcterms:W3CDTF">2026-01-12T09:00:00Z</dcterms:modified>
  <cp:category/>
</cp:coreProperties>
</file>