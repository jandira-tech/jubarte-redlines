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Master Services Agreement</w:t>
      </w:r>
    </w:p>
    <w:p>
      <w:r>
        <w:t>This Master Services Agreement (the "Agreement") is entered into by Cedar House Studio LLC ("Contractor") and Orbit Logistics Ltd. ("Client").</w:t>
      </w:r>
    </w:p>
    <w:p>
      <w:pPr>
        <w:pStyle w:val="Heading2"/>
      </w:pPr>
      <w:r>
        <w:t>1. Services</w:t>
      </w:r>
    </w:p>
    <w:p>
      <w:r>
        <w:t>Contractor will furnish support as described in each Statement of Work:</w:t>
      </w:r>
    </w:p>
    <w:p>
      <w:pPr>
        <w:pStyle w:val="ListParagraph"/>
        <w:numPr>
          <w:ilvl w:val="0"/>
          <w:numId w:val="1"/>
        </w:numPr>
      </w:pPr>
      <w:r>
        <w:t>Design system maintenance and component library work</w:t>
      </w:r>
    </w:p>
    <w:p>
      <w:pPr>
        <w:pStyle w:val="ListParagraph"/>
        <w:numPr>
          <w:ilvl w:val="0"/>
          <w:numId w:val="1"/>
        </w:numPr>
      </w:pPr>
      <w:r>
        <w:t>Engineering support for Client's storefront releases</w:t>
      </w:r>
    </w:p>
    <w:p>
      <w:r>
        <w:t>Each Statement of Work forms part of this Agreement.</w:t>
      </w:r>
    </w:p>
    <w:p>
      <w:pPr>
        <w:pStyle w:val="Heading2"/>
      </w:pPr>
      <w:r>
        <w:t>2. Fees</w:t>
      </w:r>
    </w:p>
    <w:p>
      <w:r>
        <w:t xml:space="preserve">Client shall pay Contractor the fees stated in each Statement of Work, net </w:t>
      </w:r>
      <w:ins w:author="Counterparty" w:id="1" w:date="2026-10-01T09:00:00Z">
        <w:r>
          <w:t>thirty</w:t>
        </w:r>
      </w:ins>
      <w:del w:author="Counterparty" w:id="2" w:date="2026-10-01T09:00:00Z">
        <w:r>
          <w:delText>forty-five</w:delText>
        </w:r>
      </w:del>
      <w:r>
        <w:t xml:space="preserve"> days from the invoice date. Late payments accrue interest at </w:t>
      </w:r>
      <w:ins w:author="Counterparty" w:id="3" w:date="2026-10-01T09:00:00Z">
        <w:r>
          <w:t>1.5</w:t>
        </w:r>
      </w:ins>
      <w:del w:author="Counterparty" w:id="4" w:date="2026-10-01T09:00:00Z">
        <w:r>
          <w:delText>one</w:delText>
        </w:r>
      </w:del>
      <w:r>
        <w:t xml:space="preserve"> percent per month.</w:t>
      </w:r>
    </w:p>
    <w:p>
      <w:pPr>
        <w:pStyle w:val="Heading2"/>
      </w:pPr>
      <w:r>
        <w:t>3. Confidentiality</w:t>
      </w:r>
    </w:p>
    <w:p>
      <w:r>
        <w:t>Each party shall protect the other's Confidential Information with no less care than it uses for its own. The receiving party shall return or destroy Confidential Information on the disclosing party's written request.</w:t>
      </w:r>
    </w:p>
    <w:p>
      <w:pPr>
        <w:pStyle w:val="Heading2"/>
      </w:pPr>
      <w:r>
        <w:t>4. Term and Termination</w:t>
      </w:r>
    </w:p>
    <w:p>
      <w:r>
        <w:t>This Agreement begins on February 1, 2026 and runs until either party ends it with ninety days written notice.</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