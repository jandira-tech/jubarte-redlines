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Keep this item</w:t>
      </w:r>
    </w:p>
    <w:p>
      <w:pPr>
        <w:numPr>
          <w:ilvl w:val="0"/>
          <w:numId w:val="1"/>
        </w:numPr>
        <w:rPr>
          <w:del w:id="1" w:author="Reviewer" w:date="2026-10-02T00:00:00Z"/>
        </w:rPr>
      </w:pPr>
      <w:del w:id="2" w:author="Reviewer" w:date="2026-10-02T00:00:00Z">
        <w:r>
          <w:delText>Delete this item</w:delText>
        </w:r>
      </w:del>
    </w:p>
    <w:p/>
    <w:p>
      <w:r>
        <w:t>Next section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