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pt14="http://powertools.codeplex.com/2011" mc:Ignorable="w14 w15 w16se w16cid w16 w16cex w16sdtdh w16sdtfl w16du wp14 pt14">
  <w:body>
    <w:p w14:paraId="406E9855" w14:textId="47DA765E">
      <w:pPr>
        <w:spacing w:after="120" w:line="288" w:lineRule="auto"/>
        <w:jc w:val="both"/>
      </w:pPr>
      <w:r>
        <w:t xml:space="preserve"> [19] Manual do Usuário e-Marcas - versão 2_2 final[capa] - </w:t>
      </w:r>
      <w:r>
        <w:br/>
      </w:r>
      <w:hyperlink r:id="rId8">
        <w:r>
          <w:rPr>
            <w:color w:val="0000EE"/>
            <w:u w:val="single"/>
          </w:rPr>
          <w:t>https://www.gov.br/inpi/pt-br/servicos/marcas/arquivos/legislacao/manual_do_usuario_emarcas__versao_2_2_final_0.pdf</w:t>
        </w:r>
      </w:hyperlink>
      <w:r>
        <w:t xml:space="preserve">[20] </w:t>
      </w:r>
      <w:hyperlink r:id="rId9">
        <w:r>
          <w:rPr>
            <w:color w:val="0000EE"/>
            <w:u w:val="single"/>
          </w:rPr>
          <w:t>https://www.gov.br/inpi/pt-br/assuntos/desenhos-industriais/arquivos/MinutaManualDI_cap07.pdf</w:t>
        </w:r>
      </w:hyperlink>
      <w:r>
        <w:t xml:space="preserve"> - </w:t>
      </w:r>
      <w:r>
        <w:br/>
      </w:r>
      <w:hyperlink r:id="rId10">
        <w:r>
          <w:rPr>
            <w:color w:val="0000EE"/>
            <w:u w:val="single"/>
          </w:rPr>
          <w:t>https://www.gov.br/inpi/pt-br/assuntos/desenhos-industriais/arquivos/MinutaManualDI_cap07.pdf</w:t>
        </w:r>
      </w:hyperlink>
      <w:r>
        <w:t xml:space="preserve">[21] É possível o registro de marca já existente no INPI? - </w:t>
      </w:r>
      <w:r>
        <w:br/>
      </w:r>
      <w:hyperlink r:id="rId11">
        <w:r>
          <w:rPr>
            <w:color w:val="0000EE"/>
            <w:u w:val="single"/>
          </w:rPr>
          <w:t>https://www.marcaxmarcas.com.br/e-possivel-o-registro-de-marca-ja-existente-no-inpi/</w:t>
        </w:r>
      </w:hyperlink>
      <w:r>
        <w:t xml:space="preserve">[22] Just a moment... - </w:t>
      </w:r>
      <w:r>
        <w:br/>
      </w:r>
      <w:hyperlink r:id="rId12">
        <w:r>
          <w:rPr>
            <w:color w:val="0000EE"/>
            <w:u w:val="single"/>
          </w:rPr>
          <w:t>https://manualzz.com/doc/5879187/inpi-sistema-e-marcas-manual-do-usuário</w:t>
        </w:r>
      </w:hyperlink>
      <w:r>
        <w:t xml:space="preserve">[23] Como gerar a GRU de recurso contra indeferimento de marca 📝 - </w:t>
      </w:r>
      <w:r>
        <w:br/>
      </w:r>
      <w:hyperlink r:id="rId13">
        <w:r>
          <w:rPr>
            <w:color w:val="0000EE"/>
            <w:u w:val="single"/>
          </w:rPr>
          <w:t>https://www.youtube.com/watch?v=dqMuv6303YU</w:t>
        </w:r>
      </w:hyperlink>
      <w:r>
        <w:t xml:space="preserve">[24] 07 Recursos e processos administrativos de nulidade - </w:t>
      </w:r>
      <w:r>
        <w:br/>
      </w:r>
      <w:hyperlink r:id="rId14">
        <w:r>
          <w:rPr>
            <w:color w:val="0000EE"/>
            <w:u w:val="single"/>
          </w:rPr>
          <w:t>https://manualdemarcas.inpi.gov.br/projects/manual/wiki/07_Recursos_e_processos_administrativos_de_nulidade</w:t>
        </w:r>
      </w:hyperlink>
      <w:r>
        <w:t xml:space="preserve">[25] Recurso Contra Indeferimento de Pedido de Registro - </w:t>
      </w:r>
      <w:r>
        <w:br/>
      </w:r>
      <w:hyperlink r:id="rId15">
        <w:r>
          <w:rPr>
            <w:color w:val="0000EE"/>
            <w:u w:val="single"/>
          </w:rPr>
          <w:t>https://rfa.legal/br/projetos-360/registro-de-marca/servicos/recurso-contra-indeferimento-registro-marca/</w:t>
        </w:r>
      </w:hyperlink>
      <w:r>
        <w:t xml:space="preserve">[26] COMO FUNCIONA O PROCESSO DE RECURSO CONTRA INDEFERIMENTO NO INPI? - </w:t>
      </w:r>
      <w:hyperlink r:id="rId16">
        <w:r>
          <w:rPr>
            <w:color w:val="0000EE"/>
            <w:u w:val="single"/>
          </w:rPr>
          <w:t>https://marcasja.com.br/blog/como-funciona-o-processo-de-recurso-contra-indeferimento-no-inpi/</w:t>
        </w:r>
      </w:hyperlink>
    </w:p>
    <w:p w14:paraId="6DD6BF94" w14:textId="77777777">
      <w:pPr>
        <w:pBdr>
          <w:bottom w:val="single" w:sz="4" w:space="1" w:color="auto"/>
        </w:pBdr>
        <w:spacing w:before="480" w:after="240"/>
        <w:jc w:val="center"/>
      </w:pPr>
    </w:p>
    <w:p w14:paraId="628094A3" w14:textId="77777777">
      <w:pPr>
        <w:spacing w:after="120"/>
        <w:jc w:val="center"/>
      </w:pPr>
      <w:r>
        <w:t xml:space="preserve">Cicero: please draft, modify, research. </w:t>
      </w:r>
      <w:r>
        <w:rPr>
          <w:i/>
        </w:rPr>
        <w:t>Will do.</w:t>
      </w:r>
    </w:p>
    <w:p w14:paraId="79D3256D" w14:textId="77777777">
      <w:pPr>
        <w:spacing w:after="120"/>
        <w:jc w:val="center"/>
      </w:pPr>
      <w:r>
        <w:t>***</w:t>
      </w:r>
    </w:p>
    <w:p w14:paraId="344FBC3C" w14:textId="76CB6F83">
      <w:pPr>
        <w:spacing w:after="240"/>
        <w:jc w:val="center"/>
      </w:pPr>
      <w:r>
        <w:t xml:space="preserve">Cícero: </w:t>
      </w:r>
      <w:r>
        <w:rPr>
          <w:i/>
        </w:rPr>
        <w:t xml:space="preserve">o </w:t>
      </w:r>
      <w:r>
        <w:rPr>
          <w:i/>
        </w:rPr>
        <w:t>seu</w:t>
      </w:r>
      <w:r>
        <w:rPr>
          <w:i/>
        </w:rPr>
        <w:t xml:space="preserve"> </w:t>
      </w:r>
      <w:r>
        <w:rPr>
          <w:i/>
        </w:rPr>
        <w:t>melhor</w:t>
      </w:r>
      <w:r>
        <w:rPr>
          <w:i/>
        </w:rPr>
        <w:t xml:space="preserve"> </w:t>
      </w:r>
      <w:r>
        <w:rPr>
          <w:i/>
        </w:rPr>
        <w:t>estagiário</w:t>
      </w:r>
      <w:ins w:author="Test Author" w:id="1" w:date="2020-01-01T00:00:00Z">
        <w:r>
          <w:t xml:space="preserve"> </w:t>
        </w:r>
      </w:ins>
    </w:p>
    <w:p w14:paraId="1A2162F3" w14:textId="77777777">
      <w:pPr>
        <w:spacing w:after="120" w:line="288" w:lineRule="auto"/>
        <w:jc w:val="both"/>
        <w:rPr>
          <w:del w:author="Test Author" w:id="5" w:date="2020-01-01T00:00:00Z"/>
        </w:rPr>
      </w:pPr>
      <w:del w:author="Test Author" w:id="2" w:date="2020-01-01T00:00:00Z">
        <w:r>
          <w:rPr>
            <w:b/>
          </w:rPr>
          <w:delText>AO ILUSTRÍSSIMO SENHOR PRESIDENTE DO INSTITUTO NACIONAL DA PROPRIEDADE INDUSTRIAL – INPI</w:delText>
        </w:r>
      </w:del>
      <w:del w:author="Test Author" w:id="3" w:date="2020-01-01T00:00:00Z">
        <w:r>
          <w:rPr>
            <w:b/>
          </w:rPr>
          <w:br/>
        </w:r>
      </w:del>
      <w:del w:author="Test Author" w:id="4" w:date="2020-01-01T00:00:00Z">
        <w:r>
          <w:delText>(DIRMA/CGMAR)</w:delText>
        </w:r>
      </w:del>
    </w:p>
    <w:p w14:paraId="0DDDB18A" w14:textId="77777777">
      <w:pPr>
        <w:spacing w:after="120" w:line="288" w:lineRule="auto"/>
        <w:jc w:val="both"/>
        <w:rPr>
          <w:del w:author="Test Author" w:id="13" w:date="2020-01-01T00:00:00Z"/>
        </w:rPr>
      </w:pPr>
      <w:del w:author="Test Author" w:id="6" w:date="2020-01-01T00:00:00Z">
        <w:r>
          <w:delText>Processo INPI: 933699271 – Pedido de registro da marca: SAMARIAS</w:delText>
        </w:r>
      </w:del>
      <w:del w:author="Test Author" w:id="7" w:date="2020-01-01T00:00:00Z">
        <w:r>
          <w:br/>
        </w:r>
      </w:del>
      <w:del w:author="Test Author" w:id="8" w:date="2020-01-01T00:00:00Z">
        <w:r>
          <w:delText>Processo citado: 827997213 – Marca anterior: SESMARIAS</w:delText>
        </w:r>
      </w:del>
      <w:del w:author="Test Author" w:id="9" w:date="2020-01-01T00:00:00Z">
        <w:r>
          <w:br/>
        </w:r>
      </w:del>
      <w:del w:author="Test Author" w:id="10" w:date="2020-01-01T00:00:00Z">
        <w:r>
          <w:delText>Titular: SOUSA &amp; SOUSA LTDA. – CNPJ: [informar] – Endereço: [informar]</w:delText>
        </w:r>
      </w:del>
      <w:del w:author="Test Author" w:id="11" w:date="2020-01-01T00:00:00Z">
        <w:r>
          <w:br/>
        </w:r>
      </w:del>
      <w:del w:author="Test Author" w:id="12" w:date="2020-01-01T00:00:00Z">
        <w:r>
          <w:delText>Classe(s) de Nice: [informar conforme e-INPI] – Especificação atual: [transcrever do dossiê]</w:delText>
        </w:r>
      </w:del>
    </w:p>
    <w:p w14:paraId="0CF0A386" w14:textId="77777777">
      <w:pPr>
        <w:spacing w:after="120" w:line="288" w:lineRule="auto"/>
        <w:jc w:val="both"/>
        <w:rPr>
          <w:del w:author="Test Author" w:id="17" w:date="2020-01-01T00:00:00Z"/>
        </w:rPr>
      </w:pPr>
      <w:del w:author="Test Author" w:id="14" w:date="2020-01-01T00:00:00Z">
        <w:r>
          <w:delText>Advogado: [Nome do Advogado], OAB/[UF] [nº], e-mail profissional para comunicações: [informar]</w:delText>
        </w:r>
      </w:del>
      <w:del w:author="Test Author" w:id="15" w:date="2020-01-01T00:00:00Z">
        <w:r>
          <w:br/>
        </w:r>
      </w:del>
      <w:del w:author="Test Author" w:id="16" w:date="2020-01-01T00:00:00Z">
        <w:r>
          <w:delText>Endereço profissional: [informar]</w:delText>
        </w:r>
      </w:del>
    </w:p>
    <w:p w14:paraId="06BDFB7D" w14:textId="77777777">
      <w:pPr>
        <w:spacing w:after="120" w:line="288" w:lineRule="auto"/>
        <w:jc w:val="both"/>
        <w:rPr>
          <w:del w:author="Test Author" w:id="19" w:date="2020-01-01T00:00:00Z"/>
        </w:rPr>
      </w:pPr>
      <w:del w:author="Test Author" w:id="18" w:date="2020-01-01T00:00:00Z">
        <w:r>
          <w:delText>Taxa (preparo): GRU – Recurso contra indeferimento (art. 212 da LPI) – comprovante anexo</w:delText>
        </w:r>
      </w:del>
    </w:p>
    <w:p w14:paraId="4165998A" w14:textId="77777777">
      <w:pPr>
        <w:pStyle w:val="Heading1"/>
        <w:spacing w:after="120" w:line="288" w:lineRule="auto"/>
        <w:rPr>
          <w:del w:author="Test Author" w:id="21" w:date="2020-01-01T00:00:00Z"/>
        </w:rPr>
      </w:pPr>
      <w:del w:author="Test Author" w:id="20" w:date="2020-01-01T00:00:00Z">
        <w:r>
          <w:rPr>
            <w:rFonts w:ascii="Times New Roman" w:hAnsi="Times New Roman"/>
          </w:rPr>
          <w:delText>RECURSO ADMINISTRATIVO (ART. 212 DA LEI Nº 9.279/1996) CONTRA INDEFERIMENTO DO PEDIDO DE REGISTRO DA MARCA “SAMARIAS”</w:delText>
        </w:r>
      </w:del>
    </w:p>
    <w:p w14:paraId="71C026A3" w14:textId="77777777">
      <w:pPr>
        <w:pStyle w:val="Heading2"/>
        <w:spacing w:after="120" w:line="288" w:lineRule="auto"/>
        <w:rPr>
          <w:del w:author="Test Author" w:id="23" w:date="2020-01-01T00:00:00Z"/>
        </w:rPr>
      </w:pPr>
      <w:del w:author="Test Author" w:id="22" w:date="2020-01-01T00:00:00Z">
        <w:r>
          <w:rPr>
            <w:rFonts w:ascii="Times New Roman" w:hAnsi="Times New Roman"/>
          </w:rPr>
          <w:delText>I. TEMPESTIVIDADE</w:delText>
        </w:r>
      </w:del>
    </w:p>
    <w:p w14:paraId="73971D71" w14:textId="77777777">
      <w:pPr>
        <w:pStyle w:val="ListNumber"/>
        <w:numPr>
          <w:ilvl w:val="0"/>
          <w:numId w:val="10"/>
        </w:numPr>
        <w:spacing w:after="120" w:line="288" w:lineRule="auto"/>
        <w:jc w:val="both"/>
        <w:rPr>
          <w:del w:author="Test Author" w:id="25" w:date="2020-01-01T00:00:00Z"/>
        </w:rPr>
      </w:pPr>
      <w:del w:author="Test Author" w:id="24" w:date="2020-01-01T00:00:00Z">
        <w:r>
          <w:delText>O indeferimento foi publicado na RPI de 16/09/2025 (Doc. 01). O art. 212 da Lei nº 9.279/1996 estabelece prazo de 60 dias para interposição de recurso.</w:delText>
        </w:r>
      </w:del>
    </w:p>
    <w:p w14:paraId="07517D5A" w14:textId="77777777">
      <w:pPr>
        <w:pStyle w:val="ListNumber"/>
        <w:numPr>
          <w:ilvl w:val="0"/>
          <w:numId w:val="10"/>
        </w:numPr>
        <w:spacing w:after="120" w:line="288" w:lineRule="auto"/>
        <w:jc w:val="both"/>
        <w:rPr>
          <w:del w:author="Test Author" w:id="27" w:date="2020-01-01T00:00:00Z"/>
        </w:rPr>
      </w:pPr>
      <w:del w:author="Test Author" w:id="26" w:date="2020-01-01T00:00:00Z">
        <w:r>
          <w:delText>A data-limite oficial indicada pelo e-INPI é [informar conforme print do sistema] (Doc. 02). O presente recurso é, pois, tempestivo.</w:delText>
        </w:r>
      </w:del>
    </w:p>
    <w:p w14:paraId="5C429E91" w14:textId="77777777">
      <w:pPr>
        <w:pStyle w:val="ListNumber"/>
        <w:numPr>
          <w:ilvl w:val="0"/>
          <w:numId w:val="10"/>
        </w:numPr>
        <w:spacing w:after="120" w:line="288" w:lineRule="auto"/>
        <w:jc w:val="both"/>
        <w:rPr>
          <w:del w:author="Test Author" w:id="29" w:date="2020-01-01T00:00:00Z"/>
        </w:rPr>
      </w:pPr>
      <w:del w:author="Test Author" w:id="28" w:date="2020-01-01T00:00:00Z">
        <w:r>
          <w:delText>A GRU correspondente ao serviço “Recurso contra indeferimento de pedido de registro de marca” foi emitida e regularmente quitada (Docs. 03/03-A).</w:delText>
        </w:r>
      </w:del>
    </w:p>
    <w:p w14:paraId="02C9F559" w14:textId="77777777">
      <w:pPr>
        <w:pStyle w:val="Heading2"/>
        <w:spacing w:after="120" w:line="288" w:lineRule="auto"/>
        <w:rPr>
          <w:del w:author="Test Author" w:id="31" w:date="2020-01-01T00:00:00Z"/>
        </w:rPr>
      </w:pPr>
      <w:del w:author="Test Author" w:id="30" w:date="2020-01-01T00:00:00Z">
        <w:r>
          <w:rPr>
            <w:rFonts w:ascii="Times New Roman" w:hAnsi="Times New Roman"/>
          </w:rPr>
          <w:delText>II. SÍNTESE DA DECISÃO RECORRIDA</w:delText>
        </w:r>
      </w:del>
    </w:p>
    <w:p w14:paraId="18D6148D" w14:textId="77777777">
      <w:pPr>
        <w:pStyle w:val="ListNumber"/>
        <w:numPr>
          <w:ilvl w:val="0"/>
          <w:numId w:val="11"/>
        </w:numPr>
        <w:spacing w:after="120" w:line="288" w:lineRule="auto"/>
        <w:jc w:val="both"/>
        <w:rPr>
          <w:del w:author="Test Author" w:id="33" w:date="2020-01-01T00:00:00Z"/>
        </w:rPr>
      </w:pPr>
      <w:del w:author="Test Author" w:id="32" w:date="2020-01-01T00:00:00Z">
        <w:r>
          <w:delText>O pedido de registro da marca SAMARIAS (Proc. 933699271) foi indeferido com fundamento no art. 124, XIX, da LPI, sob a alegação de suposta possibilidade de confusão/associação com a marca anterior SESMARIAS (Proc. 827997213), em razão de semelhança nominativa e eventual sobreposição de escopo entre os sinais e seus respectivos produtos/serviços.</w:delText>
        </w:r>
      </w:del>
    </w:p>
    <w:p w14:paraId="67DF280F" w14:textId="77777777">
      <w:pPr>
        <w:pStyle w:val="Heading2"/>
        <w:spacing w:after="120" w:line="288" w:lineRule="auto"/>
        <w:rPr>
          <w:del w:author="Test Author" w:id="35" w:date="2020-01-01T00:00:00Z"/>
        </w:rPr>
      </w:pPr>
      <w:del w:author="Test Author" w:id="34" w:date="2020-01-01T00:00:00Z">
        <w:r>
          <w:rPr>
            <w:rFonts w:ascii="Times New Roman" w:hAnsi="Times New Roman"/>
          </w:rPr>
          <w:delText>III. DOS FATOS RELEVANTES</w:delText>
        </w:r>
      </w:del>
    </w:p>
    <w:p w14:paraId="7710B930" w14:textId="77777777">
      <w:pPr>
        <w:pStyle w:val="ListNumber"/>
        <w:numPr>
          <w:ilvl w:val="0"/>
          <w:numId w:val="12"/>
        </w:numPr>
        <w:spacing w:after="120" w:line="288" w:lineRule="auto"/>
        <w:jc w:val="both"/>
        <w:rPr>
          <w:del w:author="Test Author" w:id="37" w:date="2020-01-01T00:00:00Z"/>
        </w:rPr>
      </w:pPr>
      <w:del w:author="Test Author" w:id="36" w:date="2020-01-01T00:00:00Z">
        <w:r>
          <w:delText>A Recorrente depositou o sinal SAMARIAS para assinalar os produtos/serviços da Classe [informar] com a seguinte especificação: [transcrever exatamente a especificação do dossiê – Doc. 04].</w:delText>
        </w:r>
      </w:del>
    </w:p>
    <w:p w14:paraId="579D5C4C" w14:textId="77777777">
      <w:pPr>
        <w:pStyle w:val="ListNumber"/>
        <w:numPr>
          <w:ilvl w:val="0"/>
          <w:numId w:val="12"/>
        </w:numPr>
        <w:spacing w:after="120" w:line="288" w:lineRule="auto"/>
        <w:jc w:val="both"/>
        <w:rPr>
          <w:del w:author="Test Author" w:id="39" w:date="2020-01-01T00:00:00Z"/>
        </w:rPr>
      </w:pPr>
      <w:del w:author="Test Author" w:id="38" w:date="2020-01-01T00:00:00Z">
        <w:r>
          <w:delText>A marca citada, SESMARIAS (Proc. 827997213), vigora na Classe [informar] com a especificação: [transcrever síntese relevante – Doc. 05].</w:delText>
        </w:r>
      </w:del>
    </w:p>
    <w:p w14:paraId="4AEAC52C" w14:textId="77777777">
      <w:pPr>
        <w:pStyle w:val="ListNumber"/>
        <w:numPr>
          <w:ilvl w:val="0"/>
          <w:numId w:val="12"/>
        </w:numPr>
        <w:spacing w:after="120" w:line="288" w:lineRule="auto"/>
        <w:jc w:val="both"/>
        <w:rPr>
          <w:del w:author="Test Author" w:id="41" w:date="2020-01-01T00:00:00Z"/>
        </w:rPr>
      </w:pPr>
      <w:del w:author="Test Author" w:id="40" w:date="2020-01-01T00:00:00Z">
        <w:r>
          <w:delText>A Recorrente encontra-se em uso de boa-fé do sinal no mercado [informar segmento setorial], com canais de distribuição [ex.: e-commerce próprio, marketplaces, lojas físicas especializadas], conforme materiais comprobatórios que instruem este recurso (Docs. 06/10).</w:delText>
        </w:r>
      </w:del>
    </w:p>
    <w:p w14:paraId="2B9B029A" w14:textId="77777777">
      <w:pPr>
        <w:pStyle w:val="Heading2"/>
        <w:spacing w:after="120" w:line="288" w:lineRule="auto"/>
        <w:rPr>
          <w:del w:author="Test Author" w:id="43" w:date="2020-01-01T00:00:00Z"/>
        </w:rPr>
      </w:pPr>
      <w:del w:author="Test Author" w:id="42" w:date="2020-01-01T00:00:00Z">
        <w:r>
          <w:rPr>
            <w:rFonts w:ascii="Times New Roman" w:hAnsi="Times New Roman"/>
          </w:rPr>
          <w:delText>IV. DO DIREITO</w:delText>
        </w:r>
      </w:del>
    </w:p>
    <w:p w14:paraId="74BF8AB6" w14:textId="77777777">
      <w:pPr>
        <w:pStyle w:val="Heading3"/>
        <w:spacing w:after="120" w:line="288" w:lineRule="auto"/>
        <w:rPr>
          <w:del w:author="Test Author" w:id="51" w:date="2020-01-01T00:00:00Z"/>
        </w:rPr>
      </w:pPr>
      <w:del w:author="Test Author" w:id="44" w:date="2020-01-01T00:00:00Z">
        <w:r>
          <w:rPr>
            <w:rFonts w:ascii="Times New Roman" w:hAnsi="Times New Roman"/>
          </w:rPr>
          <w:delText xml:space="preserve">IV.1. </w:delText>
        </w:r>
      </w:del>
      <w:del w:author="Test Author" w:id="45" w:date="2020-01-01T00:00:00Z">
        <w:r>
          <w:rPr>
            <w:rFonts w:ascii="Times New Roman" w:hAnsi="Times New Roman"/>
          </w:rPr>
          <w:delText>Critério</w:delText>
        </w:r>
      </w:del>
      <w:del w:author="Test Author" w:id="46" w:date="2020-01-01T00:00:00Z">
        <w:r>
          <w:rPr>
            <w:rFonts w:ascii="Times New Roman" w:hAnsi="Times New Roman"/>
          </w:rPr>
          <w:delText xml:space="preserve"> legal </w:delText>
        </w:r>
      </w:del>
      <w:del w:author="Test Author" w:id="47" w:date="2020-01-01T00:00:00Z">
        <w:r>
          <w:rPr>
            <w:rFonts w:ascii="Times New Roman" w:hAnsi="Times New Roman"/>
          </w:rPr>
          <w:delText>aplicável</w:delText>
        </w:r>
      </w:del>
      <w:del w:author="Test Author" w:id="48" w:date="2020-01-01T00:00:00Z">
        <w:r>
          <w:rPr>
            <w:rFonts w:ascii="Times New Roman" w:hAnsi="Times New Roman"/>
          </w:rPr>
          <w:delText xml:space="preserve"> e </w:delText>
        </w:r>
      </w:del>
      <w:del w:author="Test Author" w:id="49" w:date="2020-01-01T00:00:00Z">
        <w:r>
          <w:rPr>
            <w:rFonts w:ascii="Times New Roman" w:hAnsi="Times New Roman"/>
          </w:rPr>
          <w:delText>diretrizes</w:delText>
        </w:r>
      </w:del>
      <w:del w:author="Test Author" w:id="50" w:date="2020-01-01T00:00:00Z">
        <w:r>
          <w:rPr>
            <w:rFonts w:ascii="Times New Roman" w:hAnsi="Times New Roman"/>
          </w:rPr>
          <w:delText xml:space="preserve"> do INPI</w:delText>
        </w:r>
      </w:del>
    </w:p>
    <w:p w14:paraId="73394DDE" w14:textId="77777777">
      <w:pPr>
        <w:pStyle w:val="ListNumber"/>
        <w:numPr>
          <w:ilvl w:val="0"/>
          <w:numId w:val="13"/>
        </w:numPr>
        <w:spacing w:after="120" w:line="288" w:lineRule="auto"/>
        <w:jc w:val="both"/>
        <w:rPr>
          <w:del w:author="Test Author" w:id="53" w:date="2020-01-01T00:00:00Z"/>
        </w:rPr>
      </w:pPr>
      <w:del w:author="Test Author" w:id="52" w:date="2020-01-01T00:00:00Z">
        <w:r>
          <w:delText>Dispõe a Lei nº 9.279/1996, art. 124, XIX, que não são registráveis “reprodução ou imitação, no todo ou em parte, de marca alheia (...) para distinguir ou certificar produto ou serviço idêntico, semelhante ou afim, suscetível de causar confusão ou associação com marca alheia”.</w:delText>
        </w:r>
      </w:del>
    </w:p>
    <w:p w14:paraId="786D311C" w14:textId="77777777">
      <w:pPr>
        <w:pStyle w:val="ListNumber"/>
        <w:numPr>
          <w:ilvl w:val="0"/>
          <w:numId w:val="13"/>
        </w:numPr>
        <w:spacing w:after="120" w:line="288" w:lineRule="auto"/>
        <w:jc w:val="both"/>
        <w:rPr>
          <w:del w:author="Test Author" w:id="55" w:date="2020-01-01T00:00:00Z"/>
        </w:rPr>
      </w:pPr>
      <w:del w:author="Test Author" w:id="54" w:date="2020-01-01T00:00:00Z">
        <w:r>
          <w:delText>A análise do risco de confusão, segundo o Manual de Marcas do INPI (versões 2024/2025), pauta-se pela impressão global do conjunto marcário, sob a ótica do consumidor médio, considerando-se a memória imperfeita, os elementos dominantes e o contexto de mercado (comparação fonética, gráfica/visual e ideológica/concetual), além do grau de distintividade dos sinais e a afinidade dos produtos/serviços.</w:delText>
        </w:r>
      </w:del>
    </w:p>
    <w:p w14:paraId="1001FBEE" w14:textId="77777777">
      <w:pPr>
        <w:pStyle w:val="Heading3"/>
        <w:spacing w:after="120" w:line="288" w:lineRule="auto"/>
        <w:rPr>
          <w:del w:author="Test Author" w:id="61" w:date="2020-01-01T00:00:00Z"/>
        </w:rPr>
      </w:pPr>
      <w:del w:author="Test Author" w:id="56" w:date="2020-01-01T00:00:00Z">
        <w:r>
          <w:rPr>
            <w:rFonts w:ascii="Times New Roman" w:hAnsi="Times New Roman"/>
          </w:rPr>
          <w:delText xml:space="preserve">IV.2. </w:delText>
        </w:r>
      </w:del>
      <w:del w:author="Test Author" w:id="57" w:date="2020-01-01T00:00:00Z">
        <w:r>
          <w:rPr>
            <w:rFonts w:ascii="Times New Roman" w:hAnsi="Times New Roman"/>
          </w:rPr>
          <w:delText>Comparação</w:delText>
        </w:r>
      </w:del>
      <w:del w:author="Test Author" w:id="58" w:date="2020-01-01T00:00:00Z">
        <w:r>
          <w:rPr>
            <w:rFonts w:ascii="Times New Roman" w:hAnsi="Times New Roman"/>
          </w:rPr>
          <w:delText xml:space="preserve"> </w:delText>
        </w:r>
      </w:del>
      <w:del w:author="Test Author" w:id="59" w:date="2020-01-01T00:00:00Z">
        <w:r>
          <w:rPr>
            <w:rFonts w:ascii="Times New Roman" w:hAnsi="Times New Roman"/>
          </w:rPr>
          <w:delText>fonética</w:delText>
        </w:r>
      </w:del>
      <w:del w:author="Test Author" w:id="60" w:date="2020-01-01T00:00:00Z">
        <w:r>
          <w:rPr>
            <w:rFonts w:ascii="Times New Roman" w:hAnsi="Times New Roman"/>
          </w:rPr>
          <w:delText>: “SESMARIAS” x “SAMARIAS”</w:delText>
        </w:r>
      </w:del>
    </w:p>
    <w:p w14:paraId="372A9D92" w14:textId="77777777">
      <w:pPr>
        <w:pStyle w:val="ListNumber"/>
        <w:numPr>
          <w:ilvl w:val="0"/>
          <w:numId w:val="14"/>
        </w:numPr>
        <w:spacing w:after="120" w:line="288" w:lineRule="auto"/>
        <w:jc w:val="both"/>
        <w:rPr>
          <w:del w:author="Test Author" w:id="63" w:date="2020-01-01T00:00:00Z"/>
        </w:rPr>
      </w:pPr>
      <w:del w:author="Test Author" w:id="62" w:date="2020-01-01T00:00:00Z">
        <w:r>
          <w:delText>Os sinais possuem estruturas fônicas distintas desde o ataque inicial:</w:delText>
        </w:r>
      </w:del>
    </w:p>
    <w:p w14:paraId="78EBC825" w14:textId="77777777">
      <w:pPr>
        <w:pStyle w:val="ListBullet"/>
        <w:spacing w:after="120" w:line="288" w:lineRule="auto"/>
        <w:jc w:val="both"/>
        <w:rPr>
          <w:del w:author="Test Author" w:id="65" w:date="2020-01-01T00:00:00Z"/>
        </w:rPr>
      </w:pPr>
      <w:del w:author="Test Author" w:id="64" w:date="2020-01-01T00:00:00Z">
        <w:r>
          <w:delText>SESMARIAS: [ses-ma-rí-as] – ataque “SES-”, com encontro consonantal “S+S” e vogal média anterior fechada “e”;</w:delText>
        </w:r>
      </w:del>
    </w:p>
    <w:p w14:paraId="086A390B" w14:textId="77777777">
      <w:pPr>
        <w:pStyle w:val="ListBullet"/>
        <w:spacing w:after="120" w:line="288" w:lineRule="auto"/>
        <w:jc w:val="both"/>
        <w:rPr>
          <w:del w:author="Test Author" w:id="67" w:date="2020-01-01T00:00:00Z"/>
        </w:rPr>
      </w:pPr>
      <w:del w:author="Test Author" w:id="66" w:date="2020-01-01T00:00:00Z">
        <w:r>
          <w:delText>SAMARIAS: [sa-ma-rí-as] – ataque “SA-”, com vogal aberta “a” e ausência do segundo “s” no início.</w:delText>
        </w:r>
      </w:del>
    </w:p>
    <w:p w14:paraId="6E1B0960" w14:textId="77777777">
      <w:pPr>
        <w:pStyle w:val="ListNumber"/>
        <w:numPr>
          <w:ilvl w:val="0"/>
          <w:numId w:val="15"/>
        </w:numPr>
        <w:spacing w:after="120" w:line="288" w:lineRule="auto"/>
        <w:jc w:val="both"/>
        <w:rPr>
          <w:del w:author="Test Author" w:id="69" w:date="2020-01-01T00:00:00Z"/>
        </w:rPr>
      </w:pPr>
      <w:del w:author="Test Author" w:id="68" w:date="2020-01-01T00:00:00Z">
        <w:r>
          <w:delText>A diferença no ataque (“SES” x “SA”) altera ritmo, cadência e timbre, perceptíveis ao consumidor médio, sobretudo na enunciação espontânea. Em avaliação global, variações no fonema vocálico inicial (E x A) e no agrupamento consonantal inicial (ES+S x S simples) reduzem substancialmente a confundibilidade sonora.</w:delText>
        </w:r>
      </w:del>
    </w:p>
    <w:p w14:paraId="1E43926D" w14:textId="77777777">
      <w:pPr>
        <w:pStyle w:val="Heading3"/>
        <w:spacing w:after="120" w:line="288" w:lineRule="auto"/>
        <w:rPr>
          <w:del w:author="Test Author" w:id="74" w:date="2020-01-01T00:00:00Z"/>
        </w:rPr>
      </w:pPr>
      <w:del w:author="Test Author" w:id="70" w:date="2020-01-01T00:00:00Z">
        <w:r>
          <w:rPr>
            <w:rFonts w:ascii="Times New Roman" w:hAnsi="Times New Roman"/>
          </w:rPr>
          <w:delText xml:space="preserve">IV.3. </w:delText>
        </w:r>
      </w:del>
      <w:del w:author="Test Author" w:id="71" w:date="2020-01-01T00:00:00Z">
        <w:r>
          <w:rPr>
            <w:rFonts w:ascii="Times New Roman" w:hAnsi="Times New Roman"/>
          </w:rPr>
          <w:delText>Comparação</w:delText>
        </w:r>
      </w:del>
      <w:del w:author="Test Author" w:id="72" w:date="2020-01-01T00:00:00Z">
        <w:r>
          <w:rPr>
            <w:rFonts w:ascii="Times New Roman" w:hAnsi="Times New Roman"/>
          </w:rPr>
          <w:delText xml:space="preserve"> visual/</w:delText>
        </w:r>
      </w:del>
      <w:del w:author="Test Author" w:id="73" w:date="2020-01-01T00:00:00Z">
        <w:r>
          <w:rPr>
            <w:rFonts w:ascii="Times New Roman" w:hAnsi="Times New Roman"/>
          </w:rPr>
          <w:delText>gráfica</w:delText>
        </w:r>
      </w:del>
    </w:p>
    <w:p w14:paraId="21551E51" w14:textId="77777777">
      <w:pPr>
        <w:pStyle w:val="ListNumber"/>
        <w:numPr>
          <w:ilvl w:val="0"/>
          <w:numId w:val="16"/>
        </w:numPr>
        <w:spacing w:after="120" w:line="288" w:lineRule="auto"/>
        <w:jc w:val="both"/>
        <w:rPr>
          <w:del w:author="Test Author" w:id="76" w:date="2020-01-01T00:00:00Z"/>
        </w:rPr>
      </w:pPr>
      <w:del w:author="Test Author" w:id="75" w:date="2020-01-01T00:00:00Z">
        <w:r>
          <w:delText>Visualmente, “SESMARIAS” contém sequência “SES-MA-” (com duplicidade de “S”) e vogal “E” na sílaba inicial, ao passo que “SAMARIAS” apresenta “SA-MA-” (sem duplicidade de “S”) e vogal “A” no início. A alteração de letras no primeiro terço do vocábulo, local de maior atenção do leitor, gera distintividade gráfica relevante.</w:delText>
        </w:r>
      </w:del>
    </w:p>
    <w:p w14:paraId="5978BE2D" w14:textId="77777777">
      <w:pPr>
        <w:pStyle w:val="ListNumber"/>
        <w:numPr>
          <w:ilvl w:val="0"/>
          <w:numId w:val="16"/>
        </w:numPr>
        <w:spacing w:after="120" w:line="288" w:lineRule="auto"/>
        <w:jc w:val="both"/>
        <w:rPr>
          <w:del w:author="Test Author" w:id="78" w:date="2020-01-01T00:00:00Z"/>
        </w:rPr>
      </w:pPr>
      <w:del w:author="Test Author" w:id="77" w:date="2020-01-01T00:00:00Z">
        <w:r>
          <w:delText>Se o pedido SAMARIAS for nominativo, a comparação recai integralmente no elemento verbal; se mista/figurativa, os elementos gráficos agregam diferenciação adicional (tipografia, diagramação, cores), reforçando a dissociação do conjunto (Docs. 04-A/04-B). [Ajustar conforme a natureza da marca no dossiê.]</w:delText>
        </w:r>
      </w:del>
    </w:p>
    <w:p w14:paraId="08249965" w14:textId="77777777">
      <w:pPr>
        <w:pStyle w:val="Heading3"/>
        <w:spacing w:after="120" w:line="288" w:lineRule="auto"/>
        <w:rPr>
          <w:del w:author="Test Author" w:id="85" w:date="2020-01-01T00:00:00Z"/>
        </w:rPr>
      </w:pPr>
      <w:del w:author="Test Author" w:id="79" w:date="2020-01-01T00:00:00Z">
        <w:r>
          <w:rPr>
            <w:rFonts w:ascii="Times New Roman" w:hAnsi="Times New Roman"/>
          </w:rPr>
          <w:delText xml:space="preserve">IV.4. </w:delText>
        </w:r>
      </w:del>
      <w:del w:author="Test Author" w:id="80" w:date="2020-01-01T00:00:00Z">
        <w:r>
          <w:rPr>
            <w:rFonts w:ascii="Times New Roman" w:hAnsi="Times New Roman"/>
          </w:rPr>
          <w:delText>Comparação</w:delText>
        </w:r>
      </w:del>
      <w:del w:author="Test Author" w:id="81" w:date="2020-01-01T00:00:00Z">
        <w:r>
          <w:rPr>
            <w:rFonts w:ascii="Times New Roman" w:hAnsi="Times New Roman"/>
          </w:rPr>
          <w:delText xml:space="preserve"> </w:delText>
        </w:r>
      </w:del>
      <w:del w:author="Test Author" w:id="82" w:date="2020-01-01T00:00:00Z">
        <w:r>
          <w:rPr>
            <w:rFonts w:ascii="Times New Roman" w:hAnsi="Times New Roman"/>
          </w:rPr>
          <w:delText>ideológica</w:delText>
        </w:r>
      </w:del>
      <w:del w:author="Test Author" w:id="83" w:date="2020-01-01T00:00:00Z">
        <w:r>
          <w:rPr>
            <w:rFonts w:ascii="Times New Roman" w:hAnsi="Times New Roman"/>
          </w:rPr>
          <w:delText>/</w:delText>
        </w:r>
      </w:del>
      <w:del w:author="Test Author" w:id="84" w:date="2020-01-01T00:00:00Z">
        <w:r>
          <w:rPr>
            <w:rFonts w:ascii="Times New Roman" w:hAnsi="Times New Roman"/>
          </w:rPr>
          <w:delText>conceitual</w:delText>
        </w:r>
      </w:del>
    </w:p>
    <w:p w14:paraId="7F1D7162" w14:textId="77777777">
      <w:pPr>
        <w:pStyle w:val="ListNumber"/>
        <w:numPr>
          <w:ilvl w:val="0"/>
          <w:numId w:val="17"/>
        </w:numPr>
        <w:spacing w:after="120" w:line="288" w:lineRule="auto"/>
        <w:jc w:val="both"/>
        <w:rPr>
          <w:del w:author="Test Author" w:id="87" w:date="2020-01-01T00:00:00Z"/>
        </w:rPr>
      </w:pPr>
      <w:del w:author="Test Author" w:id="86" w:date="2020-01-01T00:00:00Z">
        <w:r>
          <w:delText>“Sesmarias” remete, no léxico histórico-jurídico luso-brasileiro, a terra concedida pelo poder régio/colonial (instituto das sesmarias). É termo dicionarizado com forte carga histórico-institucional.</w:delText>
        </w:r>
      </w:del>
    </w:p>
    <w:p w14:paraId="2793B790" w14:textId="77777777">
      <w:pPr>
        <w:pStyle w:val="ListNumber"/>
        <w:numPr>
          <w:ilvl w:val="0"/>
          <w:numId w:val="17"/>
        </w:numPr>
        <w:spacing w:after="120" w:line="288" w:lineRule="auto"/>
        <w:jc w:val="both"/>
        <w:rPr>
          <w:del w:author="Test Author" w:id="89" w:date="2020-01-01T00:00:00Z"/>
        </w:rPr>
      </w:pPr>
      <w:del w:author="Test Author" w:id="88" w:date="2020-01-01T00:00:00Z">
        <w:r>
          <w:delText>“Samarias”, por seu turno, é plural de “Samaria” – topônimo/antroponímia, usualmente associado à região histórica do Oriente Médio ou a nomes próprios, sem relação semântica direta com “sesmarias”.</w:delText>
        </w:r>
      </w:del>
    </w:p>
    <w:p w14:paraId="68F5C5A2" w14:textId="77777777">
      <w:pPr>
        <w:pStyle w:val="ListNumber"/>
        <w:numPr>
          <w:ilvl w:val="0"/>
          <w:numId w:val="17"/>
        </w:numPr>
        <w:spacing w:after="120" w:line="288" w:lineRule="auto"/>
        <w:jc w:val="both"/>
        <w:rPr>
          <w:del w:author="Test Author" w:id="91" w:date="2020-01-01T00:00:00Z"/>
        </w:rPr>
      </w:pPr>
      <w:del w:author="Test Author" w:id="90" w:date="2020-01-01T00:00:00Z">
        <w:r>
          <w:delText>Os campos semânticos, portanto, divergem: histórico-jurídico-territorial (concessão de terras) versus topônimo/antroponímico. A diferença conceitual robustece a baixa probabilidade de associação indevida.</w:delText>
        </w:r>
      </w:del>
    </w:p>
    <w:p w14:paraId="37ABCC24" w14:textId="77777777">
      <w:pPr>
        <w:pStyle w:val="Heading3"/>
        <w:spacing w:after="120" w:line="288" w:lineRule="auto"/>
        <w:rPr>
          <w:del w:author="Test Author" w:id="98" w:date="2020-01-01T00:00:00Z"/>
        </w:rPr>
      </w:pPr>
      <w:del w:author="Test Author" w:id="92" w:date="2020-01-01T00:00:00Z">
        <w:r>
          <w:rPr>
            <w:rFonts w:ascii="Times New Roman" w:hAnsi="Times New Roman"/>
          </w:rPr>
          <w:delText xml:space="preserve">IV.5. </w:delText>
        </w:r>
      </w:del>
      <w:del w:author="Test Author" w:id="93" w:date="2020-01-01T00:00:00Z">
        <w:r>
          <w:rPr>
            <w:rFonts w:ascii="Times New Roman" w:hAnsi="Times New Roman"/>
          </w:rPr>
          <w:delText>Distintividade</w:delText>
        </w:r>
      </w:del>
      <w:del w:author="Test Author" w:id="94" w:date="2020-01-01T00:00:00Z">
        <w:r>
          <w:rPr>
            <w:rFonts w:ascii="Times New Roman" w:hAnsi="Times New Roman"/>
          </w:rPr>
          <w:delText xml:space="preserve">, </w:delText>
        </w:r>
      </w:del>
      <w:del w:author="Test Author" w:id="95" w:date="2020-01-01T00:00:00Z">
        <w:r>
          <w:rPr>
            <w:rFonts w:ascii="Times New Roman" w:hAnsi="Times New Roman"/>
          </w:rPr>
          <w:delText>impressão</w:delText>
        </w:r>
      </w:del>
      <w:del w:author="Test Author" w:id="96" w:date="2020-01-01T00:00:00Z">
        <w:r>
          <w:rPr>
            <w:rFonts w:ascii="Times New Roman" w:hAnsi="Times New Roman"/>
          </w:rPr>
          <w:delText xml:space="preserve"> global e mercado </w:delText>
        </w:r>
      </w:del>
      <w:del w:author="Test Author" w:id="97" w:date="2020-01-01T00:00:00Z">
        <w:r>
          <w:rPr>
            <w:rFonts w:ascii="Times New Roman" w:hAnsi="Times New Roman"/>
          </w:rPr>
          <w:delText>relevante</w:delText>
        </w:r>
      </w:del>
    </w:p>
    <w:p w14:paraId="54C35752" w14:textId="77777777">
      <w:pPr>
        <w:pStyle w:val="ListNumber"/>
        <w:numPr>
          <w:ilvl w:val="0"/>
          <w:numId w:val="18"/>
        </w:numPr>
        <w:spacing w:after="120" w:line="288" w:lineRule="auto"/>
        <w:jc w:val="both"/>
        <w:rPr>
          <w:del w:author="Test Author" w:id="100" w:date="2020-01-01T00:00:00Z"/>
        </w:rPr>
      </w:pPr>
      <w:del w:author="Test Author" w:id="99" w:date="2020-01-01T00:00:00Z">
        <w:r>
          <w:delText>Considerando o princípio da impressão global, a avaliação conjunta dos elementos fonético, visual e ideológico aponta para ausência de risco relevante de confusão/associação.</w:delText>
        </w:r>
      </w:del>
    </w:p>
    <w:p w14:paraId="64F9C140" w14:textId="77777777">
      <w:pPr>
        <w:pStyle w:val="ListNumber"/>
        <w:numPr>
          <w:ilvl w:val="0"/>
          <w:numId w:val="18"/>
        </w:numPr>
        <w:spacing w:after="120" w:line="288" w:lineRule="auto"/>
        <w:jc w:val="both"/>
        <w:rPr>
          <w:del w:author="Test Author" w:id="102" w:date="2020-01-01T00:00:00Z"/>
        </w:rPr>
      </w:pPr>
      <w:del w:author="Test Author" w:id="101" w:date="2020-01-01T00:00:00Z">
        <w:r>
          <w:delText>Ademais, o grau de distintividade operado em mercado, os canais de venda, a faixa de preço e o público-alvo da Recorrente [descrever sumariamente com base nos Docs. 06/10] evidenciam dissociação prática entre as origens empresariais, sem relatos de incidentes de confusão durante o período de convivência de sinais no mercado (Docs. 06/10).</w:delText>
        </w:r>
      </w:del>
    </w:p>
    <w:p w14:paraId="5C7793A2" w14:textId="77777777">
      <w:pPr>
        <w:pStyle w:val="ListNumber"/>
        <w:numPr>
          <w:ilvl w:val="0"/>
          <w:numId w:val="18"/>
        </w:numPr>
        <w:spacing w:after="120" w:line="288" w:lineRule="auto"/>
        <w:jc w:val="both"/>
        <w:rPr>
          <w:del w:author="Test Author" w:id="104" w:date="2020-01-01T00:00:00Z"/>
        </w:rPr>
      </w:pPr>
      <w:del w:author="Test Author" w:id="103" w:date="2020-01-01T00:00:00Z">
        <w:r>
          <w:delText>O próprio Manual de Marcas admite a convivência de sinais com semelhanças parciais quando: (i) diferenças de ataque e vogais iniciais alteram substancialmente a sonoridade; (ii) há distinção ideológica marcante; e/ou (iii) inexistem sobreposições materiais de escopo em grau suscetível de confundir o consumidor médio.</w:delText>
        </w:r>
      </w:del>
    </w:p>
    <w:p w14:paraId="72679074" w14:textId="77777777">
      <w:pPr>
        <w:pStyle w:val="Heading3"/>
        <w:spacing w:after="120" w:line="288" w:lineRule="auto"/>
        <w:rPr>
          <w:del w:author="Test Author" w:id="119" w:date="2020-01-01T00:00:00Z"/>
        </w:rPr>
      </w:pPr>
      <w:del w:author="Test Author" w:id="105" w:date="2020-01-01T00:00:00Z">
        <w:r>
          <w:rPr>
            <w:rFonts w:ascii="Times New Roman" w:hAnsi="Times New Roman"/>
          </w:rPr>
          <w:delText xml:space="preserve">IV.6. </w:delText>
        </w:r>
      </w:del>
      <w:del w:author="Test Author" w:id="106" w:date="2020-01-01T00:00:00Z">
        <w:r>
          <w:rPr>
            <w:rFonts w:ascii="Times New Roman" w:hAnsi="Times New Roman"/>
          </w:rPr>
          <w:delText>Afinidade</w:delText>
        </w:r>
      </w:del>
      <w:del w:author="Test Author" w:id="107" w:date="2020-01-01T00:00:00Z">
        <w:r>
          <w:rPr>
            <w:rFonts w:ascii="Times New Roman" w:hAnsi="Times New Roman"/>
          </w:rPr>
          <w:delText xml:space="preserve"> de </w:delText>
        </w:r>
      </w:del>
      <w:del w:author="Test Author" w:id="108" w:date="2020-01-01T00:00:00Z">
        <w:r>
          <w:rPr>
            <w:rFonts w:ascii="Times New Roman" w:hAnsi="Times New Roman"/>
          </w:rPr>
          <w:delText>produtos</w:delText>
        </w:r>
      </w:del>
      <w:del w:author="Test Author" w:id="109" w:date="2020-01-01T00:00:00Z">
        <w:r>
          <w:rPr>
            <w:rFonts w:ascii="Times New Roman" w:hAnsi="Times New Roman"/>
          </w:rPr>
          <w:delText>/</w:delText>
        </w:r>
      </w:del>
      <w:del w:author="Test Author" w:id="110" w:date="2020-01-01T00:00:00Z">
        <w:r>
          <w:rPr>
            <w:rFonts w:ascii="Times New Roman" w:hAnsi="Times New Roman"/>
          </w:rPr>
          <w:delText>serviços</w:delText>
        </w:r>
      </w:del>
      <w:del w:author="Test Author" w:id="111" w:date="2020-01-01T00:00:00Z">
        <w:r>
          <w:rPr>
            <w:rFonts w:ascii="Times New Roman" w:hAnsi="Times New Roman"/>
          </w:rPr>
          <w:delText xml:space="preserve"> e </w:delText>
        </w:r>
      </w:del>
      <w:del w:author="Test Author" w:id="112" w:date="2020-01-01T00:00:00Z">
        <w:r>
          <w:rPr>
            <w:rFonts w:ascii="Times New Roman" w:hAnsi="Times New Roman"/>
          </w:rPr>
          <w:delText>mitigação</w:delText>
        </w:r>
      </w:del>
      <w:del w:author="Test Author" w:id="113" w:date="2020-01-01T00:00:00Z">
        <w:r>
          <w:rPr>
            <w:rFonts w:ascii="Times New Roman" w:hAnsi="Times New Roman"/>
          </w:rPr>
          <w:delText xml:space="preserve"> </w:delText>
        </w:r>
      </w:del>
      <w:del w:author="Test Author" w:id="114" w:date="2020-01-01T00:00:00Z">
        <w:r>
          <w:rPr>
            <w:rFonts w:ascii="Times New Roman" w:hAnsi="Times New Roman"/>
          </w:rPr>
          <w:delText>por</w:delText>
        </w:r>
      </w:del>
      <w:del w:author="Test Author" w:id="115" w:date="2020-01-01T00:00:00Z">
        <w:r>
          <w:rPr>
            <w:rFonts w:ascii="Times New Roman" w:hAnsi="Times New Roman"/>
          </w:rPr>
          <w:delText xml:space="preserve"> </w:delText>
        </w:r>
      </w:del>
      <w:del w:author="Test Author" w:id="116" w:date="2020-01-01T00:00:00Z">
        <w:r>
          <w:rPr>
            <w:rFonts w:ascii="Times New Roman" w:hAnsi="Times New Roman"/>
          </w:rPr>
          <w:delText>limitação</w:delText>
        </w:r>
      </w:del>
      <w:del w:author="Test Author" w:id="117" w:date="2020-01-01T00:00:00Z">
        <w:r>
          <w:rPr>
            <w:rFonts w:ascii="Times New Roman" w:hAnsi="Times New Roman"/>
          </w:rPr>
          <w:delText xml:space="preserve"> </w:delText>
        </w:r>
      </w:del>
      <w:del w:author="Test Author" w:id="118" w:date="2020-01-01T00:00:00Z">
        <w:r>
          <w:rPr>
            <w:rFonts w:ascii="Times New Roman" w:hAnsi="Times New Roman"/>
          </w:rPr>
          <w:delText>redacional</w:delText>
        </w:r>
      </w:del>
    </w:p>
    <w:p w14:paraId="0A1DB3D8" w14:textId="77777777">
      <w:pPr>
        <w:pStyle w:val="ListNumber"/>
        <w:numPr>
          <w:ilvl w:val="0"/>
          <w:numId w:val="19"/>
        </w:numPr>
        <w:spacing w:after="120" w:line="288" w:lineRule="auto"/>
        <w:jc w:val="both"/>
        <w:rPr>
          <w:del w:author="Test Author" w:id="121" w:date="2020-01-01T00:00:00Z"/>
        </w:rPr>
      </w:pPr>
      <w:del w:author="Test Author" w:id="120" w:date="2020-01-01T00:00:00Z">
        <w:r>
          <w:delText>A Recorrente reconhece a importância de evitar sobreposições materiais. À luz das classes e especificações envolvidas (Docs. 04/05), procede-se ao mapeamento de interseções:</w:delText>
        </w:r>
      </w:del>
    </w:p>
    <w:p w14:paraId="30892921" w14:textId="77777777">
      <w:pPr>
        <w:pStyle w:val="ListBullet"/>
        <w:spacing w:after="120" w:line="288" w:lineRule="auto"/>
        <w:jc w:val="both"/>
        <w:rPr>
          <w:del w:author="Test Author" w:id="123" w:date="2020-01-01T00:00:00Z"/>
        </w:rPr>
      </w:pPr>
      <w:del w:author="Test Author" w:id="122" w:date="2020-01-01T00:00:00Z">
        <w:r>
          <w:delText>Classe(s) de SAMARIAS: [listar itens sensíveis]</w:delText>
        </w:r>
      </w:del>
    </w:p>
    <w:p w14:paraId="18FBB1A7" w14:textId="77777777">
      <w:pPr>
        <w:pStyle w:val="ListBullet"/>
        <w:spacing w:after="120" w:line="288" w:lineRule="auto"/>
        <w:jc w:val="both"/>
        <w:rPr>
          <w:del w:author="Test Author" w:id="125" w:date="2020-01-01T00:00:00Z"/>
        </w:rPr>
      </w:pPr>
      <w:del w:author="Test Author" w:id="124" w:date="2020-01-01T00:00:00Z">
        <w:r>
          <w:delText>Classe(s) de SESMARIAS: [listar itens sensíveis]</w:delText>
        </w:r>
      </w:del>
    </w:p>
    <w:p w14:paraId="0ADB2545" w14:textId="77777777">
      <w:pPr>
        <w:pStyle w:val="ListBullet"/>
        <w:spacing w:after="120" w:line="288" w:lineRule="auto"/>
        <w:jc w:val="both"/>
        <w:rPr>
          <w:del w:author="Test Author" w:id="127" w:date="2020-01-01T00:00:00Z"/>
        </w:rPr>
      </w:pPr>
      <w:del w:author="Test Author" w:id="126" w:date="2020-01-01T00:00:00Z">
        <w:r>
          <w:delText>Interseções potenciais: [enumerar sobreposições, se houver]</w:delText>
        </w:r>
      </w:del>
    </w:p>
    <w:p w14:paraId="14317421" w14:textId="77777777">
      <w:pPr>
        <w:pStyle w:val="ListNumber"/>
        <w:numPr>
          <w:ilvl w:val="0"/>
          <w:numId w:val="20"/>
        </w:numPr>
        <w:spacing w:after="120" w:line="288" w:lineRule="auto"/>
        <w:jc w:val="both"/>
        <w:rPr>
          <w:del w:author="Test Author" w:id="129" w:date="2020-01-01T00:00:00Z"/>
        </w:rPr>
      </w:pPr>
      <w:del w:author="Test Author" w:id="128" w:date="2020-01-01T00:00:00Z">
        <w:r>
          <w:delText>Caso este E. INPI entenda remanescer risco residual, a Recorrente, sem renúncia à tese principal, oferece, subsidiariamente, limitação voluntária da especificação, nos termos do Manual de Marcas, para afastar os itens de eventual interseção material, preservando seu núcleo distintivo e estratégia comercial.</w:delText>
        </w:r>
      </w:del>
    </w:p>
    <w:p w14:paraId="4840C1F9" w14:textId="77777777">
      <w:pPr>
        <w:pStyle w:val="ListNumber"/>
        <w:numPr>
          <w:ilvl w:val="0"/>
          <w:numId w:val="20"/>
        </w:numPr>
        <w:spacing w:after="120" w:line="288" w:lineRule="auto"/>
        <w:jc w:val="both"/>
        <w:rPr>
          <w:del w:author="Test Author" w:id="131" w:date="2020-01-01T00:00:00Z"/>
        </w:rPr>
      </w:pPr>
      <w:del w:author="Test Author" w:id="130" w:date="2020-01-01T00:00:00Z">
        <w:r>
          <w:delText>Redação subsidiária proposta (a validar pelo dossiê):</w:delText>
        </w:r>
      </w:del>
    </w:p>
    <w:p w14:paraId="775E38D5" w14:textId="77777777">
      <w:pPr>
        <w:pStyle w:val="ListBullet"/>
        <w:spacing w:after="120" w:line="288" w:lineRule="auto"/>
        <w:jc w:val="both"/>
        <w:rPr>
          <w:del w:author="Test Author" w:id="135" w:date="2020-01-01T00:00:00Z"/>
        </w:rPr>
      </w:pPr>
      <w:del w:author="Test Author" w:id="132" w:date="2020-01-01T00:00:00Z">
        <w:r>
          <w:delText>Classe [nº]: substituir a especificação por “[…]”, excluindo expressamente “[itens X, Y, Z]”, e incluindo a cláusula negativa “exceto serviços/produtos relativos a [descrever de forma objetiva os itens cobertos por SESMARIAS]”.</w:delText>
        </w:r>
      </w:del>
      <w:del w:author="Test Author" w:id="133" w:date="2020-01-01T00:00:00Z">
        <w:r>
          <w:br/>
        </w:r>
      </w:del>
      <w:del w:author="Test Author" w:id="134" w:date="2020-01-01T00:00:00Z">
        <w:r>
          <w:delText>[Observação: inserir texto final após confirmação das classes/especificações no e-INPI, para garantir adequação e suficiência da mitigação.]</w:delText>
        </w:r>
      </w:del>
    </w:p>
    <w:p w14:paraId="74B7393D" w14:textId="77777777">
      <w:pPr>
        <w:pStyle w:val="Heading3"/>
        <w:spacing w:after="120" w:line="288" w:lineRule="auto"/>
        <w:rPr>
          <w:del w:author="Test Author" w:id="146" w:date="2020-01-01T00:00:00Z"/>
        </w:rPr>
      </w:pPr>
      <w:del w:author="Test Author" w:id="136" w:date="2020-01-01T00:00:00Z">
        <w:r>
          <w:rPr>
            <w:rFonts w:ascii="Times New Roman" w:hAnsi="Times New Roman"/>
          </w:rPr>
          <w:delText xml:space="preserve">IV.7. </w:delText>
        </w:r>
      </w:del>
      <w:del w:author="Test Author" w:id="137" w:date="2020-01-01T00:00:00Z">
        <w:r>
          <w:rPr>
            <w:rFonts w:ascii="Times New Roman" w:hAnsi="Times New Roman"/>
          </w:rPr>
          <w:delText>Notas</w:delText>
        </w:r>
      </w:del>
      <w:del w:author="Test Author" w:id="138" w:date="2020-01-01T00:00:00Z">
        <w:r>
          <w:rPr>
            <w:rFonts w:ascii="Times New Roman" w:hAnsi="Times New Roman"/>
          </w:rPr>
          <w:delText xml:space="preserve"> </w:delText>
        </w:r>
      </w:del>
      <w:del w:author="Test Author" w:id="139" w:date="2020-01-01T00:00:00Z">
        <w:r>
          <w:rPr>
            <w:rFonts w:ascii="Times New Roman" w:hAnsi="Times New Roman"/>
          </w:rPr>
          <w:delText>sobre</w:delText>
        </w:r>
      </w:del>
      <w:del w:author="Test Author" w:id="140" w:date="2020-01-01T00:00:00Z">
        <w:r>
          <w:rPr>
            <w:rFonts w:ascii="Times New Roman" w:hAnsi="Times New Roman"/>
          </w:rPr>
          <w:delText xml:space="preserve"> </w:delText>
        </w:r>
      </w:del>
      <w:del w:author="Test Author" w:id="141" w:date="2020-01-01T00:00:00Z">
        <w:r>
          <w:rPr>
            <w:rFonts w:ascii="Times New Roman" w:hAnsi="Times New Roman"/>
          </w:rPr>
          <w:delText>precedentes</w:delText>
        </w:r>
      </w:del>
      <w:del w:author="Test Author" w:id="142" w:date="2020-01-01T00:00:00Z">
        <w:r>
          <w:rPr>
            <w:rFonts w:ascii="Times New Roman" w:hAnsi="Times New Roman"/>
          </w:rPr>
          <w:delText xml:space="preserve"> e </w:delText>
        </w:r>
      </w:del>
      <w:del w:author="Test Author" w:id="143" w:date="2020-01-01T00:00:00Z">
        <w:r>
          <w:rPr>
            <w:rFonts w:ascii="Times New Roman" w:hAnsi="Times New Roman"/>
          </w:rPr>
          <w:delText>diretrizes</w:delText>
        </w:r>
      </w:del>
      <w:del w:author="Test Author" w:id="144" w:date="2020-01-01T00:00:00Z">
        <w:r>
          <w:rPr>
            <w:rFonts w:ascii="Times New Roman" w:hAnsi="Times New Roman"/>
          </w:rPr>
          <w:delText xml:space="preserve"> </w:delText>
        </w:r>
      </w:del>
      <w:del w:author="Test Author" w:id="145" w:date="2020-01-01T00:00:00Z">
        <w:r>
          <w:rPr>
            <w:rFonts w:ascii="Times New Roman" w:hAnsi="Times New Roman"/>
          </w:rPr>
          <w:delText>aplicáveis</w:delText>
        </w:r>
      </w:del>
    </w:p>
    <w:p w14:paraId="341BCEB9" w14:textId="77777777">
      <w:pPr>
        <w:pStyle w:val="ListNumber"/>
        <w:numPr>
          <w:ilvl w:val="0"/>
          <w:numId w:val="21"/>
        </w:numPr>
        <w:spacing w:after="120" w:line="288" w:lineRule="auto"/>
        <w:jc w:val="both"/>
        <w:rPr>
          <w:del w:author="Test Author" w:id="148" w:date="2020-01-01T00:00:00Z"/>
        </w:rPr>
      </w:pPr>
      <w:del w:author="Test Author" w:id="147" w:date="2020-01-01T00:00:00Z">
        <w:r>
          <w:delText>O entendimento administrativo recente do INPI (RPIs 2019–2025) tem reconhecido que diferenças de ataque, vogal inicial e campo semântico podem afastar a incidência do art. 124, XIX, notadamente quando inexistem sobreposições materiais relevantes entre especificações e quando o conjunto marcário gera impressão global distinta.</w:delText>
        </w:r>
      </w:del>
    </w:p>
    <w:p w14:paraId="29D668E6" w14:textId="77777777">
      <w:pPr>
        <w:pStyle w:val="ListNumber"/>
        <w:numPr>
          <w:ilvl w:val="0"/>
          <w:numId w:val="21"/>
        </w:numPr>
        <w:spacing w:after="120" w:line="288" w:lineRule="auto"/>
        <w:jc w:val="both"/>
        <w:rPr>
          <w:del w:author="Test Author" w:id="150" w:date="2020-01-01T00:00:00Z"/>
        </w:rPr>
      </w:pPr>
      <w:del w:author="Test Author" w:id="149" w:date="2020-01-01T00:00:00Z">
        <w:r>
          <w:delText>Após validação final dos itens de classe e especificação, a Recorrente juntará aos autos e destacará em aditamento os precedentes administrativos mais próximos do caso concreto (2019–2025), nos quais a diferenciação fonética/ideológica prevaleceu sobre radicais comuns, em conformidade com o Manual de Marcas vigente.</w:delText>
        </w:r>
      </w:del>
    </w:p>
    <w:p w14:paraId="2183034B" w14:textId="77777777">
      <w:pPr>
        <w:pStyle w:val="Heading2"/>
        <w:spacing w:after="120" w:line="288" w:lineRule="auto"/>
        <w:rPr>
          <w:del w:author="Test Author" w:id="152" w:date="2020-01-01T00:00:00Z"/>
        </w:rPr>
      </w:pPr>
      <w:del w:author="Test Author" w:id="151" w:date="2020-01-01T00:00:00Z">
        <w:r>
          <w:rPr>
            <w:rFonts w:ascii="Times New Roman" w:hAnsi="Times New Roman"/>
          </w:rPr>
          <w:delText>V. PEDIDOS</w:delText>
        </w:r>
      </w:del>
    </w:p>
    <w:p w14:paraId="3A220F84" w14:textId="77777777">
      <w:pPr>
        <w:pStyle w:val="ListNumber"/>
        <w:numPr>
          <w:ilvl w:val="0"/>
          <w:numId w:val="22"/>
        </w:numPr>
        <w:spacing w:after="120" w:line="288" w:lineRule="auto"/>
        <w:jc w:val="both"/>
        <w:rPr>
          <w:del w:author="Test Author" w:id="154" w:date="2020-01-01T00:00:00Z"/>
        </w:rPr>
      </w:pPr>
      <w:del w:author="Test Author" w:id="153" w:date="2020-01-01T00:00:00Z">
        <w:r>
          <w:delText>Diante do exposto, requer:</w:delText>
        </w:r>
      </w:del>
    </w:p>
    <w:p w14:paraId="47BA086E" w14:textId="77777777">
      <w:pPr>
        <w:pStyle w:val="ListNumber"/>
        <w:numPr>
          <w:ilvl w:val="0"/>
          <w:numId w:val="23"/>
        </w:numPr>
        <w:spacing w:after="120" w:line="288" w:lineRule="auto"/>
        <w:jc w:val="both"/>
        <w:rPr>
          <w:del w:author="Test Author" w:id="156" w:date="2020-01-01T00:00:00Z"/>
        </w:rPr>
      </w:pPr>
      <w:del w:author="Test Author" w:id="155" w:date="2020-01-01T00:00:00Z">
        <w:r>
          <w:delText>O conhecimento do presente recurso, por ser tempestivo e devidamente instruído (art. 212 da Lei nº 9.279/1996);</w:delText>
        </w:r>
      </w:del>
    </w:p>
    <w:p w14:paraId="46E236C2" w14:textId="77777777">
      <w:pPr>
        <w:pStyle w:val="ListNumber"/>
        <w:numPr>
          <w:ilvl w:val="0"/>
          <w:numId w:val="23"/>
        </w:numPr>
        <w:spacing w:after="120" w:line="288" w:lineRule="auto"/>
        <w:jc w:val="both"/>
        <w:rPr>
          <w:del w:author="Test Author" w:id="158" w:date="2020-01-01T00:00:00Z"/>
        </w:rPr>
      </w:pPr>
      <w:del w:author="Test Author" w:id="157" w:date="2020-01-01T00:00:00Z">
        <w:r>
          <w:delText>No mérito, o provimento para reformar o indeferimento e determinar o regular prosseguimento do pedido de registro da marca SAMARIAS (Proc. 933699271) até o deferimento;</w:delText>
        </w:r>
      </w:del>
    </w:p>
    <w:p w14:paraId="6F5B7F4C" w14:textId="77777777">
      <w:pPr>
        <w:pStyle w:val="ListNumber"/>
        <w:numPr>
          <w:ilvl w:val="0"/>
          <w:numId w:val="23"/>
        </w:numPr>
        <w:spacing w:after="120" w:line="288" w:lineRule="auto"/>
        <w:jc w:val="both"/>
        <w:rPr>
          <w:del w:author="Test Author" w:id="160" w:date="2020-01-01T00:00:00Z"/>
        </w:rPr>
      </w:pPr>
      <w:del w:author="Test Author" w:id="159" w:date="2020-01-01T00:00:00Z">
        <w:r>
          <w:delText>Subsidiariamente, apenas na remota hipótese de se entender por remanescente risco de confusão, o deferimento condicionado à limitação redacional proposta no item 22 supra, com a consequente adequação da especificação no(s) termo(s) a seguir a ser(em) consolidado(s) no e-INPI, sem prejuízo do prosseguimento ao deferimento;</w:delText>
        </w:r>
      </w:del>
    </w:p>
    <w:p w14:paraId="242F8A1C" w14:textId="77777777">
      <w:pPr>
        <w:pStyle w:val="ListNumber"/>
        <w:numPr>
          <w:ilvl w:val="0"/>
          <w:numId w:val="23"/>
        </w:numPr>
        <w:spacing w:after="120" w:line="288" w:lineRule="auto"/>
        <w:jc w:val="both"/>
        <w:rPr>
          <w:del w:author="Test Author" w:id="162" w:date="2020-01-01T00:00:00Z"/>
        </w:rPr>
      </w:pPr>
      <w:del w:author="Test Author" w:id="161" w:date="2020-01-01T00:00:00Z">
        <w:r>
          <w:delText>A juntada e consideração dos documentos anexos (RPI, prints do e-INPI, materiais de uso/mercado, trechos do Manual de Marcas e comprovantes de preparo), bem como a aceitação de eventuais complementos probatórios públicos pertinentes, na forma admitida pelo rito administrativo;</w:delText>
        </w:r>
      </w:del>
    </w:p>
    <w:p w14:paraId="4ED2259E" w14:textId="77777777">
      <w:pPr>
        <w:pStyle w:val="ListNumber"/>
        <w:numPr>
          <w:ilvl w:val="0"/>
          <w:numId w:val="23"/>
        </w:numPr>
        <w:spacing w:after="120" w:line="288" w:lineRule="auto"/>
        <w:jc w:val="both"/>
        <w:rPr>
          <w:del w:author="Test Author" w:id="164" w:date="2020-01-01T00:00:00Z"/>
        </w:rPr>
      </w:pPr>
      <w:del w:author="Test Author" w:id="163" w:date="2020-01-01T00:00:00Z">
        <w:r>
          <w:delText>A atualização das comunicações processuais para o e-mail profissional indicado no preâmbulo, sem prejuízo das publicações na RPI.</w:delText>
        </w:r>
      </w:del>
    </w:p>
    <w:p w14:paraId="6EFA093E" w14:textId="77777777">
      <w:pPr>
        <w:pStyle w:val="Heading2"/>
        <w:spacing w:after="120" w:line="288" w:lineRule="auto"/>
        <w:rPr>
          <w:del w:author="Test Author" w:id="166" w:date="2020-01-01T00:00:00Z"/>
        </w:rPr>
      </w:pPr>
      <w:del w:author="Test Author" w:id="165" w:date="2020-01-01T00:00:00Z">
        <w:r>
          <w:rPr>
            <w:rFonts w:ascii="Times New Roman" w:hAnsi="Times New Roman"/>
          </w:rPr>
          <w:delText>VI. PROTESTA POR PROVAS</w:delText>
        </w:r>
      </w:del>
    </w:p>
    <w:p w14:paraId="0941907B" w14:textId="77777777">
      <w:pPr>
        <w:pStyle w:val="ListNumber"/>
        <w:numPr>
          <w:ilvl w:val="0"/>
          <w:numId w:val="24"/>
        </w:numPr>
        <w:spacing w:after="120" w:line="288" w:lineRule="auto"/>
        <w:jc w:val="both"/>
        <w:rPr>
          <w:del w:author="Test Author" w:id="168" w:date="2020-01-01T00:00:00Z"/>
        </w:rPr>
      </w:pPr>
      <w:del w:author="Test Author" w:id="167" w:date="2020-01-01T00:00:00Z">
        <w:r>
          <w:delText>A Recorrente protesta pela produção de todas as provas documentalmente admitidas na esfera administrativa, especialmente novas juntadas de materiais de uso/mercado e documentos públicos que se façam necessários para melhor elucidação dos fatos.</w:delText>
        </w:r>
      </w:del>
    </w:p>
    <w:p w14:paraId="33506306" w14:textId="77777777">
      <w:pPr>
        <w:spacing w:after="120" w:line="288" w:lineRule="auto"/>
        <w:jc w:val="both"/>
        <w:rPr>
          <w:del w:author="Test Author" w:id="172" w:date="2020-01-01T00:00:00Z"/>
        </w:rPr>
      </w:pPr>
      <w:del w:author="Test Author" w:id="169" w:date="2020-01-01T00:00:00Z">
        <w:r>
          <w:delText>Nestes termos,</w:delText>
        </w:r>
      </w:del>
      <w:del w:author="Test Author" w:id="170" w:date="2020-01-01T00:00:00Z">
        <w:r>
          <w:br/>
        </w:r>
      </w:del>
      <w:del w:author="Test Author" w:id="171" w:date="2020-01-01T00:00:00Z">
        <w:r>
          <w:delText>Pede deferimento.</w:delText>
        </w:r>
      </w:del>
    </w:p>
    <w:p w14:paraId="2DF3BAB1" w14:textId="77777777">
      <w:pPr>
        <w:spacing w:after="120" w:line="288" w:lineRule="auto"/>
        <w:jc w:val="both"/>
        <w:rPr>
          <w:del w:author="Test Author" w:id="174" w:date="2020-01-01T00:00:00Z"/>
        </w:rPr>
      </w:pPr>
      <w:del w:author="Test Author" w:id="173" w:date="2020-01-01T00:00:00Z">
        <w:r>
          <w:delText>[Município/UF], [data do protocolo no e-INPI].</w:delText>
        </w:r>
      </w:del>
    </w:p>
    <w:p w14:paraId="7A4DE626" w14:textId="77777777">
      <w:pPr>
        <w:spacing w:after="120" w:line="288" w:lineRule="auto"/>
        <w:jc w:val="both"/>
        <w:rPr>
          <w:del w:author="Test Author" w:id="178" w:date="2020-01-01T00:00:00Z"/>
        </w:rPr>
      </w:pPr>
      <w:del w:author="Test Author" w:id="175" w:date="2020-01-01T00:00:00Z">
        <w:r>
          <w:delText>[Assinatura]</w:delText>
        </w:r>
      </w:del>
      <w:del w:author="Test Author" w:id="176" w:date="2020-01-01T00:00:00Z">
        <w:r>
          <w:br/>
        </w:r>
      </w:del>
      <w:del w:author="Test Author" w:id="177" w:date="2020-01-01T00:00:00Z">
        <w:r>
          <w:delText>[Nome do Advogado] – OAB/[UF] [nº]</w:delText>
        </w:r>
      </w:del>
    </w:p>
    <w:p w14:paraId="19833572" w14:textId="77777777">
      <w:pPr>
        <w:pBdr>
          <w:bottom w:val="single" w:sz="6" w:space="1" w:color="auto"/>
        </w:pBdr>
        <w:spacing w:after="120" w:line="288" w:lineRule="auto"/>
        <w:jc w:val="both"/>
        <w:rPr>
          <w:del w:author="Test Author" w:id="179" w:date="2020-01-01T00:00:00Z"/>
        </w:rPr>
      </w:pPr>
    </w:p>
    <w:p w14:paraId="59A610A2" w14:textId="77777777">
      <w:pPr>
        <w:pStyle w:val="Heading2"/>
        <w:spacing w:after="120" w:line="288" w:lineRule="auto"/>
        <w:rPr>
          <w:del w:author="Test Author" w:id="181" w:date="2020-01-01T00:00:00Z"/>
        </w:rPr>
      </w:pPr>
      <w:del w:author="Test Author" w:id="180" w:date="2020-01-01T00:00:00Z">
        <w:r>
          <w:rPr>
            <w:rFonts w:ascii="Times New Roman" w:hAnsi="Times New Roman"/>
          </w:rPr>
          <w:delText>LISTA DE DOCUMENTOS ANEXOS</w:delText>
        </w:r>
      </w:del>
    </w:p>
    <w:p w14:paraId="52D8F5DC" w14:textId="77777777">
      <w:pPr>
        <w:pStyle w:val="ListBullet"/>
        <w:spacing w:after="120" w:line="288" w:lineRule="auto"/>
        <w:jc w:val="both"/>
        <w:rPr>
          <w:del w:author="Test Author" w:id="183" w:date="2020-01-01T00:00:00Z"/>
        </w:rPr>
      </w:pPr>
      <w:del w:author="Test Author" w:id="182" w:date="2020-01-01T00:00:00Z">
        <w:r>
          <w:delText>Doc. 01 – Cópia/print da publicação do indeferimento na RPI de 16/09/2025 (Proc. 933699271)</w:delText>
        </w:r>
      </w:del>
    </w:p>
    <w:p w14:paraId="685CDF0C" w14:textId="77777777">
      <w:pPr>
        <w:pStyle w:val="ListBullet"/>
        <w:spacing w:after="120" w:line="288" w:lineRule="auto"/>
        <w:jc w:val="both"/>
        <w:rPr>
          <w:del w:author="Test Author" w:id="185" w:date="2020-01-01T00:00:00Z"/>
        </w:rPr>
      </w:pPr>
      <w:del w:author="Test Author" w:id="184" w:date="2020-01-01T00:00:00Z">
        <w:r>
          <w:delText>Doc. 02 – Print do e-INPI com a data-limite oficial do prazo recursal (tempestividade)</w:delText>
        </w:r>
      </w:del>
    </w:p>
    <w:p w14:paraId="4DE5BF4D" w14:textId="77777777">
      <w:pPr>
        <w:pStyle w:val="ListBullet"/>
        <w:spacing w:after="120" w:line="288" w:lineRule="auto"/>
        <w:jc w:val="both"/>
        <w:rPr>
          <w:del w:author="Test Author" w:id="187" w:date="2020-01-01T00:00:00Z"/>
        </w:rPr>
      </w:pPr>
      <w:del w:author="Test Author" w:id="186" w:date="2020-01-01T00:00:00Z">
        <w:r>
          <w:delText>Doc. 03 – GRU do recurso (emissão)</w:delText>
        </w:r>
      </w:del>
    </w:p>
    <w:p w14:paraId="01E8D50D" w14:textId="77777777">
      <w:pPr>
        <w:pStyle w:val="ListBullet"/>
        <w:spacing w:after="120" w:line="288" w:lineRule="auto"/>
        <w:jc w:val="both"/>
        <w:rPr>
          <w:del w:author="Test Author" w:id="189" w:date="2020-01-01T00:00:00Z"/>
        </w:rPr>
      </w:pPr>
      <w:del w:author="Test Author" w:id="188" w:date="2020-01-01T00:00:00Z">
        <w:r>
          <w:delText>Doc. 03-A – Comprovante de pagamento da GRU</w:delText>
        </w:r>
      </w:del>
    </w:p>
    <w:p w14:paraId="5C4212A9" w14:textId="77777777">
      <w:pPr>
        <w:pStyle w:val="ListBullet"/>
        <w:spacing w:after="120" w:line="288" w:lineRule="auto"/>
        <w:jc w:val="both"/>
        <w:rPr>
          <w:del w:author="Test Author" w:id="191" w:date="2020-01-01T00:00:00Z"/>
        </w:rPr>
      </w:pPr>
      <w:del w:author="Test Author" w:id="190" w:date="2020-01-01T00:00:00Z">
        <w:r>
          <w:delText>Doc. 04 – Print integral do dossiê do pedido SAMARIAS (classe(s), especificação, natureza do sinal)</w:delText>
        </w:r>
      </w:del>
    </w:p>
    <w:p w14:paraId="6DD2CD6A" w14:textId="77777777">
      <w:pPr>
        <w:pStyle w:val="ListBullet"/>
        <w:spacing w:after="120" w:line="288" w:lineRule="auto"/>
        <w:jc w:val="both"/>
        <w:rPr>
          <w:del w:author="Test Author" w:id="193" w:date="2020-01-01T00:00:00Z"/>
        </w:rPr>
      </w:pPr>
      <w:del w:author="Test Author" w:id="192" w:date="2020-01-01T00:00:00Z">
        <w:r>
          <w:delText>Doc. 04-A/04-B – Representações da marca (se mista/figurativa)</w:delText>
        </w:r>
      </w:del>
    </w:p>
    <w:p w14:paraId="4B1F3B31" w14:textId="77777777">
      <w:pPr>
        <w:pStyle w:val="ListBullet"/>
        <w:spacing w:after="120" w:line="288" w:lineRule="auto"/>
        <w:jc w:val="both"/>
        <w:rPr>
          <w:del w:author="Test Author" w:id="195" w:date="2020-01-01T00:00:00Z"/>
        </w:rPr>
      </w:pPr>
      <w:del w:author="Test Author" w:id="194" w:date="2020-01-01T00:00:00Z">
        <w:r>
          <w:delText>Doc. 05 – Print do dossiê da marca citada SESMARIAS (classe(s), especificação, titularidade e status)</w:delText>
        </w:r>
      </w:del>
    </w:p>
    <w:p w14:paraId="082E9EFF" w14:textId="77777777">
      <w:pPr>
        <w:pStyle w:val="ListBullet"/>
        <w:spacing w:after="120" w:line="288" w:lineRule="auto"/>
        <w:jc w:val="both"/>
        <w:rPr>
          <w:del w:author="Test Author" w:id="197" w:date="2020-01-01T00:00:00Z"/>
        </w:rPr>
      </w:pPr>
      <w:del w:author="Test Author" w:id="196" w:date="2020-01-01T00:00:00Z">
        <w:r>
          <w:delText>Docs. 06/10 – Materiais de uso/mercado da Recorrente (site, redes sociais, catálogos, notas, trade dress, segmentação de canais/público)</w:delText>
        </w:r>
      </w:del>
    </w:p>
    <w:p w14:paraId="7F964817" w14:textId="77777777">
      <w:pPr>
        <w:pStyle w:val="ListBullet"/>
        <w:spacing w:after="120" w:line="288" w:lineRule="auto"/>
        <w:jc w:val="both"/>
        <w:rPr>
          <w:del w:author="Test Author" w:id="199" w:date="2020-01-01T00:00:00Z"/>
        </w:rPr>
      </w:pPr>
      <w:del w:author="Test Author" w:id="198" w:date="2020-01-01T00:00:00Z">
        <w:r>
          <w:delText>Doc. 11 – Trechos pertinentes do Manual de Marcas (2024/2025): critérios de confundibilidade (fonética, visual, ideológica) e limitação de especificação</w:delText>
        </w:r>
      </w:del>
    </w:p>
    <w:p w14:paraId="4358A80C" w14:textId="77777777">
      <w:pPr>
        <w:pStyle w:val="ListBullet"/>
        <w:spacing w:after="120" w:line="288" w:lineRule="auto"/>
        <w:jc w:val="both"/>
        <w:rPr>
          <w:del w:author="Test Author" w:id="201" w:date="2020-01-01T00:00:00Z"/>
        </w:rPr>
      </w:pPr>
      <w:del w:author="Test Author" w:id="200" w:date="2020-01-01T00:00:00Z">
        <w:r>
          <w:delText>Doc. 12 – Tabela de Retribuições vigente (trecho: Recurso contra indeferimento – valor por classe)</w:delText>
        </w:r>
      </w:del>
    </w:p>
    <w:p w14:paraId="3B339A6B" w14:textId="77777777">
      <w:pPr>
        <w:pStyle w:val="ListBullet"/>
        <w:spacing w:after="120" w:line="288" w:lineRule="auto"/>
        <w:jc w:val="both"/>
        <w:rPr>
          <w:del w:author="Test Author" w:id="203" w:date="2020-01-01T00:00:00Z"/>
        </w:rPr>
      </w:pPr>
      <w:del w:author="Test Author" w:id="202" w:date="2020-01-01T00:00:00Z">
        <w:r>
          <w:delText>Doc. 13 – [Se aplicável] Comprovação de enquadramento para desconto (MEI/ME/EPP)</w:delText>
        </w:r>
      </w:del>
    </w:p>
    <w:p w14:paraId="45B7CE57" w14:textId="77777777">
      <w:pPr>
        <w:pBdr>
          <w:bottom w:val="single" w:sz="6" w:space="1" w:color="auto"/>
        </w:pBdr>
        <w:spacing w:after="120" w:line="288" w:lineRule="auto"/>
        <w:jc w:val="both"/>
        <w:rPr>
          <w:del w:author="Test Author" w:id="204" w:date="2020-01-01T00:00:00Z"/>
        </w:rPr>
      </w:pPr>
    </w:p>
    <w:p w14:paraId="3773C6C8" w14:textId="77777777">
      <w:pPr>
        <w:spacing w:after="120" w:line="288" w:lineRule="auto"/>
        <w:jc w:val="both"/>
        <w:rPr>
          <w:del w:author="Test Author" w:id="206" w:date="2020-01-01T00:00:00Z"/>
        </w:rPr>
      </w:pPr>
      <w:del w:author="Test Author" w:id="205" w:date="2020-01-01T00:00:00Z">
        <w:r>
          <w:delText>Notas operacionais internas (não constam do PDF a protocolar; para validação prévia):</w:delText>
        </w:r>
      </w:del>
    </w:p>
    <w:p w14:paraId="6F9DC510" w14:textId="77777777">
      <w:pPr>
        <w:pStyle w:val="ListBullet"/>
        <w:spacing w:after="120" w:line="288" w:lineRule="auto"/>
        <w:jc w:val="both"/>
        <w:rPr>
          <w:del w:author="Test Author" w:id="208" w:date="2020-01-01T00:00:00Z"/>
        </w:rPr>
      </w:pPr>
      <w:del w:author="Test Author" w:id="207" w:date="2020-01-01T00:00:00Z">
        <w:r>
          <w:delText>Confirmar no e-INPI: classe(s) e especificação de SAMARIAS e SESMARIAS; data-limite oficial do recurso; natureza do sinal (nominativo/misto).</w:delText>
        </w:r>
      </w:del>
    </w:p>
    <w:p w14:paraId="129DF1EC" w14:textId="77777777">
      <w:pPr>
        <w:pStyle w:val="ListBullet"/>
        <w:spacing w:after="120" w:line="288" w:lineRule="auto"/>
        <w:jc w:val="both"/>
        <w:rPr>
          <w:del w:author="Test Author" w:id="210" w:date="2020-01-01T00:00:00Z"/>
        </w:rPr>
      </w:pPr>
      <w:del w:author="Test Author" w:id="209" w:date="2020-01-01T00:00:00Z">
        <w:r>
          <w:delText>Ajustar a Seção IV.6 com a redação final da limitação subsidiária, excluindo itens coincidentes com SESMARIAS e mantendo o núcleo estratégico do cliente.</w:delText>
        </w:r>
      </w:del>
    </w:p>
    <w:p w14:paraId="5056AEFE" w14:textId="77777777">
      <w:pPr>
        <w:pStyle w:val="ListBullet"/>
        <w:spacing w:after="120" w:line="288" w:lineRule="auto"/>
        <w:jc w:val="both"/>
        <w:rPr>
          <w:del w:author="Test Author" w:id="212" w:date="2020-01-01T00:00:00Z"/>
        </w:rPr>
      </w:pPr>
      <w:del w:author="Test Author" w:id="211" w:date="2020-01-01T00:00:00Z">
        <w:r>
          <w:delText>Inserir, se possível, 5–10 precedentes administrativos (2019–2025) com trechos relevantes do fundamento do INPI que reconheçam a suficiência de diferenças fonéticas/ideológicas para afastar o art. 124, XIX.</w:delText>
        </w:r>
      </w:del>
    </w:p>
    <w:p w14:paraId="28843252" w14:textId="77777777">
      <w:pPr>
        <w:pStyle w:val="ListBullet"/>
        <w:spacing w:after="120" w:line="288" w:lineRule="auto"/>
        <w:jc w:val="both"/>
        <w:rPr>
          <w:del w:author="Test Author" w:id="214" w:date="2020-01-01T00:00:00Z"/>
        </w:rPr>
      </w:pPr>
      <w:del w:author="Test Author" w:id="213" w:date="2020-01-01T00:00:00Z">
        <w:r>
          <w:delText>Verificar eventual direito a desconto de taxa (MEI/ME/EPP) com documentação do titular.</w:delText>
        </w:r>
      </w:del>
    </w:p>
    <w:p w14:paraId="728B4AC7" w14:textId="77777777">
      <w:pPr>
        <w:pStyle w:val="ListBullet"/>
        <w:spacing w:after="120" w:line="288" w:lineRule="auto"/>
        <w:jc w:val="both"/>
        <w:rPr>
          <w:del w:author="Test Author" w:id="216" w:date="2020-01-01T00:00:00Z"/>
        </w:rPr>
      </w:pPr>
      <w:del w:author="Test Author" w:id="215" w:date="2020-01-01T00:00:00Z">
        <w:r>
          <w:delText>Anexar prints com data/URL visíveis.</w:delText>
        </w:r>
      </w:del>
    </w:p>
    <w:p w14:paraId="64C0B013" w14:textId="77777777">
      <w:pPr>
        <w:spacing w:after="120" w:line="288" w:lineRule="auto"/>
        <w:jc w:val="both"/>
        <w:rPr>
          <w:del w:author="Test Author" w:id="218" w:date="2020-01-01T00:00:00Z"/>
        </w:rPr>
      </w:pPr>
      <w:del w:author="Test Author" w:id="217" w:date="2020-01-01T00:00:00Z">
        <w:r>
          <w:delText>Sources:</w:delText>
        </w:r>
      </w:del>
    </w:p>
    <w:p w14:paraId="4F2FA570" w14:textId="77777777">
      <w:pPr>
        <w:spacing w:after="120" w:line="288" w:lineRule="auto"/>
        <w:jc w:val="both"/>
        <w:rPr/>
      </w:pPr>
      <w:del w:author="Test Author" w:id="219" w:date="2020-01-01T00:00:00Z">
        <w:r>
          <w:delText xml:space="preserve">[1] </w:delText>
        </w:r>
      </w:del>
      <w:del w:author="Test Author" w:id="220" w:date="2020-01-01T00:00:00Z">
        <w:r>
          <w:fldChar w:fldCharType="begin"/>
        </w:r>
      </w:del>
      <w:del w:author="Test Author" w:id="221" w:date="2020-01-01T00:00:00Z">
        <w:r>
          <w:instrText/>
        </w:r>
      </w:del>
      <w:del w:author="Test Author" w:id="222" w:date="2020-01-01T00:00:00Z">
        <w:r>
          <w:fldChar w:fldCharType="separate"/>
        </w:r>
      </w:del>
      <w:del w:author="Test Author" w:id="223" w:date="2020-01-01T00:00:00Z">
        <w:r>
          <w:rPr>
            <w:color w:val="0000EE"/>
            <w:u w:val="single"/>
          </w:rPr>
          <w:delText>https://www.gov.br/inpi/pt-br/servicos/marcas/arquivos/legislacao/PORT_INPI_PR_10_2025.pdf</w:delText>
        </w:r>
      </w:del>
      <w:del w:author="Test Author" w:id="224" w:date="2020-01-01T00:00:00Z">
        <w:r>
          <w:fldChar w:fldCharType="end"/>
        </w:r>
      </w:del>
      <w:del w:author="Test Author" w:id="225" w:date="2020-01-01T00:00:00Z">
        <w:r>
          <w:delText xml:space="preserve"> - </w:delText>
        </w:r>
      </w:del>
      <w:del w:author="Test Author" w:id="226" w:date="2020-01-01T00:00:00Z">
        <w:r>
          <w:br/>
        </w:r>
      </w:del>
      <w:del w:author="Test Author" w:id="227" w:date="2020-01-01T00:00:00Z">
        <w:r>
          <w:fldChar w:fldCharType="begin"/>
        </w:r>
      </w:del>
      <w:del w:author="Test Author" w:id="228" w:date="2020-01-01T00:00:00Z">
        <w:r>
          <w:instrText/>
        </w:r>
      </w:del>
      <w:del w:author="Test Author" w:id="229" w:date="2020-01-01T00:00:00Z">
        <w:r>
          <w:fldChar w:fldCharType="separate"/>
        </w:r>
      </w:del>
      <w:del w:author="Test Author" w:id="230" w:date="2020-01-01T00:00:00Z">
        <w:r>
          <w:rPr>
            <w:color w:val="0000EE"/>
            <w:u w:val="single"/>
          </w:rPr>
          <w:delText>https://www.gov.br/inpi/pt-br/servicos/marcas/arquivos/legislacao/PORT_INPI_PR_10_2025.pdf</w:delText>
        </w:r>
      </w:del>
      <w:del w:author="Test Author" w:id="231" w:date="2020-01-01T00:00:00Z">
        <w:r>
          <w:fldChar w:fldCharType="end"/>
        </w:r>
      </w:del>
      <w:del w:author="Test Author" w:id="232" w:date="2020-01-01T00:00:00Z">
        <w:r>
          <w:delText xml:space="preserve">[2] (Nova Tabela de Retribuições INPI_Portaria INPI_versão final.xlsx) - </w:delText>
        </w:r>
      </w:del>
      <w:del w:author="Test Author" w:id="233" w:date="2020-01-01T00:00:00Z">
        <w:r>
          <w:br/>
        </w:r>
      </w:del>
      <w:del w:author="Test Author" w:id="234" w:date="2020-01-01T00:00:00Z">
        <w:r>
          <w:fldChar w:fldCharType="begin"/>
        </w:r>
      </w:del>
      <w:del w:author="Test Author" w:id="235" w:date="2020-01-01T00:00:00Z">
        <w:r>
          <w:instrText/>
        </w:r>
      </w:del>
      <w:del w:author="Test Author" w:id="236" w:date="2020-01-01T00:00:00Z">
        <w:r>
          <w:fldChar w:fldCharType="separate"/>
        </w:r>
      </w:del>
      <w:del w:author="Test Author" w:id="237" w:date="2020-01-01T00:00:00Z">
        <w:r>
          <w:rPr>
            <w:color w:val="0000EE"/>
            <w:u w:val="single"/>
          </w:rPr>
          <w:delText>https://www.gov.br/inpi/pt-br/inpi-data/precificacao-dos-servicos/tabela-de-retribuicoes-inpi_portaria-mdic-no110_2025-e-portaria-inpi-no-10_2025.pdf</w:delText>
        </w:r>
      </w:del>
      <w:del w:author="Test Author" w:id="238" w:date="2020-01-01T00:00:00Z">
        <w:r>
          <w:fldChar w:fldCharType="end"/>
        </w:r>
      </w:del>
      <w:del w:author="Test Author" w:id="239" w:date="2020-01-01T00:00:00Z">
        <w:r>
          <w:delText xml:space="preserve">[3] INPI atualiza Manual de Marcas: O que mudou? - </w:delText>
        </w:r>
      </w:del>
      <w:del w:author="Test Author" w:id="240" w:date="2020-01-01T00:00:00Z">
        <w:r>
          <w:br/>
        </w:r>
      </w:del>
      <w:del w:author="Test Author" w:id="241" w:date="2020-01-01T00:00:00Z">
        <w:r>
          <w:fldChar w:fldCharType="begin"/>
        </w:r>
      </w:del>
      <w:del w:author="Test Author" w:id="242" w:date="2020-01-01T00:00:00Z">
        <w:r>
          <w:instrText/>
        </w:r>
      </w:del>
      <w:del w:author="Test Author" w:id="243" w:date="2020-01-01T00:00:00Z">
        <w:r>
          <w:fldChar w:fldCharType="separate"/>
        </w:r>
      </w:del>
      <w:del w:author="Test Author" w:id="244" w:date="2020-01-01T00:00:00Z">
        <w:r>
          <w:rPr>
            <w:color w:val="0000EE"/>
            <w:u w:val="single"/>
          </w:rPr>
          <w:delText>https://www.tavaresoffice.com.br/pt/inpi-atualiza-manual-de-marcas-o-que-mudou/</w:delText>
        </w:r>
      </w:del>
      <w:del w:author="Test Author" w:id="245" w:date="2020-01-01T00:00:00Z">
        <w:r>
          <w:fldChar w:fldCharType="end"/>
        </w:r>
      </w:del>
      <w:del w:author="Test Author" w:id="246" w:date="2020-01-01T00:00:00Z">
        <w:r>
          <w:delText xml:space="preserve">[4] INPI atualiza Manual de Marcas com mudanças da Tabela de Retribuições e novas diretrizes para alto renome - </w:delText>
        </w:r>
      </w:del>
      <w:del w:author="Test Author" w:id="247" w:date="2020-01-01T00:00:00Z">
        <w:r>
          <w:br/>
        </w:r>
      </w:del>
      <w:del w:author="Test Author" w:id="248" w:date="2020-01-01T00:00:00Z">
        <w:r>
          <w:fldChar w:fldCharType="begin"/>
        </w:r>
      </w:del>
      <w:del w:author="Test Author" w:id="249" w:date="2020-01-01T00:00:00Z">
        <w:r>
          <w:instrText/>
        </w:r>
      </w:del>
      <w:del w:author="Test Author" w:id="250" w:date="2020-01-01T00:00:00Z">
        <w:r>
          <w:fldChar w:fldCharType="separate"/>
        </w:r>
      </w:del>
      <w:del w:author="Test Author" w:id="251" w:date="2020-01-01T00:00:00Z">
        <w:r>
          <w:rPr>
            <w:color w:val="0000EE"/>
            <w:u w:val="single"/>
          </w:rPr>
          <w:delText>https://www.gov.br/inpi/pt-br/central-de-conteudo/noticias/inpi-atualiza-manual-de-marcas-com-novas-diretrizes-para-alto-renome-e-mudancas-da-tabela-de-retribuicoes</w:delText>
        </w:r>
      </w:del>
      <w:del w:author="Test Author" w:id="252" w:date="2020-01-01T00:00:00Z">
        <w:r>
          <w:fldChar w:fldCharType="end"/>
        </w:r>
      </w:del>
      <w:del w:author="Test Author" w:id="253" w:date="2020-01-01T00:00:00Z">
        <w:r>
          <w:delText xml:space="preserve">[5] Procedimentos de Análise de Marcas - </w:delText>
        </w:r>
      </w:del>
      <w:del w:author="Test Author" w:id="254" w:date="2020-01-01T00:00:00Z">
        <w:r>
          <w:br/>
        </w:r>
      </w:del>
      <w:del w:author="Test Author" w:id="255" w:date="2020-01-01T00:00:00Z">
        <w:r>
          <w:fldChar w:fldCharType="begin"/>
        </w:r>
      </w:del>
      <w:del w:author="Test Author" w:id="256" w:date="2020-01-01T00:00:00Z">
        <w:r>
          <w:instrText/>
        </w:r>
      </w:del>
      <w:del w:author="Test Author" w:id="257" w:date="2020-01-01T00:00:00Z">
        <w:r>
          <w:fldChar w:fldCharType="separate"/>
        </w:r>
      </w:del>
      <w:del w:author="Test Author" w:id="258" w:date="2020-01-01T00:00:00Z">
        <w:r>
          <w:rPr>
            <w:color w:val="0000EE"/>
            <w:u w:val="single"/>
          </w:rPr>
          <w:delText>https://www.gov.br/inpi/pt-br/servicos/marcas/arquivos/legislacao/procedimentosajustes_as_diretrizes.pdf</w:delText>
        </w:r>
      </w:del>
      <w:del w:author="Test Author" w:id="259" w:date="2020-01-01T00:00:00Z">
        <w:r>
          <w:fldChar w:fldCharType="end"/>
        </w:r>
      </w:del>
      <w:del w:author="Test Author" w:id="260" w:date="2020-01-01T00:00:00Z">
        <w:r>
          <w:delText xml:space="preserve">[6] INPI - Instituto Nacional da Propriedade Industrial - </w:delText>
        </w:r>
      </w:del>
      <w:del w:author="Test Author" w:id="261" w:date="2020-01-01T00:00:00Z">
        <w:r>
          <w:br/>
        </w:r>
      </w:del>
      <w:del w:author="Test Author" w:id="262" w:date="2020-01-01T00:00:00Z">
        <w:r>
          <w:fldChar w:fldCharType="begin"/>
        </w:r>
      </w:del>
      <w:del w:author="Test Author" w:id="263" w:date="2020-01-01T00:00:00Z">
        <w:r>
          <w:instrText/>
        </w:r>
      </w:del>
      <w:del w:author="Test Author" w:id="264" w:date="2020-01-01T00:00:00Z">
        <w:r>
          <w:fldChar w:fldCharType="separate"/>
        </w:r>
      </w:del>
      <w:del w:author="Test Author" w:id="265" w:date="2020-01-01T00:00:00Z">
        <w:r>
          <w:rPr>
            <w:color w:val="0000EE"/>
            <w:u w:val="single"/>
          </w:rPr>
          <w:delText>https://www.gov.br/inpi/pt-br</w:delText>
        </w:r>
      </w:del>
      <w:del w:author="Test Author" w:id="266" w:date="2020-01-01T00:00:00Z">
        <w:r>
          <w:fldChar w:fldCharType="end"/>
        </w:r>
      </w:del>
      <w:del w:author="Test Author" w:id="267" w:date="2020-01-01T00:00:00Z">
        <w:r>
          <w:delText xml:space="preserve">[7] Pesquisas Online - Marcas - </w:delText>
        </w:r>
      </w:del>
      <w:del w:author="Test Author" w:id="268" w:date="2020-01-01T00:00:00Z">
        <w:r>
          <w:br/>
        </w:r>
      </w:del>
      <w:del w:author="Test Author" w:id="269" w:date="2020-01-01T00:00:00Z">
        <w:r>
          <w:fldChar w:fldCharType="begin"/>
        </w:r>
      </w:del>
      <w:del w:author="Test Author" w:id="270" w:date="2020-01-01T00:00:00Z">
        <w:r>
          <w:instrText/>
        </w:r>
      </w:del>
      <w:del w:author="Test Author" w:id="271" w:date="2020-01-01T00:00:00Z">
        <w:r>
          <w:fldChar w:fldCharType="separate"/>
        </w:r>
      </w:del>
      <w:del w:author="Test Author" w:id="272" w:date="2020-01-01T00:00:00Z">
        <w:r>
          <w:rPr>
            <w:color w:val="0000EE"/>
            <w:u w:val="single"/>
          </w:rPr>
          <w:delText>https://servicosonline.inpi.pt/pesquisas/main/marcas.jsp?lang=PT</w:delText>
        </w:r>
      </w:del>
      <w:del w:author="Test Author" w:id="273" w:date="2020-01-01T00:00:00Z">
        <w:r>
          <w:fldChar w:fldCharType="end"/>
        </w:r>
      </w:del>
      <w:del w:author="Test Author" w:id="274" w:date="2020-01-01T00:00:00Z">
        <w:r>
          <w:delText xml:space="preserve">[8] INPI - </w:delText>
        </w:r>
      </w:del>
      <w:del w:author="Test Author" w:id="275" w:date="2020-01-01T00:00:00Z">
        <w:r>
          <w:br/>
        </w:r>
      </w:del>
      <w:del w:author="Test Author" w:id="276" w:date="2020-01-01T00:00:00Z">
        <w:r>
          <w:fldChar w:fldCharType="begin"/>
        </w:r>
      </w:del>
      <w:del w:author="Test Author" w:id="277" w:date="2020-01-01T00:00:00Z">
        <w:r>
          <w:instrText/>
        </w:r>
      </w:del>
      <w:del w:author="Test Author" w:id="278" w:date="2020-01-01T00:00:00Z">
        <w:r>
          <w:fldChar w:fldCharType="separate"/>
        </w:r>
      </w:del>
      <w:del w:author="Test Author" w:id="279" w:date="2020-01-01T00:00:00Z">
        <w:r>
          <w:rPr>
            <w:color w:val="0000EE"/>
            <w:u w:val="single"/>
          </w:rPr>
          <w:delText>https://busca.inpi.gov.br/pePI/</w:delText>
        </w:r>
      </w:del>
      <w:del w:author="Test Author" w:id="280" w:date="2020-01-01T00:00:00Z">
        <w:r>
          <w:fldChar w:fldCharType="end"/>
        </w:r>
      </w:del>
      <w:del w:author="Test Author" w:id="281" w:date="2020-01-01T00:00:00Z">
        <w:r>
          <w:delText xml:space="preserve">[9] How to track the process at INPI | Trademark Registration | Step by Step - </w:delText>
        </w:r>
      </w:del>
      <w:del w:author="Test Author" w:id="282" w:date="2020-01-01T00:00:00Z">
        <w:r>
          <w:br/>
        </w:r>
      </w:del>
      <w:del w:author="Test Author" w:id="283" w:date="2020-01-01T00:00:00Z">
        <w:r>
          <w:fldChar w:fldCharType="begin"/>
        </w:r>
      </w:del>
      <w:del w:author="Test Author" w:id="284" w:date="2020-01-01T00:00:00Z">
        <w:r>
          <w:instrText/>
        </w:r>
      </w:del>
      <w:del w:author="Test Author" w:id="285" w:date="2020-01-01T00:00:00Z">
        <w:r>
          <w:fldChar w:fldCharType="separate"/>
        </w:r>
      </w:del>
      <w:del w:author="Test Author" w:id="286" w:date="2020-01-01T00:00:00Z">
        <w:r>
          <w:rPr>
            <w:color w:val="0000EE"/>
            <w:u w:val="single"/>
          </w:rPr>
          <w:delText>https://www.youtube.com/watch?v=FCyu2LTAA6c</w:delText>
        </w:r>
      </w:del>
      <w:del w:author="Test Author" w:id="287" w:date="2020-01-01T00:00:00Z">
        <w:r>
          <w:fldChar w:fldCharType="end"/>
        </w:r>
      </w:del>
      <w:del w:author="Test Author" w:id="288" w:date="2020-01-01T00:00:00Z">
        <w:r>
          <w:delText xml:space="preserve">[10] Para consultar o processo de marca - </w:delText>
        </w:r>
      </w:del>
      <w:del w:author="Test Author" w:id="289" w:date="2020-01-01T00:00:00Z">
        <w:r>
          <w:br/>
        </w:r>
      </w:del>
      <w:del w:author="Test Author" w:id="290" w:date="2020-01-01T00:00:00Z">
        <w:r>
          <w:fldChar w:fldCharType="begin"/>
        </w:r>
      </w:del>
      <w:del w:author="Test Author" w:id="291" w:date="2020-01-01T00:00:00Z">
        <w:r>
          <w:instrText/>
        </w:r>
      </w:del>
      <w:del w:author="Test Author" w:id="292" w:date="2020-01-01T00:00:00Z">
        <w:r>
          <w:fldChar w:fldCharType="separate"/>
        </w:r>
      </w:del>
      <w:del w:author="Test Author" w:id="293" w:date="2020-01-01T00:00:00Z">
        <w:r>
          <w:rPr>
            <w:color w:val="0000EE"/>
            <w:u w:val="single"/>
          </w:rPr>
          <w:delText>https://www.gov.br/inpi/pt-br/servicos/marcas/para-consultar-o-processo-de-marca</w:delText>
        </w:r>
      </w:del>
      <w:del w:author="Test Author" w:id="294" w:date="2020-01-01T00:00:00Z">
        <w:r>
          <w:fldChar w:fldCharType="end"/>
        </w:r>
      </w:del>
      <w:del w:author="Test Author" w:id="295" w:date="2020-01-01T00:00:00Z">
        <w:r>
          <w:delText xml:space="preserve">[11] texto 03 - </w:delText>
        </w:r>
      </w:del>
      <w:del w:author="Test Author" w:id="296" w:date="2020-01-01T00:00:00Z">
        <w:r>
          <w:br/>
        </w:r>
      </w:del>
      <w:del w:author="Test Author" w:id="297" w:date="2020-01-01T00:00:00Z">
        <w:r>
          <w:fldChar w:fldCharType="begin"/>
        </w:r>
      </w:del>
      <w:del w:author="Test Author" w:id="298" w:date="2020-01-01T00:00:00Z">
        <w:r>
          <w:instrText/>
        </w:r>
      </w:del>
      <w:del w:author="Test Author" w:id="299" w:date="2020-01-01T00:00:00Z">
        <w:r>
          <w:fldChar w:fldCharType="separate"/>
        </w:r>
      </w:del>
      <w:del w:author="Test Author" w:id="300" w:date="2020-01-01T00:00:00Z">
        <w:r>
          <w:rPr>
            <w:color w:val="0000EE"/>
            <w:u w:val="single"/>
          </w:rPr>
          <w:delText>https://memoria-spu.gestao.gov.br/publicacoes/sesmarias-e-posse-de-terras-politica-fundiaria-para-assegurar-a-colonizacao-brasileira-2/</w:delText>
        </w:r>
      </w:del>
      <w:del w:author="Test Author" w:id="301" w:date="2020-01-01T00:00:00Z">
        <w:r>
          <w:fldChar w:fldCharType="end"/>
        </w:r>
      </w:del>
      <w:del w:author="Test Author" w:id="302" w:date="2020-01-01T00:00:00Z">
        <w:r>
          <w:delText xml:space="preserve">[12] Sesmarias: quem recebeu, lei, consequências, fim - </w:delText>
        </w:r>
      </w:del>
      <w:del w:author="Test Author" w:id="303" w:date="2020-01-01T00:00:00Z">
        <w:r>
          <w:br/>
        </w:r>
      </w:del>
      <w:del w:author="Test Author" w:id="304" w:date="2020-01-01T00:00:00Z">
        <w:r>
          <w:fldChar w:fldCharType="begin"/>
        </w:r>
      </w:del>
      <w:del w:author="Test Author" w:id="305" w:date="2020-01-01T00:00:00Z">
        <w:r>
          <w:instrText/>
        </w:r>
      </w:del>
      <w:del w:author="Test Author" w:id="306" w:date="2020-01-01T00:00:00Z">
        <w:r>
          <w:fldChar w:fldCharType="separate"/>
        </w:r>
      </w:del>
      <w:del w:author="Test Author" w:id="307" w:date="2020-01-01T00:00:00Z">
        <w:r>
          <w:rPr>
            <w:color w:val="0000EE"/>
            <w:u w:val="single"/>
          </w:rPr>
          <w:delText>https://mundoeducacao.uol.com.br/historiadobrasil/as-sesmarias.htm</w:delText>
        </w:r>
      </w:del>
      <w:del w:author="Test Author" w:id="308" w:date="2020-01-01T00:00:00Z">
        <w:r>
          <w:fldChar w:fldCharType="end"/>
        </w:r>
      </w:del>
      <w:del w:author="Test Author" w:id="309" w:date="2020-01-01T00:00:00Z">
        <w:r>
          <w:delText xml:space="preserve">[13] Sesmarias - </w:delText>
        </w:r>
      </w:del>
      <w:del w:author="Test Author" w:id="310" w:date="2020-01-01T00:00:00Z">
        <w:r>
          <w:br/>
        </w:r>
      </w:del>
      <w:del w:author="Test Author" w:id="311" w:date="2020-01-01T00:00:00Z">
        <w:r>
          <w:fldChar w:fldCharType="begin"/>
        </w:r>
      </w:del>
      <w:del w:author="Test Author" w:id="312" w:date="2020-01-01T00:00:00Z">
        <w:r>
          <w:instrText/>
        </w:r>
      </w:del>
      <w:del w:author="Test Author" w:id="313" w:date="2020-01-01T00:00:00Z">
        <w:r>
          <w:fldChar w:fldCharType="separate"/>
        </w:r>
      </w:del>
      <w:del w:author="Test Author" w:id="314" w:date="2020-01-01T00:00:00Z">
        <w:r>
          <w:rPr>
            <w:color w:val="0000EE"/>
            <w:u w:val="single"/>
          </w:rPr>
          <w:delText>https://www.todamateria.com.br/sesmarias/</w:delText>
        </w:r>
      </w:del>
      <w:del w:author="Test Author" w:id="315" w:date="2020-01-01T00:00:00Z">
        <w:r>
          <w:fldChar w:fldCharType="end"/>
        </w:r>
      </w:del>
      <w:del w:author="Test Author" w:id="316" w:date="2020-01-01T00:00:00Z">
        <w:r>
          <w:delText xml:space="preserve">[14] </w:delText>
        </w:r>
      </w:del>
      <w:del w:author="Test Author" w:id="317" w:date="2020-01-01T00:00:00Z">
        <w:r>
          <w:fldChar w:fldCharType="begin"/>
        </w:r>
      </w:del>
      <w:del w:author="Test Author" w:id="318" w:date="2020-01-01T00:00:00Z">
        <w:r>
          <w:instrText/>
        </w:r>
      </w:del>
      <w:del w:author="Test Author" w:id="319" w:date="2020-01-01T00:00:00Z">
        <w:r>
          <w:fldChar w:fldCharType="separate"/>
        </w:r>
      </w:del>
      <w:del w:author="Test Author" w:id="320" w:date="2020-01-01T00:00:00Z">
        <w:r>
          <w:rPr>
            <w:color w:val="0000EE"/>
            <w:u w:val="single"/>
          </w:rPr>
          <w:delText>https://www.gov.br/inpi/pt-br/servicos/recursos-e-nulidades/revista-jurisprudencia-marcas.pdf</w:delText>
        </w:r>
      </w:del>
      <w:del w:author="Test Author" w:id="321" w:date="2020-01-01T00:00:00Z">
        <w:r>
          <w:fldChar w:fldCharType="end"/>
        </w:r>
      </w:del>
      <w:del w:author="Test Author" w:id="322" w:date="2020-01-01T00:00:00Z">
        <w:r>
          <w:delText xml:space="preserve"> - </w:delText>
        </w:r>
      </w:del>
      <w:del w:author="Test Author" w:id="323" w:date="2020-01-01T00:00:00Z">
        <w:r>
          <w:br/>
        </w:r>
      </w:del>
      <w:del w:author="Test Author" w:id="324" w:date="2020-01-01T00:00:00Z">
        <w:r>
          <w:fldChar w:fldCharType="begin"/>
        </w:r>
      </w:del>
      <w:del w:author="Test Author" w:id="325" w:date="2020-01-01T00:00:00Z">
        <w:r>
          <w:instrText/>
        </w:r>
      </w:del>
      <w:del w:author="Test Author" w:id="326" w:date="2020-01-01T00:00:00Z">
        <w:r>
          <w:fldChar w:fldCharType="separate"/>
        </w:r>
      </w:del>
      <w:del w:author="Test Author" w:id="327" w:date="2020-01-01T00:00:00Z">
        <w:r>
          <w:rPr>
            <w:color w:val="0000EE"/>
            <w:u w:val="single"/>
          </w:rPr>
          <w:delText>https://www.gov.br/inpi/pt-br/servicos/recursos-e-nulidades/revista-jurisprudencia-marcas.pdf</w:delText>
        </w:r>
      </w:del>
      <w:del w:author="Test Author" w:id="328" w:date="2020-01-01T00:00:00Z">
        <w:r>
          <w:fldChar w:fldCharType="end"/>
        </w:r>
      </w:del>
      <w:del w:author="Test Author" w:id="329" w:date="2020-01-01T00:00:00Z">
        <w:r>
          <w:delText xml:space="preserve">[15] Grátis: MODELO DE RECURSO PROVIDO XIX 2021 - Material Claro e Objetivo em PDF para Estudo Rápido - </w:delText>
        </w:r>
      </w:del>
      <w:del w:author="Test Author" w:id="330" w:date="2020-01-01T00:00:00Z">
        <w:r>
          <w:br/>
        </w:r>
      </w:del>
      <w:del w:author="Test Author" w:id="331" w:date="2020-01-01T00:00:00Z">
        <w:r>
          <w:fldChar w:fldCharType="begin"/>
        </w:r>
      </w:del>
      <w:del w:author="Test Author" w:id="332" w:date="2020-01-01T00:00:00Z">
        <w:r>
          <w:instrText/>
        </w:r>
      </w:del>
      <w:del w:author="Test Author" w:id="333" w:date="2020-01-01T00:00:00Z">
        <w:r>
          <w:fldChar w:fldCharType="separate"/>
        </w:r>
      </w:del>
      <w:del w:author="Test Author" w:id="334" w:date="2020-01-01T00:00:00Z">
        <w:r>
          <w:rPr>
            <w:color w:val="0000EE"/>
            <w:u w:val="single"/>
          </w:rPr>
          <w:delText>https://www.passeidireto.com/arquivo/137875592/modelo-de-recurso-provido-xix-2021</w:delText>
        </w:r>
      </w:del>
      <w:del w:author="Test Author" w:id="335" w:date="2020-01-01T00:00:00Z">
        <w:r>
          <w:fldChar w:fldCharType="end"/>
        </w:r>
      </w:del>
      <w:del w:author="Test Author" w:id="336" w:date="2020-01-01T00:00:00Z">
        <w:r>
          <w:delText xml:space="preserve">[16] Art. 124, Inc. Xix da Lei 9279/96 | Jusbrasil - </w:delText>
        </w:r>
      </w:del>
      <w:del w:author="Test Author" w:id="337" w:date="2020-01-01T00:00:00Z">
        <w:r>
          <w:br/>
        </w:r>
      </w:del>
      <w:del w:author="Test Author" w:id="338" w:date="2020-01-01T00:00:00Z">
        <w:r>
          <w:fldChar w:fldCharType="begin"/>
        </w:r>
      </w:del>
      <w:del w:author="Test Author" w:id="339" w:date="2020-01-01T00:00:00Z">
        <w:r>
          <w:instrText/>
        </w:r>
      </w:del>
      <w:del w:author="Test Author" w:id="340" w:date="2020-01-01T00:00:00Z">
        <w:r>
          <w:fldChar w:fldCharType="separate"/>
        </w:r>
      </w:del>
      <w:del w:author="Test Author" w:id="341" w:date="2020-01-01T00:00:00Z">
        <w:r>
          <w:rPr>
            <w:color w:val="0000EE"/>
            <w:u w:val="single"/>
          </w:rPr>
          <w:delText>https://www.jusbrasil.com.br/busca?q=art.+124%2C+inc.+xix+da+lei+9279%2F96</w:delText>
        </w:r>
      </w:del>
      <w:del w:author="Test Author" w:id="342" w:date="2020-01-01T00:00:00Z">
        <w:r>
          <w:fldChar w:fldCharType="end"/>
        </w:r>
      </w:del>
      <w:del w:author="Test Author" w:id="343" w:date="2020-01-01T00:00:00Z">
        <w:r>
          <w:delText xml:space="preserve">[17] Origen y significado del nombre de pila Samaria | Buscar genealogía en Ancestry®. - </w:delText>
        </w:r>
      </w:del>
      <w:del w:author="Test Author" w:id="344" w:date="2020-01-01T00:00:00Z">
        <w:r>
          <w:br/>
        </w:r>
      </w:del>
      <w:del w:author="Test Author" w:id="345" w:date="2020-01-01T00:00:00Z">
        <w:r>
          <w:fldChar w:fldCharType="begin"/>
        </w:r>
      </w:del>
      <w:del w:author="Test Author" w:id="346" w:date="2020-01-01T00:00:00Z">
        <w:r>
          <w:instrText/>
        </w:r>
      </w:del>
      <w:del w:author="Test Author" w:id="347" w:date="2020-01-01T00:00:00Z">
        <w:r>
          <w:fldChar w:fldCharType="separate"/>
        </w:r>
      </w:del>
      <w:del w:author="Test Author" w:id="348" w:date="2020-01-01T00:00:00Z">
        <w:r>
          <w:rPr>
            <w:color w:val="0000EE"/>
            <w:u w:val="single"/>
          </w:rPr>
          <w:delText>https://www.ancestry.com/first-name-meaning/samaria?geo-lang=es</w:delText>
        </w:r>
      </w:del>
      <w:del w:author="Test Author" w:id="349" w:date="2020-01-01T00:00:00Z">
        <w:r>
          <w:fldChar w:fldCharType="end"/>
        </w:r>
      </w:del>
      <w:del w:author="Test Author" w:id="350" w:date="2020-01-01T00:00:00Z">
        <w:r>
          <w:delText xml:space="preserve">[18] 07 Recursos e processos administrativos de nulidade - </w:delText>
        </w:r>
      </w:del>
      <w:del w:author="Test Author" w:id="351" w:date="2020-01-01T00:00:00Z">
        <w:r>
          <w:br/>
        </w:r>
      </w:del>
      <w:del w:author="Test Author" w:id="352" w:date="2020-01-01T00:00:00Z">
        <w:r>
          <w:fldChar w:fldCharType="begin"/>
        </w:r>
      </w:del>
      <w:del w:author="Test Author" w:id="353" w:date="2020-01-01T00:00:00Z">
        <w:r>
          <w:instrText/>
        </w:r>
      </w:del>
      <w:del w:author="Test Author" w:id="354" w:date="2020-01-01T00:00:00Z">
        <w:r>
          <w:fldChar w:fldCharType="separate"/>
        </w:r>
      </w:del>
      <w:del w:author="Test Author" w:id="355" w:date="2020-01-01T00:00:00Z">
        <w:r>
          <w:rPr>
            <w:color w:val="0000EE"/>
            <w:u w:val="single"/>
          </w:rPr>
          <w:delText>https://manualdedi.inpi.gov.br/projects/manual-de-desenho-</w:delText>
        </w:r>
      </w:del>
      <w:del w:author="Test Author" w:id="356" w:date="2020-01-01T00:00:00Z">
        <w:r>
          <w:rPr>
            <w:color w:val="0000EE"/>
            <w:u w:val="single"/>
          </w:rPr>
          <w:delText>industrial/wiki/07_Recursos_e_processos_administrativos_de_nulidade</w:delText>
        </w:r>
      </w:del>
      <w:del w:author="Test Author" w:id="357" w:date="2020-01-01T00:00:00Z">
        <w:r>
          <w:fldChar w:fldCharType="end"/>
        </w:r>
      </w:del>
      <w:del w:author="Test Author" w:id="358" w:date="2020-01-01T00:00:00Z">
        <w:r>
          <w:delText xml:space="preserve">[19] Manual do Usuário e-Marcas - versão 2_2 final[capa] - </w:delText>
        </w:r>
      </w:del>
      <w:del w:author="Test Author" w:id="359" w:date="2020-01-01T00:00:00Z">
        <w:r>
          <w:br/>
        </w:r>
      </w:del>
      <w:del w:author="Test Author" w:id="360" w:date="2020-01-01T00:00:00Z">
        <w:r>
          <w:fldChar w:fldCharType="begin"/>
        </w:r>
      </w:del>
      <w:del w:author="Test Author" w:id="361" w:date="2020-01-01T00:00:00Z">
        <w:r>
          <w:instrText/>
        </w:r>
      </w:del>
      <w:del w:author="Test Author" w:id="362" w:date="2020-01-01T00:00:00Z">
        <w:r>
          <w:fldChar w:fldCharType="separate"/>
        </w:r>
      </w:del>
      <w:del w:author="Test Author" w:id="363" w:date="2020-01-01T00:00:00Z">
        <w:r>
          <w:rPr>
            <w:color w:val="0000EE"/>
            <w:u w:val="single"/>
          </w:rPr>
          <w:delText>https://www.gov.br/inpi/pt-br/servicos/marcas/arquivos/legislacao/manual_do_usuario_emarcas__versao_2_2_final_0.pdf</w:delText>
        </w:r>
      </w:del>
      <w:del w:author="Test Author" w:id="364" w:date="2020-01-01T00:00:00Z">
        <w:r>
          <w:fldChar w:fldCharType="end"/>
        </w:r>
      </w:del>
      <w:del w:author="Test Author" w:id="365" w:date="2020-01-01T00:00:00Z">
        <w:r>
          <w:delText xml:space="preserve">[20] </w:delText>
        </w:r>
      </w:del>
      <w:del w:author="Test Author" w:id="366" w:date="2020-01-01T00:00:00Z">
        <w:r>
          <w:fldChar w:fldCharType="begin"/>
        </w:r>
      </w:del>
      <w:del w:author="Test Author" w:id="367" w:date="2020-01-01T00:00:00Z">
        <w:r>
          <w:instrText/>
        </w:r>
      </w:del>
      <w:del w:author="Test Author" w:id="368" w:date="2020-01-01T00:00:00Z">
        <w:r>
          <w:fldChar w:fldCharType="separate"/>
        </w:r>
      </w:del>
      <w:del w:author="Test Author" w:id="369" w:date="2020-01-01T00:00:00Z">
        <w:r>
          <w:rPr>
            <w:color w:val="0000EE"/>
            <w:u w:val="single"/>
          </w:rPr>
          <w:delText>https://www.gov.br/inpi/pt-br/assuntos/desenhos-industriais/arquivos/MinutaManualDI_cap07.pdf</w:delText>
        </w:r>
      </w:del>
      <w:del w:author="Test Author" w:id="370" w:date="2020-01-01T00:00:00Z">
        <w:r>
          <w:fldChar w:fldCharType="end"/>
        </w:r>
      </w:del>
      <w:del w:author="Test Author" w:id="371" w:date="2020-01-01T00:00:00Z">
        <w:r>
          <w:delText xml:space="preserve"> - </w:delText>
        </w:r>
      </w:del>
      <w:del w:author="Test Author" w:id="372" w:date="2020-01-01T00:00:00Z">
        <w:r>
          <w:br/>
        </w:r>
      </w:del>
      <w:del w:author="Test Author" w:id="373" w:date="2020-01-01T00:00:00Z">
        <w:r>
          <w:fldChar w:fldCharType="begin"/>
        </w:r>
      </w:del>
      <w:del w:author="Test Author" w:id="374" w:date="2020-01-01T00:00:00Z">
        <w:r>
          <w:instrText/>
        </w:r>
      </w:del>
      <w:del w:author="Test Author" w:id="375" w:date="2020-01-01T00:00:00Z">
        <w:r>
          <w:fldChar w:fldCharType="separate"/>
        </w:r>
      </w:del>
      <w:del w:author="Test Author" w:id="376" w:date="2020-01-01T00:00:00Z">
        <w:r>
          <w:rPr>
            <w:color w:val="0000EE"/>
            <w:u w:val="single"/>
          </w:rPr>
          <w:delText>https://www.gov.br/inpi/pt-br/assuntos/desenhos-industriais/arquivos/MinutaManualDI_cap07.pdf</w:delText>
        </w:r>
      </w:del>
      <w:del w:author="Test Author" w:id="377" w:date="2020-01-01T00:00:00Z">
        <w:r>
          <w:fldChar w:fldCharType="end"/>
        </w:r>
      </w:del>
      <w:del w:author="Test Author" w:id="378" w:date="2020-01-01T00:00:00Z">
        <w:r>
          <w:delText xml:space="preserve">[21] É possível o registro de marca já existente no INPI? - </w:delText>
        </w:r>
      </w:del>
      <w:del w:author="Test Author" w:id="379" w:date="2020-01-01T00:00:00Z">
        <w:r>
          <w:br/>
        </w:r>
      </w:del>
      <w:del w:author="Test Author" w:id="380" w:date="2020-01-01T00:00:00Z">
        <w:r>
          <w:fldChar w:fldCharType="begin"/>
        </w:r>
      </w:del>
      <w:del w:author="Test Author" w:id="381" w:date="2020-01-01T00:00:00Z">
        <w:r>
          <w:instrText/>
        </w:r>
      </w:del>
      <w:del w:author="Test Author" w:id="382" w:date="2020-01-01T00:00:00Z">
        <w:r>
          <w:fldChar w:fldCharType="separate"/>
        </w:r>
      </w:del>
      <w:del w:author="Test Author" w:id="383" w:date="2020-01-01T00:00:00Z">
        <w:r>
          <w:rPr>
            <w:color w:val="0000EE"/>
            <w:u w:val="single"/>
          </w:rPr>
          <w:delText>https://www.marcaxmarcas.com.br/e-possivel-o-registro-de-marca-ja-existente-no-inpi/</w:delText>
        </w:r>
      </w:del>
      <w:del w:author="Test Author" w:id="384" w:date="2020-01-01T00:00:00Z">
        <w:r>
          <w:fldChar w:fldCharType="end"/>
        </w:r>
      </w:del>
      <w:del w:author="Test Author" w:id="385" w:date="2020-01-01T00:00:00Z">
        <w:r>
          <w:delText xml:space="preserve">[22] Just a moment... - </w:delText>
        </w:r>
      </w:del>
      <w:del w:author="Test Author" w:id="386" w:date="2020-01-01T00:00:00Z">
        <w:r>
          <w:br/>
        </w:r>
      </w:del>
      <w:del w:author="Test Author" w:id="387" w:date="2020-01-01T00:00:00Z">
        <w:r>
          <w:fldChar w:fldCharType="begin"/>
        </w:r>
      </w:del>
      <w:del w:author="Test Author" w:id="388" w:date="2020-01-01T00:00:00Z">
        <w:r>
          <w:instrText/>
        </w:r>
      </w:del>
      <w:del w:author="Test Author" w:id="389" w:date="2020-01-01T00:00:00Z">
        <w:r>
          <w:fldChar w:fldCharType="separate"/>
        </w:r>
      </w:del>
      <w:del w:author="Test Author" w:id="390" w:date="2020-01-01T00:00:00Z">
        <w:r>
          <w:rPr>
            <w:color w:val="0000EE"/>
            <w:u w:val="single"/>
          </w:rPr>
          <w:delText>https://manualzz.com/doc/5879187/inpi-sistema-e-marcas-manual-do-usuário</w:delText>
        </w:r>
      </w:del>
      <w:del w:author="Test Author" w:id="391" w:date="2020-01-01T00:00:00Z">
        <w:r>
          <w:fldChar w:fldCharType="end"/>
        </w:r>
      </w:del>
      <w:del w:author="Test Author" w:id="392" w:date="2020-01-01T00:00:00Z">
        <w:r>
          <w:delText>[23]</w:delText>
        </w:r>
      </w:del>
      <w:ins w:author="Test Author" w:id="393" w:date="2020-01-01T00:00:00Z">
        <w:r>
          <w:t>[23]</w:t>
        </w:r>
      </w:ins>
      <w:r>
        <w:t xml:space="preserve"> Como gerar a GRU de recurso contra indeferimento de marca 📝 - </w:t>
      </w:r>
      <w:r>
        <w:br/>
      </w:r>
      <w:r>
        <w:fldChar w:fldCharType="begin"/>
      </w:r>
      <w:r>
        <w:instrText>HYPERLINK "https://www.youtube.com/watch?v=dqMuv6303YU" \h</w:instrText>
      </w:r>
      <w:r>
        <w:fldChar w:fldCharType="separate"/>
      </w:r>
      <w:r>
        <w:rPr>
          <w:color w:val="0000EE"/>
          <w:u w:val="single"/>
        </w:rPr>
        <w:t>https://www.youtube.com/watch?v=dqMuv6303YU</w:t>
      </w:r>
      <w:r>
        <w:fldChar w:fldCharType="end"/>
      </w:r>
      <w:r>
        <w:t xml:space="preserve">[24] 07 Recursos e processos administrativos de nulidade - </w:t>
      </w:r>
      <w:r>
        <w:br/>
      </w:r>
      <w:r>
        <w:fldChar w:fldCharType="begin"/>
      </w:r>
      <w:r>
        <w:instrText>HYPERLINK "https://manualdemarcas.inpi.gov.br/projects/manual/wiki/07_Recursos_e_processos_administrativos_de_nulidade" \h</w:instrText>
      </w:r>
      <w:r>
        <w:fldChar w:fldCharType="separate"/>
      </w:r>
      <w:r>
        <w:rPr>
          <w:color w:val="0000EE"/>
          <w:u w:val="single"/>
        </w:rPr>
        <w:t>https://manualdemarcas.inpi.gov.br/projects/manual/wiki/07_Recursos_e_processos_administrativos_de_nulidade</w:t>
      </w:r>
      <w:r>
        <w:fldChar w:fldCharType="end"/>
      </w:r>
      <w:r>
        <w:t xml:space="preserve">[25] Recurso Contra Indeferimento de Pedido de Registro - </w:t>
      </w:r>
      <w:r>
        <w:br/>
      </w:r>
      <w:r>
        <w:fldChar w:fldCharType="begin"/>
      </w:r>
      <w:r>
        <w:instrText>HYPERLINK "https://rfa.legal/br/projetos-360/registro-de-marca/servicos/recurso-contra-indeferimento-registro-marca/" \h</w:instrText>
      </w:r>
      <w:r>
        <w:fldChar w:fldCharType="separate"/>
      </w:r>
      <w:r>
        <w:rPr>
          <w:color w:val="0000EE"/>
          <w:u w:val="single"/>
        </w:rPr>
        <w:t>https://rfa.legal/br/projetos-360/registro-de-marca/servicos/recurso-contra-indeferimento-registro-marca/</w:t>
      </w:r>
      <w:r>
        <w:fldChar w:fldCharType="end"/>
      </w:r>
      <w:r>
        <w:t xml:space="preserve">[26] COMO FUNCIONA O PROCESSO DE RECURSO CONTRA INDEFERIMENTO NO INPI? - </w:t>
      </w:r>
      <w:r>
        <w:fldChar w:fldCharType="begin"/>
      </w:r>
      <w:r>
        <w:instrText>HYPERLINK "https://marcasja.com.br/blog/como-funciona-o-processo-de-recurso-contra-indeferimento-no-inpi/" \h</w:instrText>
      </w:r>
      <w:r>
        <w:fldChar w:fldCharType="separate"/>
      </w:r>
      <w:r>
        <w:rPr>
          <w:color w:val="0000EE"/>
          <w:u w:val="single"/>
        </w:rPr>
        <w:t>https://marcasja.com.br/blog/como-funciona-o-processo-de-recurso-contra-indeferimento-no-inpi/</w:t>
      </w:r>
      <w:r>
        <w:fldChar w:fldCharType="end"/>
      </w:r>
    </w:p>
    <w:p w14:paraId="71EAA009" w14:textId="77777777">
      <w:pPr>
        <w:pBdr>
          <w:bottom w:val="single" w:sz="4" w:space="1" w:color="auto"/>
        </w:pBdr>
        <w:spacing w:before="480" w:after="240"/>
        <w:jc w:val="center"/>
        <w:rPr/>
      </w:pPr>
    </w:p>
    <w:p w14:paraId="510A7E1E" w14:textId="77777777">
      <w:pPr>
        <w:spacing w:after="120"/>
        <w:jc w:val="center"/>
        <w:rPr/>
      </w:pPr>
      <w:r>
        <w:t xml:space="preserve">Cicero: please draft, modify, research. </w:t>
      </w:r>
      <w:r>
        <w:rPr>
          <w:i/>
        </w:rPr>
        <w:t>Will do.</w:t>
      </w:r>
    </w:p>
    <w:p w14:paraId="1A9520B0" w14:textId="77777777">
      <w:pPr>
        <w:spacing w:after="120"/>
        <w:jc w:val="center"/>
        <w:rPr/>
      </w:pPr>
      <w:r>
        <w:t>***</w:t>
      </w:r>
    </w:p>
    <w:p w14:paraId="6613C6F8" w14:textId="77777777">
      <w:pPr>
        <w:spacing w:after="240"/>
        <w:jc w:val="center"/>
        <w:rPr/>
      </w:pPr>
      <w:r>
        <w:t xml:space="preserve">Cícero: </w:t>
      </w:r>
      <w:r>
        <w:rPr>
          <w:i/>
        </w:rPr>
        <w:t xml:space="preserve">o </w:t>
      </w:r>
      <w:r>
        <w:rPr>
          <w:i/>
        </w:rPr>
        <w:t>seu</w:t>
      </w:r>
      <w:r>
        <w:rPr>
          <w:i/>
        </w:rPr>
        <w:t xml:space="preserve"> </w:t>
      </w:r>
      <w:r>
        <w:rPr>
          <w:i/>
        </w:rPr>
        <w:t>melhor</w:t>
      </w:r>
      <w:r>
        <w:rPr>
          <w:i/>
        </w:rPr>
        <w:t xml:space="preserve"> </w:t>
      </w:r>
      <w:r>
        <w:rPr>
          <w:i/>
        </w:rPr>
        <w:t>estagiário</w:t>
      </w:r>
    </w:p>
    <w:p w14:paraId="6AF8E0BD" w14:textId="701BB1F2">
      <w:pPr/>
    </w:p>
    <w:sectPr>
      <w:pgSz w:w="12240" w:h="15840"/>
      <w:pgMar w:top="1440" w:right="180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pt14="http://powertools.codeplex.com/2011" mc:Ignorable="w14 w15 w16se w16cid w16 w16cex w16sdtdh w16sdtfl w16du wp14 pt14">
  <w:endnote w:type="separator" w:id="-1">
    <w:p w14:paraId="2289674E" w14:textId="77777777">
      <w:pPr>
        <w:spacing w:after="0" w:line="240" w:lineRule="auto"/>
      </w:pPr>
      <w:r>
        <w:separator/>
      </w:r>
    </w:p>
  </w:endnote>
  <w:endnote w:type="continuationSeparator" w:id="0">
    <w:p w14:paraId="79A3F35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orgia">
    <w:altName w:val="Noto Serif Yezidi"/>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0D9983" w14:textId="77777777">
    <w:pPr>
      <w:pStyle w:val="Footer"/>
    </w:pPr>
  </w:p>
  <w:tbl>
    <w:tblPr>
      <w:tblW w:w="0" w:type="auto"/>
      <w:tblLayout w:type="fixed"/>
      <w:tblLook w:val="04A0" w:firstRow="1" w:lastRow="0" w:firstColumn="1" w:lastColumn="0" w:noHBand="0" w:noVBand="1"/>
    </w:tblPr>
    <w:tblGrid>
      <w:gridCol w:w="4320"/>
      <w:gridCol w:w="4320"/>
    </w:tblGrid>
    <w:tr w14:paraId="1480F5EB" w14:textId="77777777">
      <w:tc>
        <w:tcPr>
          <w:tcW w:w="4320" w:type="dxa"/>
          <w:tcBorders>
            <w:top w:val="nil"/>
            <w:left w:val="nil"/>
            <w:bottom w:val="nil"/>
            <w:right w:val="nil"/>
          </w:tcBorders>
        </w:tcPr>
        <w:p w14:paraId="6CC73657" w14:textId="77777777">
          <w:r>
            <w:rPr>
              <w:b/>
              <w:sz w:val="20"/>
            </w:rPr>
            <w:t>Cicero Assistant</w:t>
          </w:r>
        </w:p>
      </w:tc>
      <w:tc>
        <w:tcPr>
          <w:tcW w:w="4320" w:type="dxa"/>
          <w:tcBorders>
            <w:top w:val="nil"/>
            <w:left w:val="nil"/>
            <w:bottom w:val="nil"/>
            <w:right w:val="nil"/>
          </w:tcBorders>
        </w:tcPr>
        <w:p w14:paraId="317C9C32" w14:textId="77777777">
          <w:pPr>
            <w:jc w:val="right"/>
          </w:pPr>
          <w:r>
            <w:rPr>
              <w:b/>
              <w:color w:val="0000EE"/>
              <w:sz w:val="20"/>
            </w:rPr>
            <w:t>www.cicero.im</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05484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pt14="http://powertools.codeplex.com/2011" mc:Ignorable="w14 w15 w16se w16cid w16 w16cex w16sdtdh w16sdtfl w16du wp14 pt14">
  <w:footnote w:type="separator" w:id="-1">
    <w:p w14:paraId="191DA0A8" w14:textId="77777777">
      <w:pPr>
        <w:spacing w:after="0" w:line="240" w:lineRule="auto"/>
      </w:pPr>
      <w:r>
        <w:separator/>
      </w:r>
    </w:p>
  </w:footnote>
  <w:footnote w:type="continuationSeparator" w:id="0">
    <w:p w14:paraId="10CCD2A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377F5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1EAB37" w14:textId="77777777">
    <w:pPr>
      <w:pStyle w:val="Header"/>
    </w:pPr>
  </w:p>
  <w:tbl>
    <w:tblPr>
      <w:tblW w:w="0" w:type="auto"/>
      <w:tblLayout w:type="fixed"/>
      <w:tblLook w:val="04A0" w:firstRow="1" w:lastRow="0" w:firstColumn="1" w:lastColumn="0" w:noHBand="0" w:noVBand="1"/>
    </w:tblPr>
    <w:tblGrid>
      <w:gridCol w:w="4320"/>
      <w:gridCol w:w="4320"/>
    </w:tblGrid>
    <w:tr w14:paraId="66524398" w14:textId="77777777">
      <w:tc>
        <w:tcPr>
          <w:tcW w:w="4320" w:type="dxa"/>
          <w:tcBorders>
            <w:top w:val="nil"/>
            <w:left w:val="nil"/>
            <w:bottom w:val="nil"/>
            <w:right w:val="nil"/>
          </w:tcBorders>
        </w:tcPr>
        <w:p w14:paraId="749B317F" w14:textId="77777777">
          <w:r>
            <w:rPr>
              <w:rFonts w:ascii="Georgia" w:hAnsi="Georgia"/>
              <w:b/>
              <w:sz w:val="28"/>
            </w:rPr>
            <w:t>CICERO</w:t>
          </w:r>
        </w:p>
      </w:tc>
      <w:tc>
        <w:tcPr>
          <w:tcW w:w="4320" w:type="dxa"/>
          <w:tcBorders>
            <w:top w:val="nil"/>
            <w:left w:val="nil"/>
            <w:bottom w:val="nil"/>
            <w:right w:val="nil"/>
          </w:tcBorders>
        </w:tcPr>
        <w:p w14:paraId="00C6D126" w14:textId="77777777">
          <w:pPr>
            <w:jc w:val="right"/>
          </w:pPr>
          <w:r>
            <w:rPr>
              <w:b/>
              <w:color w:val="0000EE"/>
              <w:sz w:val="28"/>
            </w:rPr>
            <w:t>assistant@cicero.im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8B8C78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E404A42"/>
    <w:lvl w:ilvl="0">
      <w:start w:val="1"/>
      <w:numFmt w:val="bullet"/>
      <w:pStyle w:val="ListBullet"/>
      <w:lvlText w:val=""/>
      <w:lvlJc w:val="left"/>
      <w:pPr>
        <w:tabs>
          <w:tab w:val="num" w:pos="360"/>
        </w:tabs>
        <w:ind w:left="360" w:hanging="360"/>
      </w:pPr>
      <w:rPr>
        <w:rFonts w:ascii="Symbol" w:hAnsi="Symbol" w:hint="default"/>
      </w:rPr>
    </w:lvl>
  </w:abstractNum>
  <w:num w:numId="1" w16cid:durableId="1960141351">
    <w:abstractNumId w:val="8"/>
  </w:num>
  <w:num w:numId="2" w16cid:durableId="281693164">
    <w:abstractNumId w:val="6"/>
  </w:num>
  <w:num w:numId="3" w16cid:durableId="2064597274">
    <w:abstractNumId w:val="5"/>
  </w:num>
  <w:num w:numId="4" w16cid:durableId="1469317723">
    <w:abstractNumId w:val="4"/>
  </w:num>
  <w:num w:numId="5" w16cid:durableId="309555236">
    <w:abstractNumId w:val="7"/>
  </w:num>
  <w:num w:numId="6" w16cid:durableId="337512711">
    <w:abstractNumId w:val="3"/>
  </w:num>
  <w:num w:numId="7" w16cid:durableId="215817378">
    <w:abstractNumId w:val="2"/>
  </w:num>
  <w:num w:numId="8" w16cid:durableId="1589391041">
    <w:abstractNumId w:val="1"/>
  </w:num>
  <w:num w:numId="9" w16cid:durableId="1591115020">
    <w:abstractNumId w:val="0"/>
  </w:num>
  <w:num w:numId="10" w16cid:durableId="980815088">
    <w:abstractNumId w:val="7"/>
    <w:lvlOverride w:ilvl="0">
      <w:startOverride w:val="1"/>
    </w:lvlOverride>
  </w:num>
  <w:num w:numId="11" w16cid:durableId="529421161">
    <w:abstractNumId w:val="7"/>
    <w:lvlOverride w:ilvl="0">
      <w:startOverride w:val="1"/>
    </w:lvlOverride>
  </w:num>
  <w:num w:numId="12" w16cid:durableId="511801902">
    <w:abstractNumId w:val="7"/>
    <w:lvlOverride w:ilvl="0">
      <w:startOverride w:val="1"/>
    </w:lvlOverride>
  </w:num>
  <w:num w:numId="13" w16cid:durableId="1491216302">
    <w:abstractNumId w:val="7"/>
    <w:lvlOverride w:ilvl="0">
      <w:startOverride w:val="1"/>
    </w:lvlOverride>
  </w:num>
  <w:num w:numId="14" w16cid:durableId="1134329685">
    <w:abstractNumId w:val="7"/>
    <w:lvlOverride w:ilvl="0">
      <w:startOverride w:val="1"/>
    </w:lvlOverride>
  </w:num>
  <w:num w:numId="15" w16cid:durableId="746920105">
    <w:abstractNumId w:val="7"/>
    <w:lvlOverride w:ilvl="0">
      <w:startOverride w:val="1"/>
    </w:lvlOverride>
  </w:num>
  <w:num w:numId="16" w16cid:durableId="1565603525">
    <w:abstractNumId w:val="7"/>
    <w:lvlOverride w:ilvl="0">
      <w:startOverride w:val="1"/>
    </w:lvlOverride>
  </w:num>
  <w:num w:numId="17" w16cid:durableId="291373811">
    <w:abstractNumId w:val="7"/>
    <w:lvlOverride w:ilvl="0">
      <w:startOverride w:val="1"/>
    </w:lvlOverride>
  </w:num>
  <w:num w:numId="18" w16cid:durableId="722605989">
    <w:abstractNumId w:val="7"/>
    <w:lvlOverride w:ilvl="0">
      <w:startOverride w:val="1"/>
    </w:lvlOverride>
  </w:num>
  <w:num w:numId="19" w16cid:durableId="1583905152">
    <w:abstractNumId w:val="7"/>
    <w:lvlOverride w:ilvl="0">
      <w:startOverride w:val="1"/>
    </w:lvlOverride>
  </w:num>
  <w:num w:numId="20" w16cid:durableId="1106117779">
    <w:abstractNumId w:val="7"/>
    <w:lvlOverride w:ilvl="0">
      <w:startOverride w:val="1"/>
    </w:lvlOverride>
  </w:num>
  <w:num w:numId="21" w16cid:durableId="9568988">
    <w:abstractNumId w:val="7"/>
    <w:lvlOverride w:ilvl="0">
      <w:startOverride w:val="1"/>
    </w:lvlOverride>
  </w:num>
  <w:num w:numId="22" w16cid:durableId="729696615">
    <w:abstractNumId w:val="7"/>
    <w:lvlOverride w:ilvl="0">
      <w:startOverride w:val="1"/>
    </w:lvlOverride>
  </w:num>
  <w:num w:numId="23" w16cid:durableId="1509634664">
    <w:abstractNumId w:val="7"/>
    <w:lvlOverride w:ilvl="0">
      <w:startOverride w:val="1"/>
    </w:lvlOverride>
  </w:num>
  <w:num w:numId="24" w16cid:durableId="255409556">
    <w:abstractNumId w:val="7"/>
    <w:lvlOverride w:ilvl="0">
      <w:startOverride w:val="1"/>
    </w:lvlOverride>
  </w:num>
  <w:num w:numId="25" w16cid:durableId="11998957">
    <w:abstractNumId w:val="7"/>
  </w:num>
  <w:num w:numId="26" w16cid:durableId="515770383">
    <w:abstractNumId w:val="7"/>
  </w:num>
  <w:num w:numId="27" w16cid:durableId="1237975607">
    <w:abstractNumId w:val="7"/>
  </w:num>
  <w:num w:numId="28" w16cid:durableId="1326588518">
    <w:abstractNumId w:val="7"/>
  </w:num>
  <w:num w:numId="29" w16cid:durableId="2102482123">
    <w:abstractNumId w:val="7"/>
  </w:num>
  <w:num w:numId="30" w16cid:durableId="1302810079">
    <w:abstractNumId w:val="7"/>
  </w:num>
  <w:num w:numId="31" w16cid:durableId="120611979">
    <w:abstractNumId w:val="7"/>
  </w:num>
  <w:num w:numId="32" w16cid:durableId="107408976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A16"/>
    <w:rsid w:val="00120554"/>
    <w:rsid w:val="0015074B"/>
    <w:rsid w:val="00227613"/>
    <w:rsid w:val="0029639D"/>
    <w:rsid w:val="0032299D"/>
    <w:rsid w:val="00326F90"/>
    <w:rsid w:val="00446B53"/>
    <w:rsid w:val="005F3480"/>
    <w:rsid w:val="007B7E17"/>
    <w:rsid w:val="007E4B20"/>
    <w:rsid w:val="009116C9"/>
    <w:rsid w:val="00AA1D8D"/>
    <w:rsid w:val="00B47730"/>
    <w:rsid w:val="00CB0664"/>
    <w:rsid w:val="00E7690D"/>
    <w:rsid w:val="00E831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C2AF6"/>
  <w14:defaultImageDpi w14:val="300"/>
  <w15:docId w15:val="{BBD53D89-FA9A-6241-8EC7-E711621DB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b/>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br/inpi/pt-br/servicos/marcas/arquivos/legislacao/manual_do_usuario_emarcas__versao_2_2_final_0.pdf" TargetMode="External"/><Relationship Id="rId13" Type="http://schemas.openxmlformats.org/officeDocument/2006/relationships/hyperlink" Target="https://www.youtube.com/watch?v=dqMuv6303YU"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manualzz.com/doc/5879187/inpi-sistema-e-marcas-manual-do-usu%C3%A1rio"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marcasja.com.br/blog/como-funciona-o-processo-de-recurso-contra-indeferimento-no-inpi/"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rcaxmarcas.com.br/e-possivel-o-registro-de-marca-ja-existente-no-inpi/" TargetMode="External"/><Relationship Id="rId5" Type="http://schemas.openxmlformats.org/officeDocument/2006/relationships/webSettings" Target="webSettings.xml"/><Relationship Id="rId15" Type="http://schemas.openxmlformats.org/officeDocument/2006/relationships/hyperlink" Target="https://rfa.legal/br/projetos-360/registro-de-marca/servicos/recurso-contra-indeferimento-registro-marca/" TargetMode="External"/><Relationship Id="rId23" Type="http://schemas.openxmlformats.org/officeDocument/2006/relationships/theme" Target="theme/theme1.xml"/><Relationship Id="rId10" Type="http://schemas.openxmlformats.org/officeDocument/2006/relationships/hyperlink" Target="https://www.gov.br/inpi/pt-br/assuntos/desenhos-industriais/arquivos/MinutaManualDI_cap07.pdf"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gov.br/inpi/pt-br/assuntos/desenhos-industriais/arquivos/MinutaManualDI_cap07.pdf" TargetMode="External"/><Relationship Id="rId14" Type="http://schemas.openxmlformats.org/officeDocument/2006/relationships/hyperlink" Target="https://manualdemarcas.inpi.gov.br/projects/manual/wiki/07_Recursos_e_processos_administrativos_de_nulidade"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2995</Words>
  <Characters>17072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2</cp:revision>
  <dcterms:created xsi:type="dcterms:W3CDTF">2026-06-24T01:27:00Z</dcterms:created>
  <dcterms:modified xsi:type="dcterms:W3CDTF">2026-06-24T01:27:00Z</dcterms:modified>
  <cp:category/>
</cp:coreProperties>
</file>