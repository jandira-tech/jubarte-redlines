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700DFB" w14:textId="18AC06AC" w:rsidR="006E27D0" w:rsidRDefault="006E27D0">
      <w:pPr>
        <w:rPr>
          <w:ins w:id="57" w:author="Arthur Souza Rodrigues" w:date="2026-06-28T01:09:00Z" w16du:dateUtc="2026-06-28T05:09:00Z"/>
        </w:rPr>
      </w:pPr>
    </w:p>
    <w:p w14:paraId="2313C800" w14:textId="6454BBE0" w:rsidR="00547A28" w:rsidRDefault="00000000">
      <w:pPr>
        <w:spacing w:after="20"/>
        <w:rPr>
          <w:del w:id="58" w:author="Arthur Souza Rodrigues" w:date="2026-06-28T01:09:00Z" w16du:dateUtc="2026-06-28T05:09:00Z"/>
        </w:rPr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46AD8225" w14:textId="1A88A8B6" w:rsidR="006E27D0" w:rsidRDefault="00000000">
      <w:pPr>
        <w:pPrChange w:id="59" w:author="Arthur Souza Rodrigues" w:date="2026-06-28T01:09:00Z" w16du:dateUtc="2026-06-28T05:09:00Z">
          <w:pPr>
            <w:spacing w:after="60"/>
          </w:pPr>
        </w:pPrChange>
      </w:pPr>
      <w:r w:rsidRPr="007848C7">
        <w:rPr>
          <w:color w:val="64748B"/>
        </w:rPr>
        <w:t xml:space="preserve">Project Charter &amp; Contributor Agreement         </w:t>
      </w:r>
    </w:p>
    <w:p w14:paraId="0966A2A8" w14:textId="77777777" w:rsidR="006E27D0" w:rsidRDefault="006E27D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60" w:author="Arthur Souza Rodrigues" w:date="2026-06-28T01:09:00Z" w16du:dateUtc="2026-06-28T05:09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61">
          <w:tblGrid>
            <w:gridCol w:w="3550"/>
            <w:gridCol w:w="1130"/>
            <w:gridCol w:w="4680"/>
          </w:tblGrid>
        </w:tblGridChange>
      </w:tblGrid>
      <w:tr w:rsidR="006E27D0" w14:paraId="6E60B121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62" w:author="Arthur Souza Rodrigues" w:date="2026-06-28T01:09:00Z" w16du:dateUtc="2026-06-28T05:09:00Z">
              <w:tcPr>
                <w:tcW w:w="3550" w:type="dxa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417AB902" w14:textId="77777777" w:rsidR="006E27D0" w:rsidRDefault="00A30BFA">
            <w:del w:id="63" w:author="Arthur Souza Rodrigues" w:date="2026-06-28T01:09:00Z" w16du:dateUtc="2026-06-28T05:09:00Z"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>
                <w:fldChar w:fldCharType="begin"/>
              </w:r>
              <w:r>
                <w:delInstrText>HYPERLINK "https://www.npmjs.com/package/@eigenpal/docx-js-editor"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>
                <w:fldChar w:fldCharType="end"/>
              </w:r>
            </w:del>
            <w:ins w:id="64" w:author="Arthur Souza Rodrigues" w:date="2026-06-28T01:09:00Z" w16du:dateUtc="2026-06-28T05:09:00Z">
              <w:r w:rsidR="00000000">
                <w:rPr>
                  <w:color w:val="64748B"/>
                  <w:sz w:val="20"/>
                  <w:szCs w:val="20"/>
                </w:rPr>
                <w:t xml:space="preserve">npm               </w:t>
              </w:r>
              <w:r w:rsidR="00000000">
                <w:fldChar w:fldCharType="begin"/>
              </w:r>
              <w:r w:rsidR="00000000">
                <w:instrText>HYPERLINK \h</w:instrText>
              </w:r>
              <w:r w:rsidR="00000000">
                <w:fldChar w:fldCharType="separate"/>
              </w:r>
              <w:r w:rsidR="00000000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 w:rsidR="00000000"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65" w:author="Arthur Souza Rodrigues" w:date="2026-06-28T01:09:00Z" w16du:dateUtc="2026-06-28T05:09:00Z">
              <w:tcPr>
                <w:tcW w:w="581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1C18617D" w14:textId="77777777" w:rsidR="006E27D0" w:rsidRDefault="0000000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del w:id="66" w:author="Arthur Souza Rodrigues" w:date="2026-06-28T01:09:00Z" w16du:dateUtc="2026-06-28T05:09:00Z">
              <w:r w:rsidR="00A30BFA">
                <w:fldChar w:fldCharType="begin"/>
              </w:r>
              <w:r w:rsidR="00A30BFA">
                <w:delInstrText>HYPERLINK "https://github.com/eigenpal/docx-editor" \h</w:delInstrText>
              </w:r>
              <w:r w:rsidR="00A30BFA">
                <w:fldChar w:fldCharType="separate"/>
              </w:r>
              <w:r w:rsidR="00A30BFA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 w:rsidR="00A30BFA">
                <w:fldChar w:fldCharType="end"/>
              </w:r>
            </w:del>
            <w:ins w:id="67" w:author="Arthur Souza Rodrigues" w:date="2026-06-28T01:09:00Z" w16du:dateUtc="2026-06-28T05:09:00Z">
              <w:r>
                <w:fldChar w:fldCharType="begin"/>
              </w:r>
              <w:r>
                <w:instrText>HYPERLINK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>
                <w:fldChar w:fldCharType="end"/>
              </w:r>
            </w:ins>
          </w:p>
        </w:tc>
      </w:tr>
    </w:tbl>
    <w:p w14:paraId="0E782C16" w14:textId="77777777" w:rsidR="006E27D0" w:rsidRDefault="00000000">
      <w:pPr>
        <w:pPrChange w:id="68" w:author="Arthur Souza Rodrigues" w:date="2026-06-28T01:09:00Z" w16du:dateUtc="2026-06-28T05:09:00Z">
          <w:pPr>
            <w:pBdr>
              <w:bottom w:val="single" w:sz="3" w:space="4" w:color="E2E8F0"/>
            </w:pBdr>
            <w:spacing w:before="300" w:after="80"/>
          </w:pPr>
        </w:pPrChange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33400D74" w14:textId="77777777" w:rsidR="006E27D0" w:rsidRDefault="00000000">
      <w:pPr>
        <w:pPrChange w:id="69" w:author="Arthur Souza Rodrigues" w:date="2026-06-28T01:09:00Z" w16du:dateUtc="2026-06-28T05:09:00Z">
          <w:pPr>
            <w:spacing w:before="60" w:after="60"/>
          </w:pPr>
        </w:pPrChange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no backend required           , no document data leaving the client.         </w:t>
      </w:r>
    </w:p>
    <w:p w14:paraId="3B50DD3A" w14:textId="77777777" w:rsidR="006E27D0" w:rsidRDefault="006E27D0">
      <w:pPr>
        <w:spacing w:before="60"/>
      </w:pPr>
    </w:p>
    <w:p w14:paraId="2843DBDA" w14:textId="77777777" w:rsidR="006E27D0" w:rsidRDefault="00000000">
      <w:pPr>
        <w:pPrChange w:id="70" w:author="Arthur Souza Rodrigues" w:date="2026-06-28T01:09:00Z" w16du:dateUtc="2026-06-28T05:09:00Z">
          <w:pPr>
            <w:spacing w:before="60" w:after="60"/>
          </w:pPr>
        </w:pPrChange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This library skips it           — OOXML is the canonical format throughout.         </w:t>
      </w:r>
    </w:p>
    <w:p w14:paraId="4E56159B" w14:textId="77777777" w:rsidR="006E27D0" w:rsidRDefault="006E27D0">
      <w:pPr>
        <w:spacing w:before="80"/>
      </w:pPr>
    </w:p>
    <w:p w14:paraId="5787CC39" w14:textId="07BD18C0" w:rsidR="006E27D0" w:rsidRDefault="006E27D0">
      <w:pPr>
        <w:rPr>
          <w:ins w:id="71" w:author="Arthur Souza Rodrigues" w:date="2026-06-28T01:09:00Z" w16du:dateUtc="2026-06-28T05:09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27D0" w14:paraId="5CB803D6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2F4E61" w14:textId="77777777" w:rsidR="00A30BFA" w:rsidRDefault="00000000">
            <w:pPr>
              <w:rPr>
                <w:del w:id="72" w:author="Arthur Souza Rodrigues" w:date="2026-06-28T01:09:00Z" w16du:dateUtc="2026-06-28T05:09:00Z"/>
              </w:rPr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52303C09" w14:textId="7C6B2DED" w:rsidR="006E27D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1F7BF3CC" w14:textId="77777777" w:rsidR="006E27D0" w:rsidRDefault="006E27D0"/>
          <w:p w14:paraId="71449A5F" w14:textId="77777777" w:rsidR="006E27D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6FE3105E" w14:textId="77777777" w:rsidR="006E27D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74F7C887" w14:textId="77777777" w:rsidR="006E27D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60D4CFE9" w14:textId="77777777" w:rsidR="006E27D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5F391AFF" w14:textId="77777777" w:rsidR="006E27D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2CCDA46B" w14:textId="77777777" w:rsidR="006E27D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68297968" w14:textId="77777777" w:rsidR="006E27D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1A237123" w14:textId="77777777" w:rsidR="006E27D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1A780475" w14:textId="77777777" w:rsidR="006E27D0" w:rsidRDefault="006E27D0">
      <w:pPr>
        <w:spacing w:before="160"/>
      </w:pPr>
    </w:p>
    <w:p w14:paraId="094FBC92" w14:textId="77777777" w:rsidR="006E27D0" w:rsidRDefault="00000000">
      <w:pPr>
        <w:pPrChange w:id="73" w:author="Arthur Souza Rodrigues" w:date="2026-06-28T01:09:00Z" w16du:dateUtc="2026-06-28T05:09:00Z">
          <w:pPr>
            <w:pBdr>
              <w:bottom w:val="single" w:sz="3" w:space="4" w:color="E2E8F0"/>
            </w:pBdr>
            <w:spacing w:before="300" w:after="80"/>
          </w:pPr>
        </w:pPrChange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5301EC21" w14:textId="77777777" w:rsidR="006E27D0" w:rsidRDefault="00000000">
      <w:pPr>
        <w:pPrChange w:id="74" w:author="Arthur Souza Rodrigues" w:date="2026-06-28T01:09:00Z" w16du:dateUtc="2026-06-28T05:09:00Z">
          <w:pPr>
            <w:spacing w:before="60" w:after="60"/>
          </w:pPr>
        </w:pPrChange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0BCC8595" w14:textId="77777777" w:rsidR="006E27D0" w:rsidRDefault="006E27D0">
      <w:pPr>
        <w:spacing w:before="80"/>
      </w:pPr>
    </w:p>
    <w:p w14:paraId="402D6591" w14:textId="36CDD56F" w:rsidR="006E27D0" w:rsidRDefault="006E27D0">
      <w:pPr>
        <w:rPr>
          <w:ins w:id="75" w:author="Arthur Souza Rodrigues" w:date="2026-06-28T01:09:00Z" w16du:dateUtc="2026-06-28T05:09:00Z"/>
        </w:rPr>
      </w:pPr>
    </w:p>
    <w:p w14:paraId="334AE0C7" w14:textId="15C85C00" w:rsidR="00547A28" w:rsidRDefault="00000000">
      <w:pPr>
        <w:spacing w:before="180" w:after="40"/>
        <w:rPr>
          <w:del w:id="76" w:author="Arthur Souza Rodrigues" w:date="2026-06-28T01:09:00Z" w16du:dateUtc="2026-06-28T05:09:00Z"/>
        </w:rPr>
      </w:pPr>
      <w:r>
        <w:rPr>
          <w:b/>
          <w:bCs/>
          <w:color w:val="0F172A"/>
        </w:rPr>
        <w:t xml:space="preserve">Suggestion mode         </w:t>
      </w:r>
    </w:p>
    <w:p w14:paraId="01CB7A1C" w14:textId="0DDAF01E" w:rsidR="006E27D0" w:rsidRDefault="00000000">
      <w:pPr>
        <w:pPrChange w:id="77" w:author="Arthur Souza Rodrigues" w:date="2026-06-28T01:09:00Z" w16du:dateUtc="2026-06-28T05:09:00Z">
          <w:pPr>
            <w:spacing w:before="60" w:after="60"/>
          </w:pPr>
        </w:pPrChange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761822D1" w14:textId="77777777" w:rsidR="006E27D0" w:rsidRDefault="006E27D0">
      <w:pPr>
        <w:spacing w:before="60"/>
      </w:pPr>
    </w:p>
    <w:p w14:paraId="3F32E77F" w14:textId="6698E172" w:rsidR="006E27D0" w:rsidRDefault="00000000">
      <w:pPr>
        <w:spacing w:before="80"/>
        <w:pPrChange w:id="78" w:author="Arthur Souza Rodrigues" w:date="2026-06-28T01:09:00Z" w16du:dateUtc="2026-06-28T05:09:00Z">
          <w:pPr>
            <w:spacing w:before="60" w:after="60"/>
          </w:pPr>
        </w:pPrChange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547A28" w:rsidRDefault="00547A28">
      <w:pPr>
        <w:spacing w:before="80"/>
        <w:rPr>
          <w:del w:id="79" w:author="Arthur Souza Rodrigues" w:date="2026-06-28T01:09:00Z" w16du:dateUtc="2026-06-28T05:09:00Z"/>
        </w:rPr>
      </w:pPr>
    </w:p>
    <w:p w14:paraId="1EE7C449" w14:textId="77777777" w:rsidR="006E27D0" w:rsidRDefault="00000000">
      <w:pPr>
        <w:pPrChange w:id="80" w:author="Arthur Souza Rodrigues" w:date="2026-06-28T01:09:00Z" w16du:dateUtc="2026-06-28T05:09:00Z">
          <w:pPr>
            <w:spacing w:before="180" w:after="40"/>
          </w:pPr>
        </w:pPrChange>
      </w:pPr>
      <w:r>
        <w:rPr>
          <w:b/>
          <w:bCs/>
          <w:color w:val="0F172A"/>
        </w:rPr>
        <w:t xml:space="preserve">Comments         </w:t>
      </w:r>
    </w:p>
    <w:p w14:paraId="3C61F37F" w14:textId="77777777" w:rsidR="006E27D0" w:rsidRDefault="00000000">
      <w:pPr>
        <w:pPrChange w:id="81" w:author="Arthur Souza Rodrigues" w:date="2026-06-28T01:09:00Z" w16du:dateUtc="2026-06-28T05:09:00Z">
          <w:pPr>
            <w:spacing w:before="60" w:after="60"/>
          </w:pPr>
        </w:pPrChange>
      </w:pPr>
      <w:r>
        <w:rPr>
          <w:color w:val="0F172A"/>
        </w:rPr>
        <w:lastRenderedPageBreak/>
        <w:t xml:space="preserve">Select text and click the floating button on the page edge to         </w:t>
      </w:r>
      <w:commentRangeStart w:id="82"/>
      <w:r>
        <w:rPr>
          <w:color w:val="0F172A"/>
        </w:rPr>
        <w:t xml:space="preserve">add a comment anchored to that selection         </w:t>
      </w:r>
      <w:commentRangeEnd w:id="82"/>
      <w:r>
        <w:rPr>
          <w:rStyle w:val="CommentReference"/>
          <w:color w:val="0F172A"/>
          <w:sz w:val="24"/>
          <w:szCs w:val="24"/>
        </w:rPr>
        <w:commentReference w:id="82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14C713D9" w14:textId="77777777" w:rsidR="006E27D0" w:rsidRDefault="006E27D0">
      <w:pPr>
        <w:spacing w:before="60"/>
      </w:pPr>
    </w:p>
    <w:p w14:paraId="345134F7" w14:textId="77777777" w:rsidR="006E27D0" w:rsidRDefault="00000000">
      <w:pPr>
        <w:pPrChange w:id="83" w:author="Arthur Souza Rodrigues" w:date="2026-06-28T01:09:00Z" w16du:dateUtc="2026-06-28T05:09:00Z">
          <w:pPr>
            <w:spacing w:before="60" w:after="60"/>
          </w:pPr>
        </w:pPrChange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2A69A5FF" w14:textId="77777777" w:rsidR="006E27D0" w:rsidRDefault="006E27D0">
      <w:pPr>
        <w:spacing w:before="80"/>
      </w:pPr>
    </w:p>
    <w:p w14:paraId="3211FF4E" w14:textId="77777777" w:rsidR="006E27D0" w:rsidRDefault="00000000">
      <w:pPr>
        <w:pPrChange w:id="84" w:author="Arthur Souza Rodrigues" w:date="2026-06-28T01:09:00Z" w16du:dateUtc="2026-06-28T05:09:00Z">
          <w:pPr>
            <w:spacing w:before="180" w:after="40"/>
          </w:pPr>
        </w:pPrChange>
      </w:pPr>
      <w:r>
        <w:rPr>
          <w:b/>
          <w:bCs/>
          <w:color w:val="0F172A"/>
        </w:rPr>
        <w:t xml:space="preserve">Agent-friendly         </w:t>
      </w:r>
    </w:p>
    <w:p w14:paraId="777C1ABD" w14:textId="77777777" w:rsidR="006E27D0" w:rsidRDefault="00000000">
      <w:pPr>
        <w:pPrChange w:id="85" w:author="Arthur Souza Rodrigues" w:date="2026-06-28T01:09:00Z" w16du:dateUtc="2026-06-28T05:09:00Z">
          <w:pPr>
            <w:spacing w:before="60" w:after="60"/>
          </w:pPr>
        </w:pPrChange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6F1AC8D5" w14:textId="77777777" w:rsidR="006E27D0" w:rsidRDefault="006E27D0">
      <w:pPr>
        <w:spacing w:before="160"/>
      </w:pPr>
    </w:p>
    <w:p w14:paraId="71977D1A" w14:textId="77777777" w:rsidR="006E27D0" w:rsidRDefault="00000000">
      <w:pPr>
        <w:pPrChange w:id="86" w:author="Arthur Souza Rodrigues" w:date="2026-06-28T01:09:00Z" w16du:dateUtc="2026-06-28T05:09:00Z">
          <w:pPr>
            <w:pBdr>
              <w:bottom w:val="single" w:sz="3" w:space="4" w:color="E2E8F0"/>
            </w:pBdr>
            <w:spacing w:before="300" w:after="80"/>
          </w:pPr>
        </w:pPrChange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5BA733AC" w14:textId="77777777" w:rsidR="006E27D0" w:rsidRDefault="00000000">
      <w:pPr>
        <w:pPrChange w:id="87" w:author="Arthur Souza Rodrigues" w:date="2026-06-28T01:09:00Z" w16du:dateUtc="2026-06-28T05:09:00Z">
          <w:pPr>
            <w:spacing w:before="60" w:after="60"/>
          </w:pPr>
        </w:pPrChange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3876369C" w14:textId="77777777" w:rsidR="006E27D0" w:rsidRDefault="006E27D0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6E27D0" w14:paraId="6686A1C2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9D272" w14:textId="77777777" w:rsidR="006E27D0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B15BD" w14:textId="77777777" w:rsidR="006E27D0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DC196" w14:textId="77777777" w:rsidR="006E27D0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86DBC" w14:textId="77777777" w:rsidR="006E27D0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6E27D0" w14:paraId="17A02223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5F86EDC" w14:textId="77777777" w:rsidR="006E27D0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6C1D087" w14:textId="77777777" w:rsidR="006E27D0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469A661" w14:textId="77777777" w:rsidR="006E27D0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20C130" w14:textId="77777777" w:rsidR="006E27D0" w:rsidRDefault="0000000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6E27D0" w14:paraId="7EFC5E4B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54A4811" w14:textId="77777777" w:rsidR="006E27D0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DBBAC96" w14:textId="77777777" w:rsidR="006E27D0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3D8CC6F" w14:textId="77777777" w:rsidR="006E27D0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27A547" w14:textId="77777777" w:rsidR="006E27D0" w:rsidRDefault="0000000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6E27D0" w14:paraId="7B545F60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2BA6AB8" w14:textId="77777777" w:rsidR="006E27D0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49CD7E8" w14:textId="77777777" w:rsidR="006E27D0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13A891" w14:textId="77777777" w:rsidR="006E27D0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366885" w14:textId="77777777" w:rsidR="006E27D0" w:rsidRDefault="0000000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6E27D0" w14:paraId="711B4EC8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DBE20C" w14:textId="77777777" w:rsidR="006E27D0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7BDDE0" w14:textId="77777777" w:rsidR="006E27D0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EFB8310" w14:textId="77777777" w:rsidR="006E27D0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1DFC87E" w14:textId="77777777" w:rsidR="006E27D0" w:rsidRDefault="0000000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6E27D0" w14:paraId="2387D15D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FAA33A9" w14:textId="77777777" w:rsidR="006E27D0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F8CAE89" w14:textId="77777777" w:rsidR="006E27D0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10BD4C" w14:textId="77777777" w:rsidR="006E27D0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43AEC4B" w14:textId="77777777" w:rsidR="006E27D0" w:rsidRDefault="0000000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6E27D0" w14:paraId="0EE28587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C77A7A4" w14:textId="77777777" w:rsidR="006E27D0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56703AA" w14:textId="77777777" w:rsidR="006E27D0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04565D" w14:textId="77777777" w:rsidR="006E27D0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2242C" w14:textId="77777777" w:rsidR="006E27D0" w:rsidRDefault="0000000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6E27D0" w14:paraId="6629CD2E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32941D8" w14:textId="77777777" w:rsidR="006E27D0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CFBEFC" w14:textId="77777777" w:rsidR="006E27D0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DE6FE9" w14:textId="77777777" w:rsidR="006E27D0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78177C" w14:textId="77777777" w:rsidR="006E27D0" w:rsidRDefault="0000000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6CB15572" w14:textId="77777777" w:rsidR="006E27D0" w:rsidRDefault="006E27D0">
      <w:pPr>
        <w:spacing w:before="80"/>
      </w:pPr>
    </w:p>
    <w:p w14:paraId="6A27DA4B" w14:textId="77777777" w:rsidR="006E27D0" w:rsidRDefault="00000000">
      <w:r>
        <w:br w:type="page"/>
      </w:r>
    </w:p>
    <w:p w14:paraId="219D9206" w14:textId="7D8B6000" w:rsidR="00547A28" w:rsidRDefault="00000000">
      <w:pPr>
        <w:spacing w:before="180" w:after="40"/>
        <w:rPr>
          <w:del w:id="88" w:author="Arthur Souza Rodrigues" w:date="2026-06-28T01:09:00Z" w16du:dateUtc="2026-06-28T05:09:00Z"/>
        </w:rPr>
      </w:pPr>
      <w:del w:id="89" w:author="Arthur Souza Rodrigues" w:date="2026-06-28T01:09:00Z" w16du:dateUtc="2026-06-28T05:09:00Z">
        <w:r>
          <w:rPr>
            <w:b/>
            <w:bCs/>
            <w:color w:val="0F172A"/>
          </w:rPr>
          <w:lastRenderedPageBreak/>
          <w:delText xml:space="preserve">Ref methods         </w:delText>
        </w:r>
      </w:del>
    </w:p>
    <w:p w14:paraId="15EE4E09" w14:textId="373ECA1B" w:rsidR="006E27D0" w:rsidRDefault="006E27D0">
      <w:pPr>
        <w:rPr>
          <w:ins w:id="90" w:author="Arthur Souza Rodrigues" w:date="2026-06-28T01:09:00Z" w16du:dateUtc="2026-06-28T05:09:00Z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PrChange w:id="91" w:author="Arthur Souza Rodrigues" w:date="2026-06-28T01:09:00Z" w16du:dateUtc="2026-06-28T05:09:00Z">
          <w:tblPr>
            <w:tblW w:w="9360" w:type="dxa"/>
            <w:tblInd w:w="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3295"/>
        <w:gridCol w:w="3438"/>
        <w:tblGridChange w:id="92">
          <w:tblGrid>
            <w:gridCol w:w="10"/>
            <w:gridCol w:w="3285"/>
            <w:gridCol w:w="2637"/>
            <w:gridCol w:w="801"/>
            <w:gridCol w:w="2637"/>
          </w:tblGrid>
        </w:tblGridChange>
      </w:tblGrid>
      <w:tr w:rsidR="006E27D0" w14:paraId="5269F08F" w14:textId="77777777">
        <w:trPr>
          <w:trPrChange w:id="93" w:author="Arthur Souza Rodrigues" w:date="2026-06-28T01:09:00Z" w16du:dateUtc="2026-06-28T05:09:00Z">
            <w:trPr>
              <w:gridBefore w:val="1"/>
            </w:trPr>
          </w:trPrChange>
        </w:trPr>
        <w:tc>
          <w:tcPr>
            <w:tcW w:w="1136" w:type="dxa"/>
            <w:hideMark/>
            <w:tcPrChange w:id="94" w:author="Arthur Souza Rodrigues" w:date="2026-06-28T01:09:00Z" w16du:dateUtc="2026-06-28T05:09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  <w:hideMark/>
              </w:tcPr>
            </w:tcPrChange>
          </w:tcPr>
          <w:p w14:paraId="6E61B27B" w14:textId="7FBD79BF" w:rsidR="006E27D0" w:rsidRDefault="00000000">
            <w:ins w:id="95" w:author="Arthur Souza Rodrigues" w:date="2026-06-28T01:09:00Z" w16du:dateUtc="2026-06-28T05:09:00Z">
              <w:r>
                <w:rPr>
                  <w:b/>
                  <w:bCs/>
                  <w:color w:val="0F172A"/>
                </w:rPr>
                <w:t xml:space="preserve">Ref methods         </w:t>
              </w:r>
            </w:ins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50903AF" w14:textId="77777777" w:rsidR="006E27D0" w:rsidRDefault="006E27D0"/>
          <w:p w14:paraId="35DF1E47" w14:textId="77777777" w:rsidR="006E27D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4B994B21" w14:textId="77777777" w:rsidR="006E27D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52E419D0" w14:textId="77777777" w:rsidR="006E27D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13BF1ED3" w14:textId="77777777" w:rsidR="006E27D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260E4B76" w14:textId="77777777" w:rsidR="006E27D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  <w:tc>
          <w:tcPr>
            <w:tcW w:w="3438" w:type="dxa"/>
            <w:cellIns w:id="96" w:author="Arthur Souza Rodrigues" w:date="2026-06-28T01:09:00Z"/>
            <w:hideMark/>
            <w:tcPrChange w:id="97" w:author="Arthur Souza Rodrigues" w:date="2026-06-28T01:09:00Z" w16du:dateUtc="2026-06-28T05:09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  <w:cellIns w:id="98" w:author="Arthur Souza Rodrigues" w:date="2026-06-28T01:09:00Z"/>
                <w:hideMark/>
              </w:tcPr>
            </w:tcPrChange>
          </w:tcPr>
          <w:p w14:paraId="5F04B393" w14:textId="22F49291" w:rsidR="006E27D0" w:rsidRDefault="006E27D0"/>
        </w:tc>
      </w:tr>
    </w:tbl>
    <w:p w14:paraId="083B956C" w14:textId="1BA79A06" w:rsidR="006E27D0" w:rsidRDefault="006E27D0">
      <w:pPr>
        <w:pPrChange w:id="99" w:author="Arthur Souza Rodrigues" w:date="2026-06-28T01:09:00Z" w16du:dateUtc="2026-06-28T05:09:00Z">
          <w:pPr>
            <w:spacing w:before="160"/>
          </w:pPr>
        </w:pPrChange>
      </w:pPr>
    </w:p>
    <w:p w14:paraId="3F190000" w14:textId="5C749680" w:rsidR="00547A28" w:rsidRDefault="00000000">
      <w:pPr>
        <w:pBdr>
          <w:bottom w:val="single" w:sz="3" w:space="4" w:color="E2E8F0"/>
        </w:pBdr>
        <w:spacing w:before="300" w:after="80"/>
        <w:rPr>
          <w:del w:id="100" w:author="Arthur Souza Rodrigues" w:date="2026-06-28T01:09:00Z" w16du:dateUtc="2026-06-28T05:09:00Z"/>
        </w:rPr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373AE6D6" w14:textId="5074149F" w:rsidR="006E27D0" w:rsidRDefault="00000000">
      <w:pPr>
        <w:pPrChange w:id="101" w:author="Arthur Souza Rodrigues" w:date="2026-06-28T01:09:00Z" w16du:dateUtc="2026-06-28T05:09:00Z">
          <w:pPr>
            <w:spacing w:before="60" w:after="60"/>
          </w:pPr>
        </w:pPrChange>
      </w:pPr>
      <w:r>
        <w:rPr>
          <w:color w:val="0F172A"/>
        </w:rPr>
        <w:t xml:space="preserve">Read         </w:t>
      </w:r>
      <w:del w:id="102" w:author="Arthur Souza Rodrigues" w:date="2026-06-28T01:09:00Z" w16du:dateUtc="2026-06-28T05:09:00Z">
        <w:r w:rsidR="00547A28">
          <w:fldChar w:fldCharType="begin"/>
        </w:r>
        <w:r w:rsidR="00547A28">
          <w:delInstrText>HYPERLINK "https://github.com/eigenpal/docx-editor/blob/main/docs/PLUGINS.md" \h</w:delInstrText>
        </w:r>
        <w:r w:rsidR="00547A28">
          <w:fldChar w:fldCharType="separate"/>
        </w:r>
        <w:r w:rsidR="00547A28"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 w:rsidR="00547A28">
          <w:fldChar w:fldCharType="end"/>
        </w:r>
      </w:del>
      <w:ins w:id="103" w:author="Arthur Souza Rodrigues" w:date="2026-06-28T01:09:00Z" w16du:dateUtc="2026-06-28T05:09:00Z">
        <w:r>
          <w:fldChar w:fldCharType="begin"/>
        </w:r>
        <w:r>
          <w:instrText>HYPERLINK \h</w: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>
          <w:fldChar w:fldCharType="end"/>
        </w:r>
      </w:ins>
      <w:r>
        <w:rPr>
          <w:color w:val="0F172A"/>
        </w:rPr>
        <w:t xml:space="preserve">before opening a pull request that touches the plugin API.         </w:t>
      </w:r>
    </w:p>
    <w:p w14:paraId="69B66114" w14:textId="77777777" w:rsidR="006E27D0" w:rsidRDefault="006E27D0">
      <w:pPr>
        <w:spacing w:before="60"/>
      </w:pPr>
    </w:p>
    <w:p w14:paraId="14B72518" w14:textId="1047F74C" w:rsidR="006E27D0" w:rsidRDefault="006E27D0">
      <w:pPr>
        <w:rPr>
          <w:ins w:id="104" w:author="Arthur Souza Rodrigues" w:date="2026-06-28T01:09:00Z" w16du:dateUtc="2026-06-28T05:09:00Z"/>
        </w:rPr>
      </w:pPr>
    </w:p>
    <w:p w14:paraId="5D0DEE00" w14:textId="77777777" w:rsidR="00547A28" w:rsidRDefault="00000000">
      <w:pPr>
        <w:spacing w:before="180" w:after="40"/>
        <w:rPr>
          <w:del w:id="105" w:author="Arthur Souza Rodrigues" w:date="2026-06-28T01:09:00Z" w16du:dateUtc="2026-06-28T05:09:00Z"/>
        </w:rPr>
      </w:pPr>
      <w:r>
        <w:rPr>
          <w:b/>
          <w:bCs/>
          <w:color w:val="0F172A"/>
        </w:rPr>
        <w:t xml:space="preserve">Ground rules         </w:t>
      </w:r>
    </w:p>
    <w:p w14:paraId="11866B52" w14:textId="230CDB32" w:rsidR="006E27D0" w:rsidRDefault="00000000">
      <w:pPr>
        <w:pPrChange w:id="106" w:author="Arthur Souza Rodrigues" w:date="2026-06-28T01:09:00Z" w16du:dateUtc="2026-06-28T05:09:00Z">
          <w:pPr>
            <w:pStyle w:val="ListParagraph"/>
            <w:numPr>
              <w:numId w:val="11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6CCFDAD7" w14:textId="77777777" w:rsidR="006E27D0" w:rsidRDefault="00000000">
      <w:pPr>
        <w:pPrChange w:id="107" w:author="Arthur Souza Rodrigues" w:date="2026-06-28T01:09:00Z" w16du:dateUtc="2026-06-28T05:09:00Z">
          <w:pPr>
            <w:pStyle w:val="ListParagraph"/>
            <w:numPr>
              <w:numId w:val="11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7D0B50D4" w14:textId="77777777" w:rsidR="006E27D0" w:rsidRDefault="00000000">
      <w:pPr>
        <w:pPrChange w:id="108" w:author="Arthur Souza Rodrigues" w:date="2026-06-28T01:09:00Z" w16du:dateUtc="2026-06-28T05:09:00Z">
          <w:pPr>
            <w:pStyle w:val="ListParagraph"/>
            <w:numPr>
              <w:numId w:val="11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Avoid intermediate HTML serialisation where possible.           </w:t>
      </w:r>
    </w:p>
    <w:p w14:paraId="3628D66B" w14:textId="77777777" w:rsidR="006E27D0" w:rsidRDefault="00000000">
      <w:pPr>
        <w:pPrChange w:id="109" w:author="Arthur Souza Rodrigues" w:date="2026-06-28T01:09:00Z" w16du:dateUtc="2026-06-28T05:09:00Z">
          <w:pPr>
            <w:pStyle w:val="ListParagraph"/>
            <w:numPr>
              <w:numId w:val="11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57B69505" w14:textId="77777777" w:rsidR="006E27D0" w:rsidRDefault="006E27D0">
      <w:pPr>
        <w:spacing w:before="80"/>
      </w:pPr>
    </w:p>
    <w:p w14:paraId="127FCBF8" w14:textId="77777777" w:rsidR="006E27D0" w:rsidRDefault="00000000">
      <w:pPr>
        <w:pPrChange w:id="110" w:author="Arthur Souza Rodrigues" w:date="2026-06-28T01:09:00Z" w16du:dateUtc="2026-06-28T05:09:00Z">
          <w:pPr>
            <w:spacing w:before="180" w:after="40"/>
          </w:pPr>
        </w:pPrChange>
      </w:pPr>
      <w:r>
        <w:rPr>
          <w:b/>
          <w:bCs/>
          <w:color w:val="0F172A"/>
        </w:rPr>
        <w:t xml:space="preserve">Dev setup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PrChange w:id="111" w:author="Arthur Souza Rodrigues" w:date="2026-06-28T01:09:00Z" w16du:dateUtc="2026-06-28T05:09:00Z">
          <w:tblPr>
            <w:tblW w:w="9360" w:type="dxa"/>
            <w:tblInd w:w="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813"/>
        <w:gridCol w:w="3438"/>
        <w:tblGridChange w:id="112">
          <w:tblGrid>
            <w:gridCol w:w="10"/>
            <w:gridCol w:w="1803"/>
            <w:gridCol w:w="3438"/>
            <w:gridCol w:w="681"/>
            <w:gridCol w:w="3438"/>
          </w:tblGrid>
        </w:tblGridChange>
      </w:tblGrid>
      <w:tr w:rsidR="006E27D0" w14:paraId="252581ED" w14:textId="77777777">
        <w:trPr>
          <w:trPrChange w:id="113" w:author="Arthur Souza Rodrigues" w:date="2026-06-28T01:09:00Z" w16du:dateUtc="2026-06-28T05:09:00Z">
            <w:trPr>
              <w:gridBefore w:val="1"/>
            </w:trPr>
          </w:trPrChange>
        </w:trPr>
        <w:tc>
          <w:tcPr>
            <w:tcW w:w="1136" w:type="dxa"/>
            <w:hideMark/>
            <w:tcPrChange w:id="114" w:author="Arthur Souza Rodrigues" w:date="2026-06-28T01:09:00Z" w16du:dateUtc="2026-06-28T05:09:00Z">
              <w:tcPr>
                <w:tcW w:w="9360" w:type="dxa"/>
                <w:gridSpan w:val="3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  <w:hideMark/>
              </w:tcPr>
            </w:tcPrChange>
          </w:tcPr>
          <w:p w14:paraId="4BC092D4" w14:textId="3F41DEE9" w:rsidR="006E27D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35CDAF86" w14:textId="77777777" w:rsidR="006E27D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  <w:tc>
          <w:tcPr>
            <w:tcW w:w="3438" w:type="dxa"/>
            <w:cellIns w:id="115" w:author="Arthur Souza Rodrigues" w:date="2026-06-28T01:09:00Z"/>
            <w:hideMark/>
            <w:tcPrChange w:id="116" w:author="Arthur Souza Rodrigues" w:date="2026-06-28T01:09:00Z" w16du:dateUtc="2026-06-28T05:09:00Z">
              <w:tcPr>
                <w:tcW w:w="9360" w:type="dxa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  <w:cellIns w:id="117" w:author="Arthur Souza Rodrigues" w:date="2026-06-28T01:09:00Z"/>
                <w:hideMark/>
              </w:tcPr>
            </w:tcPrChange>
          </w:tcPr>
          <w:p w14:paraId="02D7A019" w14:textId="5D117100" w:rsidR="006E27D0" w:rsidRDefault="006E27D0"/>
        </w:tc>
      </w:tr>
    </w:tbl>
    <w:p w14:paraId="2BA3A620" w14:textId="689A8600" w:rsidR="00547A28" w:rsidRDefault="00547A28">
      <w:pPr>
        <w:spacing w:before="200"/>
        <w:rPr>
          <w:del w:id="118" w:author="Arthur Souza Rodrigues" w:date="2026-06-28T01:09:00Z" w16du:dateUtc="2026-06-28T05:09:00Z"/>
        </w:rPr>
      </w:pPr>
    </w:p>
    <w:p w14:paraId="4029756D" w14:textId="77777777" w:rsidR="006E27D0" w:rsidRDefault="00000000">
      <w:pPr>
        <w:pPrChange w:id="119" w:author="Arthur Souza Rodrigues" w:date="2026-06-28T01:09:00Z" w16du:dateUtc="2026-06-28T05:09:00Z">
          <w:pPr>
            <w:pBdr>
              <w:bottom w:val="single" w:sz="3" w:space="4" w:color="E2E8F0"/>
            </w:pBdr>
            <w:spacing w:before="300" w:after="80"/>
          </w:pPr>
        </w:pPrChange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118ABBAE" w14:textId="77777777" w:rsidR="006E27D0" w:rsidRDefault="006E27D0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E27D0" w14:paraId="7332CAAC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24EB6F7" w14:textId="77777777" w:rsidR="006E27D0" w:rsidRDefault="00000000">
            <w:pPr>
              <w:pPrChange w:id="120" w:author="Arthur Souza Rodrigues" w:date="2026-06-28T01:09:00Z" w16du:dateUtc="2026-06-28T05:09:00Z">
                <w:pPr>
                  <w:spacing w:after="8"/>
                </w:pPr>
              </w:pPrChange>
            </w:pPr>
            <w:r w:rsidRPr="007848C7">
              <w:rPr>
                <w:b/>
                <w:color w:val="0F172A"/>
              </w:rPr>
              <w:t xml:space="preserve">EigenPal               </w:t>
            </w:r>
          </w:p>
          <w:p w14:paraId="70CDD068" w14:textId="77777777" w:rsidR="006E27D0" w:rsidRDefault="00000000">
            <w:pPr>
              <w:pPrChange w:id="121" w:author="Arthur Souza Rodrigues" w:date="2026-06-28T01:09:00Z" w16du:dateUtc="2026-06-28T05:09:00Z">
                <w:pPr>
                  <w:spacing w:after="320"/>
                </w:pPr>
              </w:pPrChange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22C12C34" w14:textId="77777777" w:rsidR="006E27D0" w:rsidRDefault="006E27D0">
            <w:pPr>
              <w:pBdr>
                <w:bottom w:val="single" w:sz="3" w:space="1" w:color="E2E8F0"/>
              </w:pBdr>
              <w:spacing w:after="60"/>
            </w:pPr>
          </w:p>
          <w:p w14:paraId="67C99B7C" w14:textId="77777777" w:rsidR="006E27D0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3C5EC0A9" w14:textId="77777777" w:rsidR="006E27D0" w:rsidRDefault="00000000">
            <w:pPr>
              <w:pPrChange w:id="122" w:author="Arthur Souza Rodrigues" w:date="2026-06-28T01:09:00Z" w16du:dateUtc="2026-06-28T05:09:00Z">
                <w:pPr>
                  <w:spacing w:after="8"/>
                </w:pPr>
              </w:pPrChange>
            </w:pPr>
            <w:r w:rsidRPr="007848C7">
              <w:rPr>
                <w:b/>
                <w:color w:val="0F172A"/>
              </w:rPr>
              <w:t xml:space="preserve">Contributor               </w:t>
            </w:r>
          </w:p>
          <w:p w14:paraId="1A11DA5B" w14:textId="77777777" w:rsidR="006E27D0" w:rsidRDefault="00000000">
            <w:pPr>
              <w:pPrChange w:id="123" w:author="Arthur Souza Rodrigues" w:date="2026-06-28T01:09:00Z" w16du:dateUtc="2026-06-28T05:09:00Z">
                <w:pPr>
                  <w:spacing w:after="320"/>
                </w:pPr>
              </w:pPrChange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39F2890F" w14:textId="77777777" w:rsidR="006E27D0" w:rsidRDefault="006E27D0">
            <w:pPr>
              <w:pBdr>
                <w:bottom w:val="single" w:sz="3" w:space="1" w:color="E2E8F0"/>
              </w:pBdr>
              <w:spacing w:after="60"/>
            </w:pPr>
          </w:p>
          <w:p w14:paraId="2880E08A" w14:textId="77777777" w:rsidR="006E27D0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7E961FB1" w14:textId="77777777" w:rsidR="006E27D0" w:rsidRDefault="006E27D0"/>
    <w:sectPr w:rsidR="006E27D0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0"/>
      <w:sectPrChange w:id="128" w:author="Arthur Souza Rodrigues" w:date="2026-06-28T01:09:00Z" w16du:dateUtc="2026-06-28T05:09:00Z">
        <w:sectPr w:rsidR="006E27D0">
          <w:pgMar w:top="1300" w:right="1440" w:bottom="1300" w:left="1440" w:header="708" w:footer="708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82" w:author="User" w:date="2026-03-05T19:41:00Z" w:initials="">
    <w:p w14:paraId="456E2E6B" w14:textId="77777777" w:rsidR="00547A28" w:rsidRDefault="00000000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DC0B6B" w14:textId="77777777" w:rsidR="00685F8C" w:rsidRDefault="00685F8C">
      <w:r>
        <w:separator/>
      </w:r>
    </w:p>
  </w:endnote>
  <w:endnote w:type="continuationSeparator" w:id="0">
    <w:p w14:paraId="423827BA" w14:textId="77777777" w:rsidR="00685F8C" w:rsidRDefault="00685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B89109" w14:textId="77777777" w:rsidR="007848C7" w:rsidRDefault="00000000">
    <w:pPr>
      <w:pStyle w:val="Footer"/>
      <w:pPrChange w:id="126" w:author="Arthur Souza Rodrigues" w:date="2026-06-28T01:09:00Z" w16du:dateUtc="2026-06-28T05:09:00Z">
        <w:pPr>
          <w:pBdr>
            <w:top w:val="single" w:sz="2" w:space="1" w:color="E2E8F0"/>
          </w:pBdr>
          <w:spacing w:before="80"/>
          <w:jc w:val="center"/>
        </w:pPr>
      </w:pPrChange>
    </w:pPr>
    <w:del w:id="127" w:author="Arthur Souza Rodrigues" w:date="2026-06-28T01:09:00Z" w16du:dateUtc="2026-06-28T05:09:00Z">
      <w:r>
        <w:rPr>
          <w:color w:val="64748B"/>
          <w:sz w:val="20"/>
          <w:szCs w:val="20"/>
        </w:rPr>
        <w:delText xml:space="preserve">Page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of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·       </w:delText>
      </w:r>
      <w:r w:rsidR="00547A28">
        <w:fldChar w:fldCharType="begin"/>
      </w:r>
      <w:r w:rsidR="00547A28">
        <w:delInstrText>HYPERLINK \h</w:delInstrText>
      </w:r>
      <w:r w:rsidR="00547A28">
        <w:fldChar w:fldCharType="separate"/>
      </w:r>
      <w:r w:rsidR="00547A28">
        <w:rPr>
          <w:color w:val="64748B"/>
          <w:sz w:val="20"/>
          <w:szCs w:val="20"/>
        </w:rPr>
        <w:delText xml:space="preserve">eigenpal.com         </w:delText>
      </w:r>
      <w:r w:rsidR="00547A28"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6A3192" w14:textId="77777777" w:rsidR="00685F8C" w:rsidRDefault="00685F8C">
      <w:r>
        <w:separator/>
      </w:r>
    </w:p>
  </w:footnote>
  <w:footnote w:type="continuationSeparator" w:id="0">
    <w:p w14:paraId="26DE69F0" w14:textId="77777777" w:rsidR="00685F8C" w:rsidRDefault="00685F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D52D2C" w14:textId="77777777" w:rsidR="007848C7" w:rsidRDefault="00000000">
    <w:pPr>
      <w:pStyle w:val="Header"/>
      <w:pPrChange w:id="124" w:author="Arthur Souza Rodrigues" w:date="2026-06-28T01:09:00Z" w16du:dateUtc="2026-06-28T05:09:00Z">
        <w:pPr>
          <w:pBdr>
            <w:bottom w:val="single" w:sz="2" w:space="1" w:color="E2E8F0"/>
          </w:pBdr>
          <w:jc w:val="center"/>
        </w:pPr>
      </w:pPrChange>
    </w:pPr>
    <w:del w:id="125" w:author="Arthur Souza Rodrigues" w:date="2026-06-28T01:09:00Z" w16du:dateUtc="2026-06-28T05:09:00Z">
      <w:r>
        <w:rPr>
          <w:color w:val="64748B"/>
          <w:sz w:val="20"/>
          <w:szCs w:val="20"/>
        </w:rPr>
        <w:delText xml:space="preserve">Docx Editor: Project Charter &amp; Contributor Agreement       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06B26"/>
    <w:multiLevelType w:val="hybridMultilevel"/>
    <w:tmpl w:val="DDE8B812"/>
    <w:lvl w:ilvl="0" w:tplc="25A490FC">
      <w:start w:val="1"/>
      <w:numFmt w:val="bullet"/>
      <w:lvlText w:val="–"/>
      <w:lvlJc w:val="left"/>
      <w:pPr>
        <w:ind w:left="640" w:hanging="320"/>
      </w:pPr>
    </w:lvl>
    <w:lvl w:ilvl="1" w:tplc="837C9170">
      <w:numFmt w:val="decimal"/>
      <w:lvlText w:val=""/>
      <w:lvlJc w:val="left"/>
    </w:lvl>
    <w:lvl w:ilvl="2" w:tplc="1F4C11A0">
      <w:numFmt w:val="decimal"/>
      <w:lvlText w:val=""/>
      <w:lvlJc w:val="left"/>
    </w:lvl>
    <w:lvl w:ilvl="3" w:tplc="9D08B5FE">
      <w:numFmt w:val="decimal"/>
      <w:lvlText w:val=""/>
      <w:lvlJc w:val="left"/>
    </w:lvl>
    <w:lvl w:ilvl="4" w:tplc="4ADC650E">
      <w:numFmt w:val="decimal"/>
      <w:lvlText w:val=""/>
      <w:lvlJc w:val="left"/>
    </w:lvl>
    <w:lvl w:ilvl="5" w:tplc="641ABCCE">
      <w:numFmt w:val="decimal"/>
      <w:lvlText w:val=""/>
      <w:lvlJc w:val="left"/>
    </w:lvl>
    <w:lvl w:ilvl="6" w:tplc="DD442880">
      <w:numFmt w:val="decimal"/>
      <w:lvlText w:val=""/>
      <w:lvlJc w:val="left"/>
    </w:lvl>
    <w:lvl w:ilvl="7" w:tplc="1F1A8114">
      <w:numFmt w:val="decimal"/>
      <w:lvlText w:val=""/>
      <w:lvlJc w:val="left"/>
    </w:lvl>
    <w:lvl w:ilvl="8" w:tplc="5F42CBC8">
      <w:numFmt w:val="decimal"/>
      <w:lvlText w:val=""/>
      <w:lvlJc w:val="left"/>
    </w:lvl>
  </w:abstractNum>
  <w:abstractNum w:abstractNumId="1" w15:restartNumberingAfterBreak="0">
    <w:nsid w:val="0C2224A3"/>
    <w:multiLevelType w:val="hybridMultilevel"/>
    <w:tmpl w:val="014AC192"/>
    <w:lvl w:ilvl="0" w:tplc="742403B4">
      <w:start w:val="1"/>
      <w:numFmt w:val="decimal"/>
      <w:pStyle w:val="TextHeading2List"/>
      <w:lvlText w:val="%1."/>
      <w:lvlJc w:val="left"/>
      <w:pPr>
        <w:ind w:left="360" w:hanging="360"/>
      </w:pPr>
    </w:lvl>
    <w:lvl w:ilvl="1" w:tplc="8A92AC52">
      <w:start w:val="1"/>
      <w:numFmt w:val="lowerLetter"/>
      <w:lvlText w:val="%2."/>
      <w:lvlJc w:val="left"/>
      <w:pPr>
        <w:ind w:left="1080" w:hanging="360"/>
      </w:pPr>
    </w:lvl>
    <w:lvl w:ilvl="2" w:tplc="44AA9140">
      <w:start w:val="1"/>
      <w:numFmt w:val="lowerRoman"/>
      <w:lvlText w:val="%3."/>
      <w:lvlJc w:val="right"/>
      <w:pPr>
        <w:ind w:left="1800" w:hanging="180"/>
      </w:pPr>
    </w:lvl>
    <w:lvl w:ilvl="3" w:tplc="A61AD0CA">
      <w:start w:val="1"/>
      <w:numFmt w:val="decimal"/>
      <w:lvlText w:val="%4."/>
      <w:lvlJc w:val="left"/>
      <w:pPr>
        <w:ind w:left="2520" w:hanging="360"/>
      </w:pPr>
    </w:lvl>
    <w:lvl w:ilvl="4" w:tplc="5F387994">
      <w:start w:val="1"/>
      <w:numFmt w:val="lowerLetter"/>
      <w:lvlText w:val="%5."/>
      <w:lvlJc w:val="left"/>
      <w:pPr>
        <w:ind w:left="3240" w:hanging="360"/>
      </w:pPr>
    </w:lvl>
    <w:lvl w:ilvl="5" w:tplc="C7E67B40">
      <w:start w:val="1"/>
      <w:numFmt w:val="lowerRoman"/>
      <w:lvlText w:val="%6."/>
      <w:lvlJc w:val="right"/>
      <w:pPr>
        <w:ind w:left="3960" w:hanging="180"/>
      </w:pPr>
    </w:lvl>
    <w:lvl w:ilvl="6" w:tplc="B266A872">
      <w:start w:val="1"/>
      <w:numFmt w:val="decimal"/>
      <w:lvlText w:val="%7."/>
      <w:lvlJc w:val="left"/>
      <w:pPr>
        <w:ind w:left="4680" w:hanging="360"/>
      </w:pPr>
    </w:lvl>
    <w:lvl w:ilvl="7" w:tplc="9B883AFA">
      <w:start w:val="1"/>
      <w:numFmt w:val="lowerLetter"/>
      <w:lvlText w:val="%8."/>
      <w:lvlJc w:val="left"/>
      <w:pPr>
        <w:ind w:left="5400" w:hanging="360"/>
      </w:pPr>
    </w:lvl>
    <w:lvl w:ilvl="8" w:tplc="011E1E74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C340E1"/>
    <w:multiLevelType w:val="multilevel"/>
    <w:tmpl w:val="0B286D34"/>
    <w:lvl w:ilvl="0">
      <w:start w:val="1"/>
      <w:numFmt w:val="upperRoman"/>
      <w:pStyle w:val="BUYSELL2"/>
      <w:suff w:val="nothing"/>
      <w:lvlText w:val="%1.     "/>
      <w:lvlJc w:val="center"/>
      <w:pPr>
        <w:ind w:left="720"/>
      </w:pPr>
      <w:rPr>
        <w:b/>
        <w:i w:val="0"/>
        <w:u w:val="none"/>
      </w:rPr>
    </w:lvl>
    <w:lvl w:ilvl="1">
      <w:start w:val="1"/>
      <w:numFmt w:val="decimal"/>
      <w:lvlText w:val="Section %2."/>
      <w:lvlJc w:val="left"/>
      <w:pPr>
        <w:tabs>
          <w:tab w:val="num" w:pos="1800"/>
        </w:tabs>
        <w:ind w:firstLine="720"/>
      </w:pPr>
      <w:rPr>
        <w:rFonts w:ascii="Times New Roman" w:hAnsi="Times New Roman" w:cs="Times New Roman"/>
        <w:b w:val="0"/>
        <w:i w:val="0"/>
        <w:sz w:val="24"/>
        <w:u w:val="single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224" w:hanging="144"/>
      </w:pPr>
      <w:rPr>
        <w:b w:val="0"/>
        <w:i w:val="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b w:val="0"/>
        <w:i w:val="0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  <w:rPr>
        <w:b w:val="0"/>
        <w:i w:val="0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97C71D8"/>
    <w:multiLevelType w:val="hybridMultilevel"/>
    <w:tmpl w:val="C9EAB158"/>
    <w:lvl w:ilvl="0" w:tplc="08086484">
      <w:start w:val="1"/>
      <w:numFmt w:val="bullet"/>
      <w:lvlText w:val="●"/>
      <w:lvlJc w:val="left"/>
      <w:pPr>
        <w:ind w:left="720" w:hanging="360"/>
      </w:pPr>
    </w:lvl>
    <w:lvl w:ilvl="1" w:tplc="8014DD0A">
      <w:start w:val="1"/>
      <w:numFmt w:val="bullet"/>
      <w:lvlText w:val="○"/>
      <w:lvlJc w:val="left"/>
      <w:pPr>
        <w:ind w:left="1440" w:hanging="360"/>
      </w:pPr>
    </w:lvl>
    <w:lvl w:ilvl="2" w:tplc="5F281E66">
      <w:start w:val="1"/>
      <w:numFmt w:val="bullet"/>
      <w:lvlText w:val="■"/>
      <w:lvlJc w:val="left"/>
      <w:pPr>
        <w:ind w:left="2160" w:hanging="360"/>
      </w:pPr>
    </w:lvl>
    <w:lvl w:ilvl="3" w:tplc="73E0CB06">
      <w:start w:val="1"/>
      <w:numFmt w:val="bullet"/>
      <w:lvlText w:val="●"/>
      <w:lvlJc w:val="left"/>
      <w:pPr>
        <w:ind w:left="2880" w:hanging="360"/>
      </w:pPr>
    </w:lvl>
    <w:lvl w:ilvl="4" w:tplc="42E499B6">
      <w:start w:val="1"/>
      <w:numFmt w:val="bullet"/>
      <w:lvlText w:val="○"/>
      <w:lvlJc w:val="left"/>
      <w:pPr>
        <w:ind w:left="3600" w:hanging="360"/>
      </w:pPr>
    </w:lvl>
    <w:lvl w:ilvl="5" w:tplc="450C67BC">
      <w:start w:val="1"/>
      <w:numFmt w:val="bullet"/>
      <w:lvlText w:val="■"/>
      <w:lvlJc w:val="left"/>
      <w:pPr>
        <w:ind w:left="4320" w:hanging="360"/>
      </w:pPr>
    </w:lvl>
    <w:lvl w:ilvl="6" w:tplc="0DC6B620">
      <w:start w:val="1"/>
      <w:numFmt w:val="bullet"/>
      <w:lvlText w:val="●"/>
      <w:lvlJc w:val="left"/>
      <w:pPr>
        <w:ind w:left="5040" w:hanging="360"/>
      </w:pPr>
    </w:lvl>
    <w:lvl w:ilvl="7" w:tplc="66D67D14">
      <w:start w:val="1"/>
      <w:numFmt w:val="bullet"/>
      <w:lvlText w:val="●"/>
      <w:lvlJc w:val="left"/>
      <w:pPr>
        <w:ind w:left="5760" w:hanging="360"/>
      </w:pPr>
    </w:lvl>
    <w:lvl w:ilvl="8" w:tplc="CC12822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0477683"/>
    <w:multiLevelType w:val="multilevel"/>
    <w:tmpl w:val="115A0E8E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cardinalText"/>
      <w:suff w:val="nothing"/>
      <w:lvlText w:val="Article %2"/>
      <w:lvlJc w:val="left"/>
      <w:pPr>
        <w:ind w:left="0" w:firstLine="0"/>
      </w:pPr>
      <w:rPr>
        <w:rFonts w:hint="default"/>
      </w:rPr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  <w:rPr>
        <w:rFonts w:hint="default"/>
      </w:rPr>
    </w:lvl>
  </w:abstractNum>
  <w:abstractNum w:abstractNumId="5" w15:restartNumberingAfterBreak="0">
    <w:nsid w:val="287A0478"/>
    <w:multiLevelType w:val="hybridMultilevel"/>
    <w:tmpl w:val="5A5E5518"/>
    <w:lvl w:ilvl="0" w:tplc="131A3970">
      <w:start w:val="1"/>
      <w:numFmt w:val="decimal"/>
      <w:pStyle w:val="Style1"/>
      <w:lvlText w:val="%1."/>
      <w:lvlJc w:val="left"/>
      <w:pPr>
        <w:ind w:left="360" w:hanging="360"/>
      </w:pPr>
    </w:lvl>
    <w:lvl w:ilvl="1" w:tplc="DE54C424">
      <w:start w:val="1"/>
      <w:numFmt w:val="lowerLetter"/>
      <w:lvlText w:val="%2."/>
      <w:lvlJc w:val="left"/>
      <w:pPr>
        <w:ind w:left="1080" w:hanging="360"/>
      </w:pPr>
    </w:lvl>
    <w:lvl w:ilvl="2" w:tplc="4AA4FE1E">
      <w:start w:val="1"/>
      <w:numFmt w:val="lowerRoman"/>
      <w:lvlText w:val="%3."/>
      <w:lvlJc w:val="right"/>
      <w:pPr>
        <w:ind w:left="1800" w:hanging="180"/>
      </w:pPr>
    </w:lvl>
    <w:lvl w:ilvl="3" w:tplc="62E67D34">
      <w:start w:val="1"/>
      <w:numFmt w:val="decimal"/>
      <w:lvlText w:val="%4."/>
      <w:lvlJc w:val="left"/>
      <w:pPr>
        <w:ind w:left="2520" w:hanging="360"/>
      </w:pPr>
    </w:lvl>
    <w:lvl w:ilvl="4" w:tplc="9B9C4790">
      <w:start w:val="1"/>
      <w:numFmt w:val="lowerLetter"/>
      <w:lvlText w:val="%5."/>
      <w:lvlJc w:val="left"/>
      <w:pPr>
        <w:ind w:left="3240" w:hanging="360"/>
      </w:pPr>
    </w:lvl>
    <w:lvl w:ilvl="5" w:tplc="E17E2AA4">
      <w:start w:val="1"/>
      <w:numFmt w:val="lowerRoman"/>
      <w:lvlText w:val="%6."/>
      <w:lvlJc w:val="right"/>
      <w:pPr>
        <w:ind w:left="3960" w:hanging="180"/>
      </w:pPr>
    </w:lvl>
    <w:lvl w:ilvl="6" w:tplc="5D76FE44">
      <w:start w:val="1"/>
      <w:numFmt w:val="decimal"/>
      <w:lvlText w:val="%7."/>
      <w:lvlJc w:val="left"/>
      <w:pPr>
        <w:ind w:left="4680" w:hanging="360"/>
      </w:pPr>
    </w:lvl>
    <w:lvl w:ilvl="7" w:tplc="39C499DA">
      <w:start w:val="1"/>
      <w:numFmt w:val="lowerLetter"/>
      <w:lvlText w:val="%8."/>
      <w:lvlJc w:val="left"/>
      <w:pPr>
        <w:ind w:left="5400" w:hanging="360"/>
      </w:pPr>
    </w:lvl>
    <w:lvl w:ilvl="8" w:tplc="D1985B74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8C0934"/>
    <w:multiLevelType w:val="multilevel"/>
    <w:tmpl w:val="41082D6E"/>
    <w:lvl w:ilvl="0">
      <w:start w:val="1"/>
      <w:numFmt w:val="decimal"/>
      <w:pStyle w:val="ExhibitSectionHeading"/>
      <w:lvlText w:val="Section 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25D1"/>
    <w:multiLevelType w:val="multilevel"/>
    <w:tmpl w:val="F3802F9E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8" w15:restartNumberingAfterBreak="0">
    <w:nsid w:val="49091359"/>
    <w:multiLevelType w:val="hybridMultilevel"/>
    <w:tmpl w:val="EC842EDC"/>
    <w:lvl w:ilvl="0" w:tplc="20E08EDE">
      <w:start w:val="1"/>
      <w:numFmt w:val="lowerLetter"/>
      <w:pStyle w:val="TextHeading3List"/>
      <w:lvlText w:val="(%1)"/>
      <w:lvlJc w:val="left"/>
      <w:pPr>
        <w:ind w:left="720" w:hanging="360"/>
      </w:pPr>
    </w:lvl>
    <w:lvl w:ilvl="1" w:tplc="7FECF1CA">
      <w:start w:val="1"/>
      <w:numFmt w:val="lowerLetter"/>
      <w:lvlText w:val="%2."/>
      <w:lvlJc w:val="left"/>
      <w:pPr>
        <w:ind w:left="1440" w:hanging="360"/>
      </w:pPr>
    </w:lvl>
    <w:lvl w:ilvl="2" w:tplc="8502398C">
      <w:start w:val="1"/>
      <w:numFmt w:val="lowerRoman"/>
      <w:lvlText w:val="%3."/>
      <w:lvlJc w:val="right"/>
      <w:pPr>
        <w:ind w:left="2160" w:hanging="180"/>
      </w:pPr>
    </w:lvl>
    <w:lvl w:ilvl="3" w:tplc="1A8E13CC">
      <w:start w:val="1"/>
      <w:numFmt w:val="decimal"/>
      <w:lvlText w:val="%4."/>
      <w:lvlJc w:val="left"/>
      <w:pPr>
        <w:ind w:left="2880" w:hanging="360"/>
      </w:pPr>
    </w:lvl>
    <w:lvl w:ilvl="4" w:tplc="D77C520C">
      <w:start w:val="1"/>
      <w:numFmt w:val="lowerLetter"/>
      <w:lvlText w:val="%5."/>
      <w:lvlJc w:val="left"/>
      <w:pPr>
        <w:ind w:left="3600" w:hanging="360"/>
      </w:pPr>
    </w:lvl>
    <w:lvl w:ilvl="5" w:tplc="F702D23E">
      <w:start w:val="1"/>
      <w:numFmt w:val="lowerRoman"/>
      <w:lvlText w:val="%6."/>
      <w:lvlJc w:val="right"/>
      <w:pPr>
        <w:ind w:left="4320" w:hanging="180"/>
      </w:pPr>
    </w:lvl>
    <w:lvl w:ilvl="6" w:tplc="17A0A030">
      <w:start w:val="1"/>
      <w:numFmt w:val="decimal"/>
      <w:lvlText w:val="%7."/>
      <w:lvlJc w:val="left"/>
      <w:pPr>
        <w:ind w:left="5040" w:hanging="360"/>
      </w:pPr>
    </w:lvl>
    <w:lvl w:ilvl="7" w:tplc="BFA6D01A">
      <w:start w:val="1"/>
      <w:numFmt w:val="lowerLetter"/>
      <w:lvlText w:val="%8."/>
      <w:lvlJc w:val="left"/>
      <w:pPr>
        <w:ind w:left="5760" w:hanging="360"/>
      </w:pPr>
    </w:lvl>
    <w:lvl w:ilvl="8" w:tplc="105E371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30628F"/>
    <w:multiLevelType w:val="hybridMultilevel"/>
    <w:tmpl w:val="FF66B450"/>
    <w:lvl w:ilvl="0" w:tplc="18003E3A">
      <w:start w:val="1"/>
      <w:numFmt w:val="lowerRoman"/>
      <w:pStyle w:val="TextHeading5List"/>
      <w:lvlText w:val="(%1)"/>
      <w:lvlJc w:val="left"/>
      <w:pPr>
        <w:ind w:left="1440" w:hanging="360"/>
      </w:pPr>
    </w:lvl>
    <w:lvl w:ilvl="1" w:tplc="C70CA64C">
      <w:start w:val="1"/>
      <w:numFmt w:val="lowerLetter"/>
      <w:lvlText w:val="%2."/>
      <w:lvlJc w:val="left"/>
      <w:pPr>
        <w:ind w:left="2160" w:hanging="360"/>
      </w:pPr>
    </w:lvl>
    <w:lvl w:ilvl="2" w:tplc="48B26BAE">
      <w:start w:val="1"/>
      <w:numFmt w:val="lowerRoman"/>
      <w:lvlText w:val="%3."/>
      <w:lvlJc w:val="right"/>
      <w:pPr>
        <w:ind w:left="2880" w:hanging="180"/>
      </w:pPr>
    </w:lvl>
    <w:lvl w:ilvl="3" w:tplc="82965C86">
      <w:start w:val="1"/>
      <w:numFmt w:val="decimal"/>
      <w:lvlText w:val="%4."/>
      <w:lvlJc w:val="left"/>
      <w:pPr>
        <w:ind w:left="3600" w:hanging="360"/>
      </w:pPr>
    </w:lvl>
    <w:lvl w:ilvl="4" w:tplc="10D8B2FA">
      <w:start w:val="1"/>
      <w:numFmt w:val="lowerLetter"/>
      <w:lvlText w:val="%5."/>
      <w:lvlJc w:val="left"/>
      <w:pPr>
        <w:ind w:left="4320" w:hanging="360"/>
      </w:pPr>
    </w:lvl>
    <w:lvl w:ilvl="5" w:tplc="BC90921A">
      <w:start w:val="1"/>
      <w:numFmt w:val="lowerRoman"/>
      <w:lvlText w:val="%6."/>
      <w:lvlJc w:val="right"/>
      <w:pPr>
        <w:ind w:left="5040" w:hanging="180"/>
      </w:pPr>
    </w:lvl>
    <w:lvl w:ilvl="6" w:tplc="7C5664D4">
      <w:start w:val="1"/>
      <w:numFmt w:val="decimal"/>
      <w:lvlText w:val="%7."/>
      <w:lvlJc w:val="left"/>
      <w:pPr>
        <w:ind w:left="5760" w:hanging="360"/>
      </w:pPr>
    </w:lvl>
    <w:lvl w:ilvl="7" w:tplc="B6E4B5D0">
      <w:start w:val="1"/>
      <w:numFmt w:val="lowerLetter"/>
      <w:lvlText w:val="%8."/>
      <w:lvlJc w:val="left"/>
      <w:pPr>
        <w:ind w:left="6480" w:hanging="360"/>
      </w:pPr>
    </w:lvl>
    <w:lvl w:ilvl="8" w:tplc="6E067FA2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93D0D05"/>
    <w:multiLevelType w:val="multilevel"/>
    <w:tmpl w:val="1F1AB3E4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w:abstractNumId="11" w15:restartNumberingAfterBreak="0">
    <w:nsid w:val="6E4A6B47"/>
    <w:multiLevelType w:val="hybridMultilevel"/>
    <w:tmpl w:val="1952C376"/>
    <w:lvl w:ilvl="0" w:tplc="1AA47AF8">
      <w:start w:val="1"/>
      <w:numFmt w:val="decimal"/>
      <w:pStyle w:val="TextHeading4List"/>
      <w:lvlText w:val="(%1)"/>
      <w:lvlJc w:val="left"/>
      <w:pPr>
        <w:ind w:left="1080" w:hanging="360"/>
      </w:pPr>
    </w:lvl>
    <w:lvl w:ilvl="1" w:tplc="0E789454">
      <w:start w:val="1"/>
      <w:numFmt w:val="lowerLetter"/>
      <w:lvlText w:val="%2."/>
      <w:lvlJc w:val="left"/>
      <w:pPr>
        <w:ind w:left="1620" w:hanging="360"/>
      </w:pPr>
    </w:lvl>
    <w:lvl w:ilvl="2" w:tplc="063EBC56">
      <w:start w:val="1"/>
      <w:numFmt w:val="lowerRoman"/>
      <w:lvlText w:val="%3."/>
      <w:lvlJc w:val="right"/>
      <w:pPr>
        <w:ind w:left="2340" w:hanging="180"/>
      </w:pPr>
    </w:lvl>
    <w:lvl w:ilvl="3" w:tplc="A614E5EC">
      <w:start w:val="1"/>
      <w:numFmt w:val="decimal"/>
      <w:lvlText w:val="%4."/>
      <w:lvlJc w:val="left"/>
      <w:pPr>
        <w:ind w:left="3060" w:hanging="360"/>
      </w:pPr>
    </w:lvl>
    <w:lvl w:ilvl="4" w:tplc="4C1E8B96">
      <w:start w:val="1"/>
      <w:numFmt w:val="lowerLetter"/>
      <w:lvlText w:val="%5."/>
      <w:lvlJc w:val="left"/>
      <w:pPr>
        <w:ind w:left="3780" w:hanging="360"/>
      </w:pPr>
    </w:lvl>
    <w:lvl w:ilvl="5" w:tplc="6614AEA2">
      <w:start w:val="1"/>
      <w:numFmt w:val="lowerRoman"/>
      <w:lvlText w:val="%6."/>
      <w:lvlJc w:val="right"/>
      <w:pPr>
        <w:ind w:left="4500" w:hanging="180"/>
      </w:pPr>
    </w:lvl>
    <w:lvl w:ilvl="6" w:tplc="FE6611DE">
      <w:start w:val="1"/>
      <w:numFmt w:val="decimal"/>
      <w:lvlText w:val="%7."/>
      <w:lvlJc w:val="left"/>
      <w:pPr>
        <w:ind w:left="5220" w:hanging="360"/>
      </w:pPr>
    </w:lvl>
    <w:lvl w:ilvl="7" w:tplc="D3E24700">
      <w:start w:val="1"/>
      <w:numFmt w:val="lowerLetter"/>
      <w:lvlText w:val="%8."/>
      <w:lvlJc w:val="left"/>
      <w:pPr>
        <w:ind w:left="5940" w:hanging="360"/>
      </w:pPr>
    </w:lvl>
    <w:lvl w:ilvl="8" w:tplc="2CDEA06A">
      <w:start w:val="1"/>
      <w:numFmt w:val="lowerRoman"/>
      <w:lvlText w:val="%9."/>
      <w:lvlJc w:val="right"/>
      <w:pPr>
        <w:ind w:left="6660" w:hanging="180"/>
      </w:pPr>
    </w:lvl>
  </w:abstractNum>
  <w:num w:numId="1" w16cid:durableId="1824737494">
    <w:abstractNumId w:val="10"/>
  </w:num>
  <w:num w:numId="2" w16cid:durableId="1210999309">
    <w:abstractNumId w:val="4"/>
  </w:num>
  <w:num w:numId="3" w16cid:durableId="564295750">
    <w:abstractNumId w:val="2"/>
  </w:num>
  <w:num w:numId="4" w16cid:durableId="1156384952">
    <w:abstractNumId w:val="8"/>
  </w:num>
  <w:num w:numId="5" w16cid:durableId="348527904">
    <w:abstractNumId w:val="5"/>
  </w:num>
  <w:num w:numId="6" w16cid:durableId="1251348052">
    <w:abstractNumId w:val="1"/>
  </w:num>
  <w:num w:numId="7" w16cid:durableId="1454442930">
    <w:abstractNumId w:val="6"/>
  </w:num>
  <w:num w:numId="8" w16cid:durableId="486239857">
    <w:abstractNumId w:val="11"/>
  </w:num>
  <w:num w:numId="9" w16cid:durableId="65609196">
    <w:abstractNumId w:val="9"/>
  </w:num>
  <w:num w:numId="10" w16cid:durableId="1108429792">
    <w:abstractNumId w:val="3"/>
    <w:lvlOverride w:ilvl="0">
      <w:startOverride w:val="1"/>
    </w:lvlOverride>
  </w:num>
  <w:num w:numId="11" w16cid:durableId="694960897">
    <w:abstractNumId w:val="0"/>
    <w:lvlOverride w:ilvl="0">
      <w:startOverride w:val="1"/>
    </w:lvlOverride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B8E"/>
    <w:rsid w:val="000605E6"/>
    <w:rsid w:val="00063043"/>
    <w:rsid w:val="00122B2B"/>
    <w:rsid w:val="001E56B1"/>
    <w:rsid w:val="0028181C"/>
    <w:rsid w:val="00370461"/>
    <w:rsid w:val="003906D6"/>
    <w:rsid w:val="004407C2"/>
    <w:rsid w:val="005314F1"/>
    <w:rsid w:val="00540B5B"/>
    <w:rsid w:val="00540B8E"/>
    <w:rsid w:val="00547A28"/>
    <w:rsid w:val="005E1C00"/>
    <w:rsid w:val="005F38AD"/>
    <w:rsid w:val="005F7DF0"/>
    <w:rsid w:val="00685F8C"/>
    <w:rsid w:val="006B4124"/>
    <w:rsid w:val="006B5EBB"/>
    <w:rsid w:val="006C325D"/>
    <w:rsid w:val="006C3EDA"/>
    <w:rsid w:val="006E27D0"/>
    <w:rsid w:val="006E7E61"/>
    <w:rsid w:val="007446B1"/>
    <w:rsid w:val="007848C7"/>
    <w:rsid w:val="00882306"/>
    <w:rsid w:val="00890B34"/>
    <w:rsid w:val="008A7E99"/>
    <w:rsid w:val="008B66F6"/>
    <w:rsid w:val="00967AE9"/>
    <w:rsid w:val="00990AAC"/>
    <w:rsid w:val="00A01E55"/>
    <w:rsid w:val="00A30BFA"/>
    <w:rsid w:val="00A97C79"/>
    <w:rsid w:val="00AC72FF"/>
    <w:rsid w:val="00B1347F"/>
    <w:rsid w:val="00B90B26"/>
    <w:rsid w:val="00C13A77"/>
    <w:rsid w:val="00C77090"/>
    <w:rsid w:val="00D22DB6"/>
    <w:rsid w:val="00D44BE2"/>
    <w:rsid w:val="00D62A0F"/>
    <w:rsid w:val="00DD6938"/>
    <w:rsid w:val="00E53EAD"/>
    <w:rsid w:val="00EB43E9"/>
    <w:rsid w:val="00ED75C1"/>
    <w:rsid w:val="00EF7855"/>
    <w:rsid w:val="00F70040"/>
    <w:rsid w:val="00F7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1589BD"/>
  <w15:docId w15:val="{0585185D-470F-42E5-88B8-A5C08B572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sz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8C7"/>
    <w:pPr>
      <w:spacing w:after="0" w:line="240" w:lineRule="auto"/>
      <w:pPrChange w:id="0" w:author="Arthur Souza Rodrigues" w:date="2026-06-28T01:09:00Z">
        <w:pPr/>
      </w:pPrChange>
    </w:pPr>
    <w:rPr>
      <w:rFonts w:ascii="Times New Roman" w:hAnsi="Times New Roman" w:cs="Times New Roman"/>
      <w:sz w:val="24"/>
      <w:szCs w:val="24"/>
      <w:lang w:val="en-US" w:eastAsia="en-US"/>
      <w:rPrChange w:id="0" w:author="Arthur Souza Rodrigues" w:date="2026-06-28T01:09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next w:val="TextHeading2"/>
    <w:link w:val="Heading1Char"/>
    <w:qFormat/>
    <w:rsid w:val="007848C7"/>
    <w:pPr>
      <w:outlineLvl w:val="0"/>
      <w:pPrChange w:id="1" w:author="Arthur Souza Rodrigues" w:date="2026-06-28T01:09:00Z">
        <w:pPr>
          <w:outlineLvl w:val="0"/>
        </w:pPr>
      </w:pPrChange>
    </w:pPr>
    <w:rPr>
      <w:color w:val="2E74B5"/>
      <w:sz w:val="32"/>
      <w:szCs w:val="32"/>
      <w:rPrChange w:id="1" w:author="Arthur Souza Rodrigues" w:date="2026-06-28T01:09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next w:val="TextHeading2"/>
    <w:link w:val="Heading2Char"/>
    <w:unhideWhenUsed/>
    <w:qFormat/>
    <w:rsid w:val="007848C7"/>
    <w:pPr>
      <w:outlineLvl w:val="1"/>
      <w:pPrChange w:id="2" w:author="Arthur Souza Rodrigues" w:date="2026-06-28T01:09:00Z">
        <w:pPr>
          <w:outlineLvl w:val="1"/>
        </w:pPr>
      </w:pPrChange>
    </w:pPr>
    <w:rPr>
      <w:color w:val="2E74B5"/>
      <w:sz w:val="26"/>
      <w:szCs w:val="26"/>
      <w:rPrChange w:id="2" w:author="Arthur Souza Rodrigues" w:date="2026-06-28T01:09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next w:val="TextHeading3"/>
    <w:link w:val="Heading3Char"/>
    <w:unhideWhenUsed/>
    <w:qFormat/>
    <w:rsid w:val="007848C7"/>
    <w:pPr>
      <w:outlineLvl w:val="2"/>
      <w:pPrChange w:id="3" w:author="Arthur Souza Rodrigues" w:date="2026-06-28T01:09:00Z">
        <w:pPr>
          <w:outlineLvl w:val="2"/>
        </w:pPr>
      </w:pPrChange>
    </w:pPr>
    <w:rPr>
      <w:color w:val="1F4D78"/>
      <w:sz w:val="24"/>
      <w:szCs w:val="24"/>
      <w:rPrChange w:id="3" w:author="Arthur Souza Rodrigues" w:date="2026-06-28T01:09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next w:val="TextHeading4"/>
    <w:link w:val="Heading4Char"/>
    <w:unhideWhenUsed/>
    <w:qFormat/>
    <w:rsid w:val="007848C7"/>
    <w:pPr>
      <w:outlineLvl w:val="3"/>
      <w:pPrChange w:id="4" w:author="Arthur Souza Rodrigues" w:date="2026-06-28T01:09:00Z">
        <w:pPr>
          <w:outlineLvl w:val="3"/>
        </w:pPr>
      </w:pPrChange>
    </w:pPr>
    <w:rPr>
      <w:i/>
      <w:iCs/>
      <w:color w:val="2E74B5"/>
      <w:rPrChange w:id="4" w:author="Arthur Souza Rodrigues" w:date="2026-06-28T01:09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next w:val="TextHeading5"/>
    <w:link w:val="Heading5Char"/>
    <w:unhideWhenUsed/>
    <w:qFormat/>
    <w:rsid w:val="007848C7"/>
    <w:pPr>
      <w:outlineLvl w:val="4"/>
      <w:pPrChange w:id="5" w:author="Arthur Souza Rodrigues" w:date="2026-06-28T01:09:00Z">
        <w:pPr>
          <w:outlineLvl w:val="4"/>
        </w:pPr>
      </w:pPrChange>
    </w:pPr>
    <w:rPr>
      <w:color w:val="2E74B5"/>
      <w:rPrChange w:id="5" w:author="Arthur Souza Rodrigues" w:date="2026-06-28T01:09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rsid w:val="007848C7"/>
    <w:pPr>
      <w:numPr>
        <w:ilvl w:val="6"/>
        <w:numId w:val="1"/>
      </w:numPr>
      <w:spacing w:before="240" w:after="60"/>
      <w:outlineLvl w:val="6"/>
      <w:pPrChange w:id="6" w:author="Arthur Souza Rodrigues" w:date="2026-06-28T01:09:00Z">
        <w:pPr>
          <w:spacing w:before="240" w:after="60"/>
          <w:outlineLvl w:val="6"/>
        </w:pPr>
      </w:pPrChange>
    </w:pPr>
    <w:rPr>
      <w:rPrChange w:id="6" w:author="Arthur Souza Rodrigues" w:date="2026-06-28T01:09:00Z">
        <w:rPr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rsid w:val="007848C7"/>
    <w:pPr>
      <w:numPr>
        <w:ilvl w:val="7"/>
        <w:numId w:val="1"/>
      </w:numPr>
      <w:spacing w:before="240" w:after="60"/>
      <w:outlineLvl w:val="7"/>
      <w:pPrChange w:id="7" w:author="Arthur Souza Rodrigues" w:date="2026-06-28T01:09:00Z">
        <w:pPr>
          <w:spacing w:before="240" w:after="60"/>
          <w:outlineLvl w:val="7"/>
        </w:pPr>
      </w:pPrChange>
    </w:pPr>
    <w:rPr>
      <w:i/>
      <w:rPrChange w:id="7" w:author="Arthur Souza Rodrigues" w:date="2026-06-28T01:09:00Z">
        <w:rPr>
          <w:i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rsid w:val="007848C7"/>
    <w:pPr>
      <w:numPr>
        <w:ilvl w:val="8"/>
        <w:numId w:val="1"/>
      </w:numPr>
      <w:spacing w:before="240" w:after="60"/>
      <w:outlineLvl w:val="8"/>
      <w:pPrChange w:id="8" w:author="Arthur Souza Rodrigues" w:date="2026-06-28T01:09:00Z">
        <w:pPr>
          <w:spacing w:before="240" w:after="60"/>
          <w:outlineLvl w:val="8"/>
        </w:pPr>
      </w:pPrChange>
    </w:pPr>
    <w:rPr>
      <w:rFonts w:ascii="Arial" w:hAnsi="Arial" w:cs="Arial"/>
      <w:sz w:val="22"/>
      <w:rPrChange w:id="8" w:author="Arthur Souza Rodrigues" w:date="2026-06-28T01:09:00Z">
        <w:rPr>
          <w:rFonts w:ascii="Arial" w:hAnsi="Arial" w:cs="Arial"/>
          <w:sz w:val="22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1"/>
    <w:rsid w:val="007848C7"/>
    <w:pPr>
      <w:pPrChange w:id="9" w:author="Arthur Souza Rodrigues" w:date="2026-06-28T01:09:00Z">
        <w:pPr/>
      </w:pPrChange>
    </w:pPr>
    <w:rPr>
      <w:sz w:val="18"/>
      <w:rPrChange w:id="9" w:author="Arthur Souza Rodrigues" w:date="2026-06-28T01:09:00Z">
        <w:rPr>
          <w:sz w:val="18"/>
          <w:szCs w:val="24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rsid w:val="007848C7"/>
    <w:rPr>
      <w:rFonts w:ascii="Tahoma" w:hAnsi="Tahoma" w:cs="Tahoma"/>
      <w:sz w:val="16"/>
      <w:rPrChange w:id="10" w:author="Arthur Souza Rodrigues" w:date="2026-06-28T01:09:00Z">
        <w:rPr>
          <w:rFonts w:ascii="Times New Roman" w:hAnsi="Times New Roman" w:cs="Times New Roman"/>
          <w:sz w:val="18"/>
          <w:szCs w:val="18"/>
        </w:rPr>
      </w:rPrChange>
    </w:rPr>
  </w:style>
  <w:style w:type="character" w:styleId="CommentReference">
    <w:name w:val="annotation reference"/>
    <w:basedOn w:val="DefaultParagraphFont"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1"/>
    <w:rsid w:val="007848C7"/>
    <w:pPr>
      <w:pPrChange w:id="11" w:author="Arthur Souza Rodrigues" w:date="2026-06-28T01:09:00Z">
        <w:pPr/>
      </w:pPrChange>
    </w:pPr>
    <w:rPr>
      <w:b/>
      <w:rPrChange w:id="11" w:author="Arthur Souza Rodrigues" w:date="2026-06-28T01:09:00Z">
        <w:rPr>
          <w:b/>
          <w:szCs w:val="24"/>
          <w:lang w:val="en-US" w:eastAsia="en-US" w:bidi="ar-SA"/>
        </w:rPr>
      </w:rPrChange>
    </w:rPr>
  </w:style>
  <w:style w:type="character" w:customStyle="1" w:styleId="CommentSubjectChar">
    <w:name w:val="Comment Subject Char"/>
    <w:basedOn w:val="TextodecomentrioChar"/>
    <w:rsid w:val="007848C7"/>
    <w:rPr>
      <w:rFonts w:ascii="Times New Roman" w:hAnsi="Times New Roman" w:cs="Times New Roman"/>
      <w:b/>
      <w:sz w:val="20"/>
      <w:rPrChange w:id="12" w:author="Arthur Souza Rodrigues" w:date="2026-06-28T01:09:00Z">
        <w:rPr>
          <w:b/>
          <w:bCs/>
          <w:sz w:val="20"/>
          <w:szCs w:val="20"/>
        </w:rPr>
      </w:rPrChange>
    </w:rPr>
  </w:style>
  <w:style w:type="paragraph" w:styleId="CommentText">
    <w:name w:val="annotation text"/>
    <w:basedOn w:val="Normal"/>
    <w:link w:val="CommentTextChar"/>
    <w:unhideWhenUsed/>
    <w:rPr>
      <w:sz w:val="20"/>
      <w:szCs w:val="20"/>
    </w:rPr>
  </w:style>
  <w:style w:type="character" w:customStyle="1" w:styleId="TextodecomentrioChar">
    <w:name w:val="Texto de comentário Char"/>
    <w:basedOn w:val="DefaultParagraphFont"/>
    <w:rPr>
      <w:rFonts w:ascii="Times New Roman" w:hAnsi="Times New Roman" w:cs="Times New Roman"/>
      <w:sz w:val="20"/>
    </w:rPr>
  </w:style>
  <w:style w:type="paragraph" w:styleId="DocumentMap">
    <w:name w:val="Document Map"/>
    <w:basedOn w:val="Normal"/>
    <w:link w:val="DocumentMapChar"/>
    <w:rsid w:val="007848C7"/>
    <w:pPr>
      <w:shd w:val="clear" w:color="auto" w:fill="000080"/>
      <w:pPrChange w:id="13" w:author="Arthur Souza Rodrigues" w:date="2026-06-28T01:09:00Z">
        <w:pPr>
          <w:shd w:val="clear" w:color="auto" w:fill="000080"/>
        </w:pPr>
      </w:pPrChange>
    </w:pPr>
    <w:rPr>
      <w:rFonts w:ascii="Tahoma" w:hAnsi="Tahoma" w:cs="Tahoma"/>
      <w:rPrChange w:id="13" w:author="Arthur Souza Rodrigues" w:date="2026-06-28T01:09:00Z">
        <w:rPr>
          <w:rFonts w:ascii="Tahoma" w:hAnsi="Tahoma" w:cs="Tahoma"/>
          <w:sz w:val="24"/>
          <w:szCs w:val="24"/>
          <w:lang w:val="en-US" w:eastAsia="en-US" w:bidi="ar-SA"/>
        </w:rPr>
      </w:rPrChange>
    </w:rPr>
  </w:style>
  <w:style w:type="character" w:customStyle="1" w:styleId="DocumentMapChar">
    <w:name w:val="Document Map Char"/>
    <w:basedOn w:val="DefaultParagraphFont"/>
    <w:link w:val="DocumentMap"/>
    <w:rPr>
      <w:rFonts w:ascii="Tahoma" w:hAnsi="Tahoma" w:cs="Tahoma"/>
      <w:sz w:val="24"/>
      <w:szCs w:val="24"/>
      <w:shd w:val="clear" w:color="auto" w:fill="000080"/>
      <w:lang w:val="en-US" w:eastAsia="en-US"/>
    </w:rPr>
  </w:style>
  <w:style w:type="paragraph" w:customStyle="1" w:styleId="DocumentTitle">
    <w:name w:val="Document Title"/>
    <w:next w:val="TextHeading2"/>
    <w:rsid w:val="007848C7"/>
    <w:pPr>
      <w:keepNext/>
      <w:keepLines/>
      <w:numPr>
        <w:numId w:val="2"/>
      </w:numPr>
      <w:spacing w:after="480" w:line="400" w:lineRule="exact"/>
      <w:jc w:val="center"/>
      <w:outlineLvl w:val="0"/>
      <w:pPrChange w:id="14" w:author="Arthur Souza Rodrigues" w:date="2026-06-28T01:09:00Z">
        <w:pPr>
          <w:keepNext/>
          <w:keepLines/>
          <w:spacing w:after="480" w:line="400" w:lineRule="exact"/>
          <w:jc w:val="center"/>
          <w:outlineLvl w:val="0"/>
        </w:pPr>
      </w:pPrChange>
    </w:pPr>
    <w:rPr>
      <w:rFonts w:ascii="Arial" w:hAnsi="Arial" w:cs="Times New Roman"/>
      <w:b/>
      <w:sz w:val="36"/>
      <w:lang w:val="en-US" w:eastAsia="en-US"/>
      <w:rPrChange w:id="14" w:author="Arthur Souza Rodrigues" w:date="2026-06-28T01:09:00Z">
        <w:rPr>
          <w:rFonts w:ascii="Arial" w:hAnsi="Arial"/>
          <w:b/>
          <w:sz w:val="36"/>
          <w:lang w:val="en-US" w:eastAsia="en-US" w:bidi="ar-SA"/>
        </w:rPr>
      </w:rPrChange>
    </w:rPr>
  </w:style>
  <w:style w:type="paragraph" w:customStyle="1" w:styleId="DocumentTOC">
    <w:name w:val="Document TOC"/>
    <w:next w:val="TextHeading2"/>
    <w:rsid w:val="007848C7"/>
    <w:pPr>
      <w:keepNext/>
      <w:keepLines/>
      <w:spacing w:after="480" w:line="400" w:lineRule="exact"/>
      <w:jc w:val="center"/>
      <w:pPrChange w:id="15" w:author="Arthur Souza Rodrigues" w:date="2026-06-28T01:09:00Z">
        <w:pPr>
          <w:keepNext/>
          <w:keepLines/>
          <w:spacing w:after="480" w:line="400" w:lineRule="exact"/>
          <w:jc w:val="center"/>
        </w:pPr>
      </w:pPrChange>
    </w:pPr>
    <w:rPr>
      <w:rFonts w:ascii="Arial" w:hAnsi="Arial" w:cs="Times New Roman"/>
      <w:b/>
      <w:sz w:val="36"/>
      <w:lang w:val="en-US" w:eastAsia="en-US"/>
      <w:rPrChange w:id="15" w:author="Arthur Souza Rodrigues" w:date="2026-06-28T01:09:00Z">
        <w:rPr>
          <w:rFonts w:ascii="Arial" w:hAnsi="Arial"/>
          <w:b/>
          <w:sz w:val="36"/>
          <w:lang w:val="en-US" w:eastAsia="en-US" w:bidi="ar-SA"/>
        </w:rPr>
      </w:rPrChange>
    </w:rPr>
  </w:style>
  <w:style w:type="paragraph" w:styleId="Footer">
    <w:name w:val="footer"/>
    <w:basedOn w:val="Normal"/>
    <w:link w:val="FooterChar"/>
    <w:rsid w:val="007848C7"/>
    <w:pPr>
      <w:tabs>
        <w:tab w:val="center" w:pos="4320"/>
        <w:tab w:val="right" w:pos="8640"/>
      </w:tabs>
      <w:pPrChange w:id="16" w:author="Arthur Souza Rodrigues" w:date="2026-06-28T01:09:00Z">
        <w:pPr>
          <w:tabs>
            <w:tab w:val="center" w:pos="4320"/>
            <w:tab w:val="right" w:pos="8640"/>
          </w:tabs>
        </w:pPr>
      </w:pPrChange>
    </w:pPr>
    <w:rPr>
      <w:rPrChange w:id="16" w:author="Arthur Souza Rodrigues" w:date="2026-06-28T01:09:00Z">
        <w:rPr>
          <w:sz w:val="24"/>
          <w:szCs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rPr>
      <w:rFonts w:ascii="Times New Roman" w:hAnsi="Times New Roman" w:cs="Times New Roman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rsid w:val="007848C7"/>
    <w:pPr>
      <w:tabs>
        <w:tab w:val="center" w:pos="4320"/>
        <w:tab w:val="right" w:pos="8640"/>
      </w:tabs>
      <w:pPrChange w:id="17" w:author="Arthur Souza Rodrigues" w:date="2026-06-28T01:09:00Z">
        <w:pPr>
          <w:tabs>
            <w:tab w:val="center" w:pos="4320"/>
            <w:tab w:val="right" w:pos="8640"/>
          </w:tabs>
        </w:pPr>
      </w:pPrChange>
    </w:pPr>
    <w:rPr>
      <w:rPrChange w:id="17" w:author="Arthur Souza Rodrigues" w:date="2026-06-28T01:09:00Z">
        <w:rPr>
          <w:sz w:val="24"/>
          <w:szCs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rPr>
      <w:rFonts w:ascii="Times New Roman" w:hAnsi="Times New Roman" w:cs="Times New Roman"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rPr>
      <w:color w:val="2E74B5"/>
      <w:sz w:val="32"/>
      <w:szCs w:val="32"/>
    </w:rPr>
  </w:style>
  <w:style w:type="paragraph" w:customStyle="1" w:styleId="Heading1Unnumbered">
    <w:name w:val="Heading 1 Unnumbered"/>
    <w:basedOn w:val="Heading1"/>
    <w:rsid w:val="007848C7"/>
    <w:pPr>
      <w:pPrChange w:id="18" w:author="Arthur Souza Rodrigues" w:date="2026-06-28T01:09:00Z">
        <w:pPr>
          <w:keepNext/>
          <w:keepLines/>
          <w:spacing w:after="360" w:line="400" w:lineRule="exact"/>
          <w:jc w:val="center"/>
          <w:outlineLvl w:val="0"/>
        </w:pPr>
      </w:pPrChange>
    </w:pPr>
    <w:rPr>
      <w:rPrChange w:id="18" w:author="Arthur Souza Rodrigues" w:date="2026-06-28T01:09:00Z">
        <w:rPr>
          <w:rFonts w:ascii="Arial" w:hAnsi="Arial"/>
          <w:b/>
          <w:sz w:val="32"/>
          <w:lang w:val="en-US" w:eastAsia="en-US" w:bidi="ar-SA"/>
        </w:rPr>
      </w:rPrChange>
    </w:rPr>
  </w:style>
  <w:style w:type="character" w:customStyle="1" w:styleId="Heading2Char">
    <w:name w:val="Heading 2 Char"/>
    <w:basedOn w:val="DefaultParagraphFont"/>
    <w:link w:val="Heading2"/>
    <w:rPr>
      <w:color w:val="2E74B5"/>
      <w:sz w:val="26"/>
      <w:szCs w:val="26"/>
    </w:rPr>
  </w:style>
  <w:style w:type="paragraph" w:customStyle="1" w:styleId="Heading2Unnumbered">
    <w:name w:val="Heading 2 Unnumbered"/>
    <w:basedOn w:val="Heading2"/>
    <w:rsid w:val="007848C7"/>
    <w:pPr>
      <w:pPrChange w:id="19" w:author="Arthur Souza Rodrigues" w:date="2026-06-28T01:09:00Z">
        <w:pPr>
          <w:keepNext/>
          <w:keepLines/>
          <w:spacing w:before="240" w:after="120"/>
          <w:outlineLvl w:val="1"/>
        </w:pPr>
      </w:pPrChange>
    </w:pPr>
    <w:rPr>
      <w:rPrChange w:id="19" w:author="Arthur Souza Rodrigues" w:date="2026-06-28T01:09:00Z">
        <w:rPr>
          <w:rFonts w:ascii="Arial" w:hAnsi="Arial"/>
          <w:b/>
          <w:sz w:val="24"/>
          <w:lang w:val="en-US" w:eastAsia="en-US" w:bidi="ar-SA"/>
        </w:rPr>
      </w:rPrChange>
    </w:rPr>
  </w:style>
  <w:style w:type="character" w:customStyle="1" w:styleId="Heading3Char">
    <w:name w:val="Heading 3 Char"/>
    <w:basedOn w:val="DefaultParagraphFont"/>
    <w:link w:val="Heading3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Times New Roman" w:hAnsi="Times New Roman" w:cs="Times New Roman"/>
      <w:b/>
      <w:szCs w:val="24"/>
      <w:lang w:val="en-US" w:eastAsia="en-US"/>
    </w:rPr>
  </w:style>
  <w:style w:type="character" w:customStyle="1" w:styleId="Heading7Char">
    <w:name w:val="Heading 7 Char"/>
    <w:basedOn w:val="DefaultParagraphFont"/>
    <w:link w:val="Heading7"/>
    <w:rPr>
      <w:rFonts w:ascii="Times New Roman" w:hAnsi="Times New Roman" w:cs="Times New Roman"/>
      <w:sz w:val="24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rPr>
      <w:rFonts w:ascii="Times New Roman" w:hAnsi="Times New Roman" w:cs="Times New Roman"/>
      <w:i/>
      <w:sz w:val="24"/>
      <w:szCs w:val="24"/>
      <w:lang w:val="en-US" w:eastAsia="en-US"/>
    </w:rPr>
  </w:style>
  <w:style w:type="character" w:customStyle="1" w:styleId="Heading9Char">
    <w:name w:val="Heading 9 Char"/>
    <w:basedOn w:val="DefaultParagraphFont"/>
    <w:link w:val="Heading9"/>
    <w:rPr>
      <w:rFonts w:ascii="Arial" w:hAnsi="Arial" w:cs="Arial"/>
      <w:szCs w:val="24"/>
      <w:lang w:val="en-US" w:eastAsia="en-US"/>
    </w:rPr>
  </w:style>
  <w:style w:type="character" w:styleId="Hyperlink">
    <w:name w:val="Hyperlink"/>
    <w:basedOn w:val="DefaultParagraphFont"/>
    <w:uiPriority w:val="99"/>
    <w:rsid w:val="007848C7"/>
    <w:rPr>
      <w:color w:val="0000FF"/>
      <w:u w:val="single"/>
      <w:rPrChange w:id="20" w:author="Arthur Souza Rodrigues" w:date="2026-06-28T01:09:00Z">
        <w:rPr>
          <w:color w:val="0563C1"/>
          <w:u w:val="single"/>
        </w:rPr>
      </w:rPrChange>
    </w:rPr>
  </w:style>
  <w:style w:type="paragraph" w:customStyle="1" w:styleId="Level1Text">
    <w:name w:val="Level 1 Text"/>
    <w:basedOn w:val="Normal"/>
    <w:pPr>
      <w:spacing w:before="120" w:after="120"/>
      <w:jc w:val="both"/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rPr>
      <w:color w:val="808080"/>
    </w:rPr>
  </w:style>
  <w:style w:type="paragraph" w:customStyle="1" w:styleId="PortfolioSection">
    <w:name w:val="Portfolio Section"/>
    <w:next w:val="TextHeading2"/>
    <w:rsid w:val="007848C7"/>
    <w:pPr>
      <w:pBdr>
        <w:bottom w:val="single" w:sz="12" w:space="1" w:color="FFCC00"/>
      </w:pBdr>
      <w:spacing w:after="240" w:line="240" w:lineRule="auto"/>
      <w:jc w:val="right"/>
      <w:outlineLvl w:val="0"/>
      <w:pPrChange w:id="21" w:author="Arthur Souza Rodrigues" w:date="2026-06-28T01:09:00Z">
        <w:pPr>
          <w:pBdr>
            <w:bottom w:val="single" w:sz="12" w:space="1" w:color="FFCC00"/>
          </w:pBdr>
          <w:spacing w:after="240"/>
          <w:jc w:val="right"/>
          <w:outlineLvl w:val="0"/>
        </w:pPr>
      </w:pPrChange>
    </w:pPr>
    <w:rPr>
      <w:rFonts w:ascii="Arial" w:hAnsi="Arial" w:cs="Arial"/>
      <w:b/>
      <w:bCs/>
      <w:sz w:val="32"/>
      <w:szCs w:val="32"/>
      <w:lang w:val="en-US" w:eastAsia="en-US"/>
      <w:rPrChange w:id="21" w:author="Arthur Souza Rodrigues" w:date="2026-06-28T01:09:00Z">
        <w:rPr>
          <w:rFonts w:ascii="Arial" w:hAnsi="Arial" w:cs="Arial"/>
          <w:b/>
          <w:bCs/>
          <w:sz w:val="32"/>
          <w:szCs w:val="32"/>
          <w:lang w:val="en-US" w:eastAsia="en-US" w:bidi="ar-SA"/>
        </w:rPr>
      </w:rPrChange>
    </w:rPr>
  </w:style>
  <w:style w:type="paragraph" w:customStyle="1" w:styleId="PortfolioTitle">
    <w:name w:val="Portfolio Title"/>
    <w:next w:val="TextHeading2"/>
    <w:rsid w:val="007848C7"/>
    <w:pPr>
      <w:pBdr>
        <w:top w:val="single" w:sz="12" w:space="11" w:color="FFCC00"/>
        <w:bottom w:val="single" w:sz="12" w:space="11" w:color="FFCC00"/>
      </w:pBdr>
      <w:spacing w:before="2880" w:after="0" w:line="240" w:lineRule="atLeast"/>
      <w:jc w:val="center"/>
      <w:pPrChange w:id="22" w:author="Arthur Souza Rodrigues" w:date="2026-06-28T01:09:00Z">
        <w:pPr>
          <w:pBdr>
            <w:top w:val="single" w:sz="12" w:space="11" w:color="FFCC00"/>
            <w:bottom w:val="single" w:sz="12" w:space="11" w:color="FFCC00"/>
          </w:pBdr>
          <w:spacing w:before="2880" w:line="240" w:lineRule="atLeast"/>
          <w:jc w:val="center"/>
        </w:pPr>
      </w:pPrChange>
    </w:pPr>
    <w:rPr>
      <w:rFonts w:ascii="Arial" w:hAnsi="Arial" w:cs="Times New Roman"/>
      <w:b/>
      <w:bCs/>
      <w:sz w:val="48"/>
      <w:lang w:val="en-US" w:eastAsia="en-US"/>
      <w:rPrChange w:id="22" w:author="Arthur Souza Rodrigues" w:date="2026-06-28T01:09:00Z">
        <w:rPr>
          <w:rFonts w:ascii="Arial" w:hAnsi="Arial"/>
          <w:b/>
          <w:bCs/>
          <w:sz w:val="48"/>
          <w:lang w:val="en-US" w:eastAsia="en-US" w:bidi="ar-SA"/>
        </w:rPr>
      </w:rPrChange>
    </w:rPr>
  </w:style>
  <w:style w:type="paragraph" w:customStyle="1" w:styleId="t1">
    <w:name w:val="t1"/>
    <w:basedOn w:val="Normal"/>
    <w:rsid w:val="007848C7"/>
    <w:pPr>
      <w:spacing w:before="120" w:after="120"/>
      <w:pPrChange w:id="23" w:author="Arthur Souza Rodrigues" w:date="2026-06-28T01:09:00Z">
        <w:pPr>
          <w:spacing w:before="120" w:after="120"/>
        </w:pPr>
      </w:pPrChange>
    </w:pPr>
    <w:rPr>
      <w:rPrChange w:id="23" w:author="Arthur Souza Rodrigues" w:date="2026-06-28T01:09:00Z">
        <w:rPr>
          <w:sz w:val="24"/>
          <w:szCs w:val="24"/>
          <w:lang w:val="en-US" w:eastAsia="en-US" w:bidi="ar-SA"/>
        </w:rPr>
      </w:rPrChange>
    </w:rPr>
  </w:style>
  <w:style w:type="paragraph" w:customStyle="1" w:styleId="t2">
    <w:name w:val="t2"/>
    <w:basedOn w:val="Normal"/>
    <w:rsid w:val="007848C7"/>
    <w:pPr>
      <w:spacing w:before="279" w:line="279" w:lineRule="exact"/>
      <w:ind w:left="475" w:right="475"/>
      <w:jc w:val="both"/>
      <w:pPrChange w:id="24" w:author="Arthur Souza Rodrigues" w:date="2026-06-28T01:09:00Z">
        <w:pPr>
          <w:spacing w:before="279" w:line="279" w:lineRule="exact"/>
          <w:ind w:left="475" w:right="475"/>
          <w:jc w:val="both"/>
        </w:pPr>
      </w:pPrChange>
    </w:pPr>
    <w:rPr>
      <w:rPrChange w:id="24" w:author="Arthur Souza Rodrigues" w:date="2026-06-28T01:09:00Z">
        <w:rPr>
          <w:sz w:val="24"/>
          <w:szCs w:val="24"/>
          <w:lang w:val="en-US" w:eastAsia="en-US" w:bidi="ar-SA"/>
        </w:rPr>
      </w:rPrChange>
    </w:rPr>
  </w:style>
  <w:style w:type="paragraph" w:customStyle="1" w:styleId="TextHeading2">
    <w:name w:val="Text Heading 2"/>
    <w:link w:val="TextHeading2Char"/>
    <w:rsid w:val="007848C7"/>
    <w:pPr>
      <w:spacing w:before="120" w:after="120" w:line="240" w:lineRule="auto"/>
      <w:jc w:val="both"/>
      <w:pPrChange w:id="25" w:author="Arthur Souza Rodrigues" w:date="2026-06-28T01:09:00Z">
        <w:pPr>
          <w:spacing w:before="120" w:after="120"/>
          <w:jc w:val="both"/>
        </w:pPr>
      </w:pPrChange>
    </w:pPr>
    <w:rPr>
      <w:rFonts w:ascii="Times New Roman" w:hAnsi="Times New Roman" w:cs="Times New Roman"/>
      <w:sz w:val="24"/>
      <w:lang w:val="en-US" w:eastAsia="en-US"/>
      <w:rPrChange w:id="25" w:author="Arthur Souza Rodrigues" w:date="2026-06-28T01:09:00Z">
        <w:rPr>
          <w:sz w:val="24"/>
          <w:lang w:val="en-US" w:eastAsia="en-US" w:bidi="ar-SA"/>
        </w:rPr>
      </w:rPrChange>
    </w:rPr>
  </w:style>
  <w:style w:type="paragraph" w:customStyle="1" w:styleId="TextHeading3">
    <w:name w:val="Text Heading 3"/>
    <w:link w:val="TextHeading3Char"/>
    <w:rsid w:val="007848C7"/>
    <w:pPr>
      <w:spacing w:before="120" w:after="120" w:line="240" w:lineRule="auto"/>
      <w:ind w:left="720" w:right="720"/>
      <w:jc w:val="both"/>
      <w:pPrChange w:id="26" w:author="Arthur Souza Rodrigues" w:date="2026-06-28T01:09:00Z">
        <w:pPr>
          <w:spacing w:before="120" w:after="120"/>
          <w:ind w:left="720" w:right="720"/>
          <w:jc w:val="both"/>
        </w:pPr>
      </w:pPrChange>
    </w:pPr>
    <w:rPr>
      <w:rFonts w:ascii="Times New Roman" w:hAnsi="Times New Roman" w:cs="Times New Roman"/>
      <w:sz w:val="24"/>
      <w:lang w:val="en-US" w:eastAsia="en-US"/>
      <w:rPrChange w:id="26" w:author="Arthur Souza Rodrigues" w:date="2026-06-28T01:09:00Z">
        <w:rPr>
          <w:rFonts w:eastAsia="Inter"/>
          <w:sz w:val="24"/>
          <w:szCs w:val="22"/>
          <w:lang w:val="en-US" w:eastAsia="en-US" w:bidi="ar-SA"/>
        </w:rPr>
      </w:rPrChange>
    </w:rPr>
  </w:style>
  <w:style w:type="character" w:customStyle="1" w:styleId="TextHeading3Char0">
    <w:name w:val="Text Heading 3 Char"/>
    <w:rPr>
      <w:rFonts w:ascii="Times New Roman" w:hAnsi="Times New Roman" w:cs="Times New Roman"/>
      <w:sz w:val="24"/>
    </w:rPr>
  </w:style>
  <w:style w:type="paragraph" w:customStyle="1" w:styleId="TextHeading4">
    <w:name w:val="Text Heading 4"/>
    <w:rsid w:val="007848C7"/>
    <w:pPr>
      <w:spacing w:before="120" w:after="120" w:line="240" w:lineRule="auto"/>
      <w:ind w:left="1440" w:right="1440"/>
      <w:jc w:val="both"/>
      <w:pPrChange w:id="27" w:author="Arthur Souza Rodrigues" w:date="2026-06-28T01:09:00Z">
        <w:pPr>
          <w:spacing w:before="120" w:after="120"/>
          <w:ind w:left="1440" w:right="1440"/>
          <w:jc w:val="both"/>
        </w:pPr>
      </w:pPrChange>
    </w:pPr>
    <w:rPr>
      <w:rFonts w:ascii="Times New Roman" w:hAnsi="Times New Roman" w:cs="Times New Roman"/>
      <w:sz w:val="24"/>
      <w:lang w:val="en-US" w:eastAsia="en-US"/>
      <w:rPrChange w:id="27" w:author="Arthur Souza Rodrigues" w:date="2026-06-28T01:09:00Z">
        <w:rPr>
          <w:sz w:val="24"/>
          <w:lang w:val="en-US" w:eastAsia="en-US" w:bidi="ar-SA"/>
        </w:rPr>
      </w:rPrChange>
    </w:rPr>
  </w:style>
  <w:style w:type="paragraph" w:customStyle="1" w:styleId="TextHeading5">
    <w:name w:val="Text Heading 5"/>
    <w:rsid w:val="007848C7"/>
    <w:pPr>
      <w:spacing w:before="120" w:after="120" w:line="240" w:lineRule="auto"/>
      <w:ind w:left="2160" w:right="2160"/>
      <w:jc w:val="both"/>
      <w:pPrChange w:id="28" w:author="Arthur Souza Rodrigues" w:date="2026-06-28T01:09:00Z">
        <w:pPr>
          <w:spacing w:before="120" w:after="120"/>
          <w:ind w:left="2160" w:right="2160"/>
          <w:jc w:val="both"/>
        </w:pPr>
      </w:pPrChange>
    </w:pPr>
    <w:rPr>
      <w:rFonts w:ascii="Times New Roman" w:hAnsi="Times New Roman" w:cs="Times New Roman"/>
      <w:sz w:val="24"/>
      <w:lang w:val="en-US" w:eastAsia="en-US"/>
      <w:rPrChange w:id="28" w:author="Arthur Souza Rodrigues" w:date="2026-06-28T01:09:00Z">
        <w:rPr>
          <w:sz w:val="24"/>
          <w:lang w:val="en-US" w:eastAsia="en-US" w:bidi="ar-SA"/>
        </w:rPr>
      </w:rPrChange>
    </w:rPr>
  </w:style>
  <w:style w:type="paragraph" w:styleId="Title">
    <w:name w:val="Title"/>
    <w:link w:val="TitleChar"/>
    <w:qFormat/>
    <w:rPr>
      <w:sz w:val="56"/>
      <w:szCs w:val="56"/>
    </w:rPr>
  </w:style>
  <w:style w:type="character" w:customStyle="1" w:styleId="TitleChar">
    <w:name w:val="Title Char"/>
    <w:basedOn w:val="DefaultParagraphFont"/>
    <w:link w:val="Title"/>
    <w:rPr>
      <w:rFonts w:ascii="Arial" w:hAnsi="Arial" w:cs="Times New Roman"/>
      <w:b/>
      <w:sz w:val="36"/>
      <w:lang w:val="en-US" w:eastAsia="en-US"/>
    </w:rPr>
  </w:style>
  <w:style w:type="paragraph" w:customStyle="1" w:styleId="TitleDocument">
    <w:name w:val="Title Document"/>
    <w:link w:val="TextHeading2CharChar"/>
    <w:rsid w:val="007848C7"/>
    <w:pPr>
      <w:spacing w:after="0" w:line="400" w:lineRule="exact"/>
      <w:jc w:val="center"/>
      <w:pPrChange w:id="29" w:author="Arthur Souza Rodrigues" w:date="2026-06-28T01:09:00Z">
        <w:pPr>
          <w:spacing w:line="400" w:lineRule="exact"/>
          <w:jc w:val="center"/>
        </w:pPr>
      </w:pPrChange>
    </w:pPr>
    <w:rPr>
      <w:rFonts w:ascii="Arial" w:hAnsi="Arial" w:cs="Times New Roman"/>
      <w:b/>
      <w:sz w:val="36"/>
      <w:lang w:val="en-US" w:eastAsia="en-US"/>
      <w:rPrChange w:id="29" w:author="Arthur Souza Rodrigues" w:date="2026-06-28T01:09:00Z">
        <w:rPr>
          <w:rFonts w:ascii="Arial" w:hAnsi="Arial"/>
          <w:b/>
          <w:sz w:val="36"/>
          <w:lang w:val="en-US" w:eastAsia="en-US" w:bidi="ar-SA"/>
        </w:rPr>
      </w:rPrChange>
    </w:rPr>
  </w:style>
  <w:style w:type="paragraph" w:customStyle="1" w:styleId="TitleDocumentCenter">
    <w:name w:val="Title Document Center"/>
    <w:next w:val="TextHeading2"/>
    <w:rsid w:val="007848C7"/>
    <w:pPr>
      <w:spacing w:before="120" w:after="0" w:line="400" w:lineRule="atLeast"/>
      <w:jc w:val="center"/>
      <w:pPrChange w:id="30" w:author="Arthur Souza Rodrigues" w:date="2026-06-28T01:09:00Z">
        <w:pPr>
          <w:spacing w:before="120" w:line="400" w:lineRule="atLeast"/>
          <w:jc w:val="center"/>
        </w:pPr>
      </w:pPrChange>
    </w:pPr>
    <w:rPr>
      <w:rFonts w:ascii="Arial" w:hAnsi="Arial" w:cs="Times New Roman"/>
      <w:b/>
      <w:noProof/>
      <w:sz w:val="36"/>
      <w:lang w:val="en-US" w:eastAsia="en-US"/>
      <w:rPrChange w:id="30" w:author="Arthur Souza Rodrigues" w:date="2026-06-28T01:09:00Z">
        <w:rPr>
          <w:rFonts w:ascii="Arial" w:hAnsi="Arial"/>
          <w:b/>
          <w:noProof/>
          <w:sz w:val="36"/>
          <w:lang w:val="en-US" w:eastAsia="en-US" w:bidi="ar-SA"/>
        </w:rPr>
      </w:rPrChange>
    </w:rPr>
  </w:style>
  <w:style w:type="paragraph" w:customStyle="1" w:styleId="TitlePage">
    <w:name w:val="Title Page"/>
    <w:rsid w:val="007848C7"/>
    <w:pPr>
      <w:keepNext/>
      <w:keepLines/>
      <w:spacing w:after="480" w:line="400" w:lineRule="exact"/>
      <w:jc w:val="center"/>
      <w:pPrChange w:id="31" w:author="Arthur Souza Rodrigues" w:date="2026-06-28T01:09:00Z">
        <w:pPr>
          <w:keepNext/>
          <w:keepLines/>
          <w:spacing w:after="480" w:line="400" w:lineRule="exact"/>
          <w:jc w:val="center"/>
        </w:pPr>
      </w:pPrChange>
    </w:pPr>
    <w:rPr>
      <w:rFonts w:ascii="Arial" w:hAnsi="Arial" w:cs="Times New Roman"/>
      <w:b/>
      <w:sz w:val="36"/>
      <w:lang w:val="en-US" w:eastAsia="en-US"/>
      <w:rPrChange w:id="31" w:author="Arthur Souza Rodrigues" w:date="2026-06-28T01:09:00Z">
        <w:rPr>
          <w:rFonts w:ascii="Arial" w:hAnsi="Arial"/>
          <w:b/>
          <w:sz w:val="36"/>
          <w:lang w:val="en-US" w:eastAsia="en-US" w:bidi="ar-SA"/>
        </w:rPr>
      </w:rPrChange>
    </w:rPr>
  </w:style>
  <w:style w:type="paragraph" w:styleId="TOC1">
    <w:name w:val="toc 1"/>
    <w:next w:val="Normal"/>
    <w:uiPriority w:val="39"/>
    <w:rsid w:val="007848C7"/>
    <w:pPr>
      <w:keepNext/>
      <w:tabs>
        <w:tab w:val="left" w:pos="2520"/>
        <w:tab w:val="right" w:leader="dot" w:pos="8640"/>
      </w:tabs>
      <w:spacing w:before="360" w:after="60" w:line="240" w:lineRule="auto"/>
      <w:ind w:left="2520" w:right="720" w:hanging="2520"/>
      <w:pPrChange w:id="32" w:author="Arthur Souza Rodrigues" w:date="2026-06-28T01:09:00Z">
        <w:pPr>
          <w:keepNext/>
          <w:tabs>
            <w:tab w:val="left" w:pos="2520"/>
            <w:tab w:val="right" w:leader="dot" w:pos="8640"/>
          </w:tabs>
          <w:spacing w:before="360" w:after="60"/>
          <w:ind w:left="2520" w:right="720" w:hanging="2520"/>
        </w:pPr>
      </w:pPrChange>
    </w:pPr>
    <w:rPr>
      <w:rFonts w:ascii="Arial" w:hAnsi="Arial" w:cs="Times New Roman"/>
      <w:b/>
      <w:sz w:val="24"/>
      <w:lang w:val="en-US" w:eastAsia="en-US"/>
      <w:rPrChange w:id="32" w:author="Arthur Souza Rodrigues" w:date="2026-06-28T01:09:00Z">
        <w:rPr>
          <w:rFonts w:ascii="Arial" w:hAnsi="Arial"/>
          <w:b/>
          <w:sz w:val="24"/>
          <w:lang w:val="en-US" w:eastAsia="en-US" w:bidi="ar-SA"/>
        </w:rPr>
      </w:rPrChange>
    </w:rPr>
  </w:style>
  <w:style w:type="paragraph" w:styleId="TOC2">
    <w:name w:val="toc 2"/>
    <w:next w:val="Normal"/>
    <w:uiPriority w:val="39"/>
    <w:rsid w:val="007848C7"/>
    <w:pPr>
      <w:tabs>
        <w:tab w:val="left" w:pos="2520"/>
        <w:tab w:val="right" w:leader="dot" w:pos="8640"/>
      </w:tabs>
      <w:spacing w:after="0" w:line="240" w:lineRule="auto"/>
      <w:ind w:left="2520" w:right="720" w:hanging="2520"/>
      <w:pPrChange w:id="33" w:author="Arthur Souza Rodrigues" w:date="2026-06-28T01:09:00Z">
        <w:pPr>
          <w:tabs>
            <w:tab w:val="left" w:pos="2520"/>
            <w:tab w:val="right" w:leader="dot" w:pos="8640"/>
          </w:tabs>
          <w:ind w:left="2520" w:right="720" w:hanging="2520"/>
        </w:pPr>
      </w:pPrChange>
    </w:pPr>
    <w:rPr>
      <w:rFonts w:ascii="Times New Roman" w:hAnsi="Times New Roman" w:cs="Times New Roman"/>
      <w:sz w:val="24"/>
      <w:lang w:val="en-US" w:eastAsia="en-US"/>
      <w:rPrChange w:id="33" w:author="Arthur Souza Rodrigues" w:date="2026-06-28T01:09:00Z">
        <w:rPr>
          <w:sz w:val="24"/>
          <w:lang w:val="en-US" w:eastAsia="en-US" w:bidi="ar-SA"/>
        </w:rPr>
      </w:rPrChange>
    </w:rPr>
  </w:style>
  <w:style w:type="paragraph" w:styleId="TOC3">
    <w:name w:val="toc 3"/>
    <w:basedOn w:val="Normal"/>
    <w:next w:val="Normal"/>
    <w:uiPriority w:val="39"/>
    <w:rsid w:val="007848C7"/>
    <w:pPr>
      <w:ind w:left="480"/>
      <w:pPrChange w:id="34" w:author="Arthur Souza Rodrigues" w:date="2026-06-28T01:09:00Z">
        <w:pPr>
          <w:ind w:left="480"/>
        </w:pPr>
      </w:pPrChange>
    </w:pPr>
    <w:rPr>
      <w:rPrChange w:id="34" w:author="Arthur Souza Rodrigues" w:date="2026-06-28T01:09:00Z">
        <w:rPr>
          <w:sz w:val="24"/>
          <w:szCs w:val="24"/>
          <w:lang w:val="en-US" w:eastAsia="en-US" w:bidi="ar-SA"/>
        </w:rPr>
      </w:rPrChange>
    </w:rPr>
  </w:style>
  <w:style w:type="character" w:customStyle="1" w:styleId="TextHeading3Char">
    <w:name w:val="Text Heading 3 Char"/>
    <w:link w:val="TextHeading3"/>
    <w:rPr>
      <w:rFonts w:ascii="Times New Roman" w:hAnsi="Times New Roman" w:cs="Times New Roman"/>
      <w:sz w:val="24"/>
      <w:lang w:val="en-US" w:eastAsia="en-US"/>
    </w:rPr>
  </w:style>
  <w:style w:type="paragraph" w:styleId="NormalWeb">
    <w:name w:val="Normal (Web)"/>
    <w:basedOn w:val="Normal"/>
    <w:rsid w:val="007848C7"/>
    <w:pPr>
      <w:spacing w:before="100" w:after="100"/>
      <w:pPrChange w:id="35" w:author="Arthur Souza Rodrigues" w:date="2026-06-28T01:09:00Z">
        <w:pPr>
          <w:spacing w:before="100" w:after="100"/>
        </w:pPr>
      </w:pPrChange>
    </w:pPr>
    <w:rPr>
      <w:rPrChange w:id="35" w:author="Arthur Souza Rodrigues" w:date="2026-06-28T01:09:00Z">
        <w:rPr>
          <w:sz w:val="24"/>
          <w:szCs w:val="24"/>
          <w:lang w:val="en-US" w:eastAsia="en-US" w:bidi="ar-SA"/>
        </w:rPr>
      </w:rPrChange>
    </w:rPr>
  </w:style>
  <w:style w:type="character" w:customStyle="1" w:styleId="TextHeading2CharChar1">
    <w:name w:val="Text Heading 2 Char Char1"/>
    <w:basedOn w:val="DefaultParagraphFont"/>
    <w:rPr>
      <w:sz w:val="24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customStyle="1" w:styleId="TextHeading2List">
    <w:name w:val="Text Heading 2 List"/>
    <w:basedOn w:val="TextHeading2"/>
    <w:rsid w:val="007848C7"/>
    <w:pPr>
      <w:numPr>
        <w:numId w:val="6"/>
      </w:numPr>
      <w:pPrChange w:id="36" w:author="Arthur Souza Rodrigues" w:date="2026-06-28T01:09:00Z">
        <w:pPr>
          <w:numPr>
            <w:numId w:val="6"/>
          </w:numPr>
          <w:spacing w:before="120" w:after="120"/>
          <w:ind w:left="360" w:hanging="360"/>
          <w:jc w:val="both"/>
        </w:pPr>
      </w:pPrChange>
    </w:pPr>
    <w:rPr>
      <w:rPrChange w:id="36" w:author="Arthur Souza Rodrigues" w:date="2026-06-28T01:09:00Z">
        <w:rPr>
          <w:sz w:val="24"/>
          <w:lang w:val="en-US" w:eastAsia="en-US" w:bidi="ar-SA"/>
        </w:rPr>
      </w:rPrChange>
    </w:rPr>
  </w:style>
  <w:style w:type="paragraph" w:customStyle="1" w:styleId="ExhibitSectionHeading">
    <w:name w:val="Exhibit Section Heading"/>
    <w:basedOn w:val="Normal"/>
    <w:next w:val="TextHeading2"/>
    <w:rsid w:val="007848C7"/>
    <w:pPr>
      <w:numPr>
        <w:numId w:val="7"/>
      </w:numPr>
      <w:spacing w:before="120" w:after="120"/>
      <w:pPrChange w:id="37" w:author="Arthur Souza Rodrigues" w:date="2026-06-28T01:09:00Z">
        <w:pPr>
          <w:numPr>
            <w:numId w:val="7"/>
          </w:numPr>
          <w:spacing w:before="120" w:after="120"/>
          <w:ind w:left="720" w:hanging="360"/>
        </w:pPr>
      </w:pPrChange>
    </w:pPr>
    <w:rPr>
      <w:rFonts w:ascii="Arial" w:hAnsi="Arial" w:cs="Arial"/>
      <w:b/>
      <w:rPrChange w:id="37" w:author="Arthur Souza Rodrigues" w:date="2026-06-28T01:09:00Z">
        <w:rPr>
          <w:rFonts w:ascii="Arial" w:hAnsi="Arial" w:cs="Arial"/>
          <w:b/>
          <w:sz w:val="24"/>
          <w:szCs w:val="24"/>
          <w:lang w:val="en-US" w:eastAsia="en-US" w:bidi="ar-SA"/>
        </w:rPr>
      </w:rPrChange>
    </w:rPr>
  </w:style>
  <w:style w:type="paragraph" w:customStyle="1" w:styleId="TextHeading4List">
    <w:name w:val="Text Heading 4 List"/>
    <w:basedOn w:val="TextHeading4"/>
    <w:rsid w:val="007848C7"/>
    <w:pPr>
      <w:numPr>
        <w:numId w:val="8"/>
      </w:numPr>
      <w:pPrChange w:id="38" w:author="Arthur Souza Rodrigues" w:date="2026-06-28T01:09:00Z">
        <w:pPr>
          <w:numPr>
            <w:numId w:val="8"/>
          </w:numPr>
          <w:spacing w:before="120" w:after="120"/>
          <w:ind w:left="1080" w:right="1440" w:hanging="360"/>
          <w:jc w:val="both"/>
        </w:pPr>
      </w:pPrChange>
    </w:pPr>
    <w:rPr>
      <w:rPrChange w:id="38" w:author="Arthur Souza Rodrigues" w:date="2026-06-28T01:09:00Z">
        <w:rPr>
          <w:sz w:val="24"/>
          <w:lang w:val="en-US" w:eastAsia="en-US" w:bidi="ar-SA"/>
        </w:rPr>
      </w:rPrChange>
    </w:rPr>
  </w:style>
  <w:style w:type="paragraph" w:customStyle="1" w:styleId="BUYSELL2">
    <w:name w:val="BUYSELL 2"/>
    <w:basedOn w:val="Normal"/>
    <w:rsid w:val="007848C7"/>
    <w:pPr>
      <w:numPr>
        <w:numId w:val="3"/>
      </w:numPr>
      <w:jc w:val="center"/>
      <w:pPrChange w:id="39" w:author="Arthur Souza Rodrigues" w:date="2026-06-28T01:09:00Z">
        <w:pPr>
          <w:numPr>
            <w:numId w:val="3"/>
          </w:numPr>
          <w:ind w:left="720"/>
          <w:jc w:val="center"/>
        </w:pPr>
      </w:pPrChange>
    </w:pPr>
    <w:rPr>
      <w:b/>
      <w:u w:val="single"/>
      <w:rPrChange w:id="39" w:author="Arthur Souza Rodrigues" w:date="2026-06-28T01:09:00Z">
        <w:rPr>
          <w:b/>
          <w:sz w:val="24"/>
          <w:szCs w:val="24"/>
          <w:u w:val="single"/>
          <w:lang w:val="en-US" w:eastAsia="en-US" w:bidi="ar-SA"/>
        </w:rPr>
      </w:rPrChange>
    </w:rPr>
  </w:style>
  <w:style w:type="paragraph" w:customStyle="1" w:styleId="Level1Text0">
    <w:name w:val="Level 1 Text"/>
    <w:basedOn w:val="Normal"/>
    <w:rsid w:val="007848C7"/>
    <w:pPr>
      <w:spacing w:before="120" w:after="120"/>
      <w:jc w:val="both"/>
      <w:pPrChange w:id="40" w:author="Arthur Souza Rodrigues" w:date="2026-06-28T01:09:00Z">
        <w:pPr>
          <w:spacing w:before="120" w:after="120"/>
          <w:jc w:val="both"/>
        </w:pPr>
      </w:pPrChange>
    </w:pPr>
    <w:rPr>
      <w:rPrChange w:id="40" w:author="Arthur Souza Rodrigues" w:date="2026-06-28T01:09:00Z">
        <w:rPr>
          <w:sz w:val="24"/>
          <w:szCs w:val="24"/>
          <w:lang w:val="en-US" w:eastAsia="en-US" w:bidi="ar-SA"/>
        </w:rPr>
      </w:rPrChange>
    </w:rPr>
  </w:style>
  <w:style w:type="character" w:customStyle="1" w:styleId="CommentSubjectChar1">
    <w:name w:val="Comment Subject Char1"/>
    <w:basedOn w:val="TextodecomentrioChar"/>
    <w:link w:val="CommentSubject"/>
    <w:rPr>
      <w:rFonts w:ascii="Times New Roman" w:hAnsi="Times New Roman" w:cs="Times New Roman"/>
      <w:b/>
      <w:sz w:val="20"/>
      <w:lang w:val="en-US" w:eastAsia="en-US"/>
    </w:rPr>
  </w:style>
  <w:style w:type="paragraph" w:customStyle="1" w:styleId="msonormal0">
    <w:name w:val="msonormal"/>
    <w:basedOn w:val="Normal"/>
    <w:rsid w:val="007848C7"/>
    <w:pPr>
      <w:spacing w:before="100" w:after="100"/>
      <w:pPrChange w:id="41" w:author="Arthur Souza Rodrigues" w:date="2026-06-28T01:09:00Z">
        <w:pPr>
          <w:spacing w:before="100" w:after="100"/>
        </w:pPr>
      </w:pPrChange>
    </w:pPr>
    <w:rPr>
      <w:rPrChange w:id="41" w:author="Arthur Souza Rodrigues" w:date="2026-06-28T01:09:00Z">
        <w:rPr>
          <w:sz w:val="24"/>
          <w:szCs w:val="24"/>
          <w:lang w:val="en-US" w:eastAsia="en-US" w:bidi="ar-SA"/>
        </w:rPr>
      </w:rPrChange>
    </w:rPr>
  </w:style>
  <w:style w:type="character" w:customStyle="1" w:styleId="apple-converted-space">
    <w:name w:val="apple-converted-space"/>
  </w:style>
  <w:style w:type="paragraph" w:customStyle="1" w:styleId="TextHeading3List">
    <w:name w:val="Text Heading 3 List"/>
    <w:basedOn w:val="TextHeading3"/>
    <w:rsid w:val="007848C7"/>
    <w:pPr>
      <w:numPr>
        <w:numId w:val="4"/>
      </w:numPr>
      <w:pPrChange w:id="42" w:author="Arthur Souza Rodrigues" w:date="2026-06-28T01:09:00Z">
        <w:pPr>
          <w:numPr>
            <w:numId w:val="4"/>
          </w:numPr>
          <w:spacing w:before="120" w:after="120"/>
          <w:ind w:left="720" w:right="720" w:hanging="360"/>
          <w:jc w:val="both"/>
        </w:pPr>
      </w:pPrChange>
    </w:pPr>
    <w:rPr>
      <w:rPrChange w:id="42" w:author="Arthur Souza Rodrigues" w:date="2026-06-28T01:09:00Z">
        <w:rPr>
          <w:rFonts w:eastAsia="Inter"/>
          <w:sz w:val="24"/>
          <w:szCs w:val="22"/>
          <w:lang w:val="en-US" w:eastAsia="en-US" w:bidi="ar-SA"/>
        </w:rPr>
      </w:rPrChange>
    </w:rPr>
  </w:style>
  <w:style w:type="paragraph" w:customStyle="1" w:styleId="Level2Text">
    <w:name w:val="Level 2 Text"/>
    <w:basedOn w:val="Normal"/>
    <w:rsid w:val="007848C7"/>
    <w:pPr>
      <w:spacing w:before="120" w:after="120"/>
      <w:ind w:left="720" w:right="720"/>
      <w:jc w:val="both"/>
      <w:pPrChange w:id="43" w:author="Arthur Souza Rodrigues" w:date="2026-06-28T01:09:00Z">
        <w:pPr>
          <w:spacing w:before="120" w:after="120"/>
          <w:ind w:left="720" w:right="720"/>
          <w:jc w:val="both"/>
        </w:pPr>
      </w:pPrChange>
    </w:pPr>
    <w:rPr>
      <w:rPrChange w:id="43" w:author="Arthur Souza Rodrigues" w:date="2026-06-28T01:09:00Z">
        <w:rPr>
          <w:sz w:val="24"/>
          <w:szCs w:val="24"/>
          <w:lang w:val="en-US" w:eastAsia="en-US" w:bidi="ar-SA"/>
        </w:rPr>
      </w:rPrChange>
    </w:rPr>
  </w:style>
  <w:style w:type="paragraph" w:customStyle="1" w:styleId="TextHeading5List">
    <w:name w:val="Text Heading 5 List"/>
    <w:basedOn w:val="TextHeading4List"/>
    <w:rsid w:val="007848C7"/>
    <w:pPr>
      <w:numPr>
        <w:numId w:val="9"/>
      </w:numPr>
      <w:spacing w:after="100"/>
      <w:pPrChange w:id="44" w:author="Arthur Souza Rodrigues" w:date="2026-06-28T01:09:00Z">
        <w:pPr>
          <w:numPr>
            <w:numId w:val="9"/>
          </w:numPr>
          <w:spacing w:before="120" w:after="100"/>
          <w:ind w:left="1440" w:right="1440" w:hanging="360"/>
          <w:jc w:val="both"/>
        </w:pPr>
      </w:pPrChange>
    </w:pPr>
    <w:rPr>
      <w:rPrChange w:id="44" w:author="Arthur Souza Rodrigues" w:date="2026-06-28T01:09:00Z">
        <w:rPr>
          <w:sz w:val="24"/>
          <w:lang w:val="en-US" w:eastAsia="en-US" w:bidi="ar-SA"/>
        </w:rPr>
      </w:rPrChange>
    </w:rPr>
  </w:style>
  <w:style w:type="character" w:customStyle="1" w:styleId="TextHeading2Char">
    <w:name w:val="Text Heading 2 Char"/>
    <w:basedOn w:val="DefaultParagraphFont"/>
    <w:link w:val="TextHeading2"/>
    <w:rPr>
      <w:rFonts w:ascii="Times New Roman" w:hAnsi="Times New Roman" w:cs="Times New Roman"/>
      <w:sz w:val="24"/>
      <w:lang w:val="en-US" w:eastAsia="en-US"/>
    </w:rPr>
  </w:style>
  <w:style w:type="character" w:customStyle="1" w:styleId="BalloonTextChar1">
    <w:name w:val="Balloon Text Char1"/>
    <w:basedOn w:val="DefaultParagraphFont"/>
    <w:link w:val="BalloonText"/>
    <w:rPr>
      <w:rFonts w:ascii="Times New Roman" w:hAnsi="Times New Roman" w:cs="Times New Roman"/>
      <w:sz w:val="18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cs="Times New Roman"/>
      <w:sz w:val="24"/>
      <w:szCs w:val="24"/>
      <w:lang w:val="en-US" w:eastAsia="en-US"/>
    </w:rPr>
  </w:style>
  <w:style w:type="character" w:customStyle="1" w:styleId="Heading8Char1">
    <w:name w:val="Heading 8 Char1"/>
    <w:aliases w:val="OutHeading 8 Char1"/>
    <w:basedOn w:val="DefaultParagraphFont"/>
    <w:rPr>
      <w:color w:val="272727"/>
      <w:sz w:val="21"/>
    </w:rPr>
  </w:style>
  <w:style w:type="character" w:customStyle="1" w:styleId="TextHeading2CharChar">
    <w:name w:val="Text Heading 2 Char Char"/>
    <w:basedOn w:val="DefaultParagraphFont"/>
    <w:link w:val="TitleDocument"/>
    <w:rPr>
      <w:rFonts w:ascii="Arial" w:hAnsi="Arial" w:cs="Times New Roman"/>
      <w:b/>
      <w:sz w:val="36"/>
      <w:lang w:val="en-US" w:eastAsia="en-US"/>
    </w:rPr>
  </w:style>
  <w:style w:type="character" w:customStyle="1" w:styleId="Heading7Char1">
    <w:name w:val="Heading 7 Char1"/>
    <w:aliases w:val="OutHeading 7 Char1"/>
    <w:basedOn w:val="DefaultParagraphFont"/>
    <w:rPr>
      <w:i/>
      <w:color w:val="243F60"/>
      <w:sz w:val="24"/>
    </w:rPr>
  </w:style>
  <w:style w:type="paragraph" w:styleId="ListParagraph">
    <w:name w:val="List Paragraph"/>
    <w:qFormat/>
  </w:style>
  <w:style w:type="paragraph" w:customStyle="1" w:styleId="StyleListParagraphJustified">
    <w:name w:val="Style List Paragraph + Justified"/>
    <w:basedOn w:val="ListParagraph"/>
    <w:next w:val="TextHeading2"/>
    <w:rsid w:val="007848C7"/>
    <w:pPr>
      <w:jc w:val="both"/>
      <w:pPrChange w:id="45" w:author="Arthur Souza Rodrigues" w:date="2026-06-28T01:09:00Z">
        <w:pPr>
          <w:ind w:left="720"/>
          <w:contextualSpacing/>
          <w:jc w:val="both"/>
        </w:pPr>
      </w:pPrChange>
    </w:pPr>
    <w:rPr>
      <w:rPrChange w:id="45" w:author="Arthur Souza Rodrigues" w:date="2026-06-28T01:09:00Z">
        <w:rPr>
          <w:sz w:val="24"/>
          <w:szCs w:val="24"/>
          <w:lang w:val="en-US" w:eastAsia="en-US" w:bidi="ar-SA"/>
        </w:rPr>
      </w:rPrChange>
    </w:rPr>
  </w:style>
  <w:style w:type="paragraph" w:customStyle="1" w:styleId="TextHeading6">
    <w:name w:val="Text Heading 6"/>
    <w:basedOn w:val="TextHeading5"/>
    <w:pPr>
      <w:ind w:left="2016"/>
    </w:pPr>
  </w:style>
  <w:style w:type="paragraph" w:styleId="BodyText">
    <w:name w:val="Body Text"/>
    <w:basedOn w:val="Normal"/>
    <w:link w:val="BodyTextChar"/>
    <w:rsid w:val="007848C7"/>
    <w:pPr>
      <w:spacing w:after="120"/>
      <w:pPrChange w:id="46" w:author="Arthur Souza Rodrigues" w:date="2026-06-28T01:09:00Z">
        <w:pPr>
          <w:spacing w:after="120"/>
        </w:pPr>
      </w:pPrChange>
    </w:pPr>
    <w:rPr>
      <w:rPrChange w:id="46" w:author="Arthur Souza Rodrigues" w:date="2026-06-28T01:09:00Z">
        <w:rPr>
          <w:rFonts w:eastAsia="Inter"/>
          <w:sz w:val="24"/>
          <w:szCs w:val="22"/>
          <w:lang w:val="en-US" w:eastAsia="en-US" w:bidi="ar-SA"/>
        </w:rPr>
      </w:rPrChange>
    </w:rPr>
  </w:style>
  <w:style w:type="character" w:customStyle="1" w:styleId="normaltextrun">
    <w:name w:val="normaltextrun"/>
    <w:basedOn w:val="DefaultParagraphFont"/>
  </w:style>
  <w:style w:type="character" w:styleId="UnresolvedMention">
    <w:name w:val="Unresolved Mention"/>
    <w:basedOn w:val="DefaultParagraphFont"/>
    <w:uiPriority w:val="99"/>
    <w:rPr>
      <w:color w:val="605E5C"/>
      <w:shd w:val="clear" w:color="auto" w:fill="E1DFDD"/>
    </w:rPr>
  </w:style>
  <w:style w:type="paragraph" w:customStyle="1" w:styleId="StyleLeft05">
    <w:name w:val="Style Left:  0.5&quot;"/>
    <w:basedOn w:val="TextHeading2"/>
    <w:pPr>
      <w:ind w:left="720"/>
    </w:p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9Char1">
    <w:name w:val="Heading 9 Char1"/>
    <w:aliases w:val="OutHeading 9 Char1"/>
    <w:basedOn w:val="DefaultParagraphFont"/>
    <w:rPr>
      <w:i/>
      <w:color w:val="272727"/>
      <w:sz w:val="21"/>
    </w:rPr>
  </w:style>
  <w:style w:type="paragraph" w:customStyle="1" w:styleId="Style1">
    <w:name w:val="Style1"/>
    <w:basedOn w:val="TextHeading2"/>
    <w:rsid w:val="007848C7"/>
    <w:pPr>
      <w:numPr>
        <w:numId w:val="5"/>
      </w:numPr>
      <w:pPrChange w:id="47" w:author="Arthur Souza Rodrigues" w:date="2026-06-28T01:09:00Z">
        <w:pPr>
          <w:numPr>
            <w:numId w:val="5"/>
          </w:numPr>
          <w:spacing w:before="120" w:after="120"/>
          <w:ind w:left="360" w:hanging="360"/>
          <w:jc w:val="both"/>
        </w:pPr>
      </w:pPrChange>
    </w:pPr>
    <w:rPr>
      <w:rPrChange w:id="47" w:author="Arthur Souza Rodrigues" w:date="2026-06-28T01:09:00Z">
        <w:rPr>
          <w:sz w:val="24"/>
          <w:lang w:val="en-US" w:eastAsia="en-US" w:bidi="ar-SA"/>
        </w:rPr>
      </w:rPrChange>
    </w:rPr>
  </w:style>
  <w:style w:type="character" w:customStyle="1" w:styleId="PortfolioHeading">
    <w:name w:val="Portfolio Heading"/>
    <w:rPr>
      <w:rFonts w:ascii="Arial" w:hAnsi="Arial" w:cs="Arial"/>
      <w:b/>
    </w:rPr>
  </w:style>
  <w:style w:type="paragraph" w:styleId="PlainText">
    <w:name w:val="Plain Text"/>
    <w:basedOn w:val="Normal"/>
    <w:link w:val="PlainTextChar"/>
    <w:rsid w:val="007848C7"/>
    <w:pPr>
      <w:pPrChange w:id="48" w:author="Arthur Souza Rodrigues" w:date="2026-06-28T01:09:00Z">
        <w:pPr/>
      </w:pPrChange>
    </w:pPr>
    <w:rPr>
      <w:sz w:val="20"/>
      <w:rPrChange w:id="48" w:author="Arthur Souza Rodrigues" w:date="2026-06-28T01:09:00Z">
        <w:rPr>
          <w:szCs w:val="24"/>
          <w:lang w:val="en-US" w:eastAsia="en-US" w:bidi="ar-SA"/>
        </w:rPr>
      </w:rPrChange>
    </w:rPr>
  </w:style>
  <w:style w:type="character" w:customStyle="1" w:styleId="Heading6Char1">
    <w:name w:val="Heading 6 Char1"/>
    <w:aliases w:val="Paragraph2 Char1,OutHeading 6 Char1"/>
    <w:basedOn w:val="DefaultParagraphFont"/>
    <w:rPr>
      <w:color w:val="243F60"/>
      <w:sz w:val="24"/>
    </w:rPr>
  </w:style>
  <w:style w:type="paragraph" w:customStyle="1" w:styleId="Paragraph">
    <w:name w:val="Paragraph"/>
    <w:basedOn w:val="PlainText"/>
    <w:pPr>
      <w:spacing w:before="120" w:after="120"/>
      <w:ind w:firstLine="720"/>
    </w:pPr>
    <w:rPr>
      <w:sz w:val="24"/>
    </w:rPr>
  </w:style>
  <w:style w:type="character" w:customStyle="1" w:styleId="PlainTextChar">
    <w:name w:val="Plain Text Char"/>
    <w:basedOn w:val="DefaultParagraphFont"/>
    <w:link w:val="PlainText"/>
    <w:rPr>
      <w:rFonts w:ascii="Times New Roman" w:hAnsi="Times New Roman" w:cs="Times New Roman"/>
      <w:sz w:val="20"/>
      <w:szCs w:val="24"/>
      <w:lang w:val="en-US" w:eastAsia="en-US"/>
    </w:rPr>
  </w:style>
  <w:style w:type="paragraph" w:styleId="ListBullet">
    <w:name w:val="List Bullet"/>
    <w:basedOn w:val="Normal"/>
    <w:uiPriority w:val="34"/>
    <w:qFormat/>
    <w:rsid w:val="007848C7"/>
    <w:pPr>
      <w:ind w:left="720"/>
      <w:contextualSpacing/>
      <w:pPrChange w:id="49" w:author="Arthur Souza Rodrigues" w:date="2026-06-28T01:09:00Z">
        <w:pPr>
          <w:ind w:left="720"/>
          <w:contextualSpacing/>
        </w:pPr>
      </w:pPrChange>
    </w:pPr>
    <w:rPr>
      <w:rPrChange w:id="49" w:author="Arthur Souza Rodrigues" w:date="2026-06-28T01:09:00Z">
        <w:rPr>
          <w:sz w:val="24"/>
          <w:szCs w:val="24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34"/>
    <w:qFormat/>
    <w:rsid w:val="007848C7"/>
    <w:pPr>
      <w:ind w:left="720"/>
      <w:contextualSpacing/>
      <w:pPrChange w:id="50" w:author="Arthur Souza Rodrigues" w:date="2026-06-28T01:09:00Z">
        <w:pPr>
          <w:ind w:left="720"/>
          <w:contextualSpacing/>
        </w:pPr>
      </w:pPrChange>
    </w:pPr>
    <w:rPr>
      <w:rPrChange w:id="50" w:author="Arthur Souza Rodrigues" w:date="2026-06-28T01:09:00Z">
        <w:rPr>
          <w:sz w:val="24"/>
          <w:szCs w:val="24"/>
          <w:lang w:val="en-US" w:eastAsia="en-US" w:bidi="ar-SA"/>
        </w:rPr>
      </w:rPrChange>
    </w:rPr>
  </w:style>
  <w:style w:type="paragraph" w:styleId="TOC4">
    <w:name w:val="toc 4"/>
    <w:basedOn w:val="Normal"/>
    <w:next w:val="Normal"/>
    <w:autoRedefine/>
    <w:uiPriority w:val="39"/>
    <w:unhideWhenUsed/>
    <w:rsid w:val="007848C7"/>
    <w:pPr>
      <w:spacing w:after="100" w:line="278" w:lineRule="auto"/>
      <w:ind w:left="720"/>
      <w:pPrChange w:id="51" w:author="Arthur Souza Rodrigues" w:date="2026-06-28T01:09:00Z">
        <w:pPr>
          <w:spacing w:after="100" w:line="278" w:lineRule="auto"/>
          <w:ind w:left="720"/>
        </w:pPr>
      </w:pPrChange>
    </w:pPr>
    <w:rPr>
      <w:rFonts w:asciiTheme="minorHAnsi" w:eastAsiaTheme="minorEastAsia" w:hAnsiTheme="minorHAnsi" w:cstheme="minorBidi"/>
      <w:kern w:val="2"/>
      <w:lang w:val="pt-BR" w:eastAsia="pt-BR"/>
      <w14:ligatures w14:val="standardContextual"/>
      <w:rPrChange w:id="51" w:author="Arthur Souza Rodrigues" w:date="2026-06-28T01:09:00Z">
        <w:rPr>
          <w:rFonts w:asciiTheme="minorHAnsi" w:eastAsiaTheme="minorEastAsia" w:hAnsiTheme="minorHAnsi" w:cstheme="minorBidi"/>
          <w:kern w:val="2"/>
          <w:sz w:val="24"/>
          <w:szCs w:val="24"/>
          <w:lang w:val="pt-BR" w:eastAsia="pt-BR" w:bidi="ar-SA"/>
          <w14:ligatures w14:val="standardContextual"/>
        </w:rPr>
      </w:rPrChange>
    </w:rPr>
  </w:style>
  <w:style w:type="paragraph" w:styleId="TOC5">
    <w:name w:val="toc 5"/>
    <w:basedOn w:val="Normal"/>
    <w:next w:val="Normal"/>
    <w:autoRedefine/>
    <w:uiPriority w:val="39"/>
    <w:unhideWhenUsed/>
    <w:rsid w:val="007848C7"/>
    <w:pPr>
      <w:spacing w:after="100" w:line="278" w:lineRule="auto"/>
      <w:ind w:left="960"/>
      <w:pPrChange w:id="52" w:author="Arthur Souza Rodrigues" w:date="2026-06-28T01:09:00Z">
        <w:pPr>
          <w:spacing w:after="100" w:line="278" w:lineRule="auto"/>
          <w:ind w:left="960"/>
        </w:pPr>
      </w:pPrChange>
    </w:pPr>
    <w:rPr>
      <w:rFonts w:asciiTheme="minorHAnsi" w:eastAsiaTheme="minorEastAsia" w:hAnsiTheme="minorHAnsi" w:cstheme="minorBidi"/>
      <w:kern w:val="2"/>
      <w:lang w:val="pt-BR" w:eastAsia="pt-BR"/>
      <w14:ligatures w14:val="standardContextual"/>
      <w:rPrChange w:id="52" w:author="Arthur Souza Rodrigues" w:date="2026-06-28T01:09:00Z">
        <w:rPr>
          <w:rFonts w:asciiTheme="minorHAnsi" w:eastAsiaTheme="minorEastAsia" w:hAnsiTheme="minorHAnsi" w:cstheme="minorBidi"/>
          <w:kern w:val="2"/>
          <w:sz w:val="24"/>
          <w:szCs w:val="24"/>
          <w:lang w:val="pt-BR" w:eastAsia="pt-BR" w:bidi="ar-SA"/>
          <w14:ligatures w14:val="standardContextual"/>
        </w:rPr>
      </w:rPrChange>
    </w:rPr>
  </w:style>
  <w:style w:type="paragraph" w:styleId="TOC6">
    <w:name w:val="toc 6"/>
    <w:basedOn w:val="Normal"/>
    <w:next w:val="Normal"/>
    <w:autoRedefine/>
    <w:uiPriority w:val="39"/>
    <w:unhideWhenUsed/>
    <w:rsid w:val="007848C7"/>
    <w:pPr>
      <w:spacing w:after="100" w:line="278" w:lineRule="auto"/>
      <w:ind w:left="1200"/>
      <w:pPrChange w:id="53" w:author="Arthur Souza Rodrigues" w:date="2026-06-28T01:09:00Z">
        <w:pPr>
          <w:spacing w:after="100" w:line="278" w:lineRule="auto"/>
          <w:ind w:left="1200"/>
        </w:pPr>
      </w:pPrChange>
    </w:pPr>
    <w:rPr>
      <w:rFonts w:asciiTheme="minorHAnsi" w:eastAsiaTheme="minorEastAsia" w:hAnsiTheme="minorHAnsi" w:cstheme="minorBidi"/>
      <w:kern w:val="2"/>
      <w:lang w:val="pt-BR" w:eastAsia="pt-BR"/>
      <w14:ligatures w14:val="standardContextual"/>
      <w:rPrChange w:id="53" w:author="Arthur Souza Rodrigues" w:date="2026-06-28T01:09:00Z">
        <w:rPr>
          <w:rFonts w:asciiTheme="minorHAnsi" w:eastAsiaTheme="minorEastAsia" w:hAnsiTheme="minorHAnsi" w:cstheme="minorBidi"/>
          <w:kern w:val="2"/>
          <w:sz w:val="24"/>
          <w:szCs w:val="24"/>
          <w:lang w:val="pt-BR" w:eastAsia="pt-BR" w:bidi="ar-SA"/>
          <w14:ligatures w14:val="standardContextual"/>
        </w:rPr>
      </w:rPrChange>
    </w:rPr>
  </w:style>
  <w:style w:type="paragraph" w:styleId="TOC7">
    <w:name w:val="toc 7"/>
    <w:basedOn w:val="Normal"/>
    <w:next w:val="Normal"/>
    <w:autoRedefine/>
    <w:uiPriority w:val="39"/>
    <w:unhideWhenUsed/>
    <w:rsid w:val="007848C7"/>
    <w:pPr>
      <w:spacing w:after="100" w:line="278" w:lineRule="auto"/>
      <w:ind w:left="1440"/>
      <w:pPrChange w:id="54" w:author="Arthur Souza Rodrigues" w:date="2026-06-28T01:09:00Z">
        <w:pPr>
          <w:spacing w:after="100" w:line="278" w:lineRule="auto"/>
          <w:ind w:left="1440"/>
        </w:pPr>
      </w:pPrChange>
    </w:pPr>
    <w:rPr>
      <w:rFonts w:asciiTheme="minorHAnsi" w:eastAsiaTheme="minorEastAsia" w:hAnsiTheme="minorHAnsi" w:cstheme="minorBidi"/>
      <w:kern w:val="2"/>
      <w:lang w:val="pt-BR" w:eastAsia="pt-BR"/>
      <w14:ligatures w14:val="standardContextual"/>
      <w:rPrChange w:id="54" w:author="Arthur Souza Rodrigues" w:date="2026-06-28T01:09:00Z">
        <w:rPr>
          <w:rFonts w:asciiTheme="minorHAnsi" w:eastAsiaTheme="minorEastAsia" w:hAnsiTheme="minorHAnsi" w:cstheme="minorBidi"/>
          <w:kern w:val="2"/>
          <w:sz w:val="24"/>
          <w:szCs w:val="24"/>
          <w:lang w:val="pt-BR" w:eastAsia="pt-BR" w:bidi="ar-SA"/>
          <w14:ligatures w14:val="standardContextual"/>
        </w:rPr>
      </w:rPrChange>
    </w:rPr>
  </w:style>
  <w:style w:type="paragraph" w:styleId="TOC8">
    <w:name w:val="toc 8"/>
    <w:basedOn w:val="Normal"/>
    <w:next w:val="Normal"/>
    <w:autoRedefine/>
    <w:uiPriority w:val="39"/>
    <w:unhideWhenUsed/>
    <w:rsid w:val="007848C7"/>
    <w:pPr>
      <w:spacing w:after="100" w:line="278" w:lineRule="auto"/>
      <w:ind w:left="1680"/>
      <w:pPrChange w:id="55" w:author="Arthur Souza Rodrigues" w:date="2026-06-28T01:09:00Z">
        <w:pPr>
          <w:spacing w:after="100" w:line="278" w:lineRule="auto"/>
          <w:ind w:left="1680"/>
        </w:pPr>
      </w:pPrChange>
    </w:pPr>
    <w:rPr>
      <w:rFonts w:asciiTheme="minorHAnsi" w:eastAsiaTheme="minorEastAsia" w:hAnsiTheme="minorHAnsi" w:cstheme="minorBidi"/>
      <w:kern w:val="2"/>
      <w:lang w:val="pt-BR" w:eastAsia="pt-BR"/>
      <w14:ligatures w14:val="standardContextual"/>
      <w:rPrChange w:id="55" w:author="Arthur Souza Rodrigues" w:date="2026-06-28T01:09:00Z">
        <w:rPr>
          <w:rFonts w:asciiTheme="minorHAnsi" w:eastAsiaTheme="minorEastAsia" w:hAnsiTheme="minorHAnsi" w:cstheme="minorBidi"/>
          <w:kern w:val="2"/>
          <w:sz w:val="24"/>
          <w:szCs w:val="24"/>
          <w:lang w:val="pt-BR" w:eastAsia="pt-BR" w:bidi="ar-SA"/>
          <w14:ligatures w14:val="standardContextual"/>
        </w:rPr>
      </w:rPrChange>
    </w:rPr>
  </w:style>
  <w:style w:type="paragraph" w:styleId="TOC9">
    <w:name w:val="toc 9"/>
    <w:basedOn w:val="Normal"/>
    <w:next w:val="Normal"/>
    <w:autoRedefine/>
    <w:uiPriority w:val="39"/>
    <w:unhideWhenUsed/>
    <w:rsid w:val="007848C7"/>
    <w:pPr>
      <w:spacing w:after="100" w:line="278" w:lineRule="auto"/>
      <w:ind w:left="1920"/>
      <w:pPrChange w:id="56" w:author="Arthur Souza Rodrigues" w:date="2026-06-28T01:09:00Z">
        <w:pPr>
          <w:spacing w:after="100" w:line="278" w:lineRule="auto"/>
          <w:ind w:left="1920"/>
        </w:pPr>
      </w:pPrChange>
    </w:pPr>
    <w:rPr>
      <w:rFonts w:asciiTheme="minorHAnsi" w:eastAsiaTheme="minorEastAsia" w:hAnsiTheme="minorHAnsi" w:cstheme="minorBidi"/>
      <w:kern w:val="2"/>
      <w:lang w:val="pt-BR" w:eastAsia="pt-BR"/>
      <w14:ligatures w14:val="standardContextual"/>
      <w:rPrChange w:id="56" w:author="Arthur Souza Rodrigues" w:date="2026-06-28T01:09:00Z">
        <w:rPr>
          <w:rFonts w:asciiTheme="minorHAnsi" w:eastAsiaTheme="minorEastAsia" w:hAnsiTheme="minorHAnsi" w:cstheme="minorBidi"/>
          <w:kern w:val="2"/>
          <w:sz w:val="24"/>
          <w:szCs w:val="24"/>
          <w:lang w:val="pt-BR" w:eastAsia="pt-BR" w:bidi="ar-SA"/>
          <w14:ligatures w14:val="standardContextual"/>
        </w:rPr>
      </w:rPrChange>
    </w:rPr>
  </w:style>
  <w:style w:type="paragraph" w:customStyle="1" w:styleId="Strong1">
    <w:name w:val="Strong1"/>
    <w:qFormat/>
    <w:rPr>
      <w:b/>
      <w:bCs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Pr>
      <w:sz w:val="20"/>
      <w:szCs w:val="20"/>
    </w:rPr>
  </w:style>
  <w:style w:type="paragraph" w:styleId="Revision">
    <w:name w:val="Revision"/>
    <w:hidden/>
    <w:uiPriority w:val="99"/>
    <w:semiHidden/>
    <w:rsid w:val="00990AAC"/>
    <w:pPr>
      <w:spacing w:after="0" w:line="240" w:lineRule="auto"/>
    </w:pPr>
    <w:rPr>
      <w:rFonts w:ascii="Times New Roman" w:hAnsi="Times New Roman" w:cs="Times New Roman"/>
      <w:sz w:val="24"/>
      <w:szCs w:val="24"/>
      <w:lang w:val="en-US" w:eastAsia="en-US"/>
    </w:rPr>
  </w:style>
  <w:style w:type="character" w:customStyle="1" w:styleId="BodyTextChar1">
    <w:name w:val="Body Text Char1"/>
    <w:basedOn w:val="DefaultParagraphFont"/>
    <w:uiPriority w:val="99"/>
    <w:semiHidden/>
    <w:rsid w:val="007848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WealthCounsel\Styles\WCStyles2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5349F-F820-468E-A496-CA3D32800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 (x86)\WealthCounsel\Styles\WCStyles2.dot</Template>
  <TotalTime>2</TotalTime>
  <Pages>3</Pages>
  <Words>824</Words>
  <Characters>4697</Characters>
  <Application>Microsoft Office Word</Application>
  <DocSecurity>0</DocSecurity>
  <Lines>39</Lines>
  <Paragraphs>11</Paragraphs>
  <ScaleCrop>false</ScaleCrop>
  <Company>WealthCounsel, LLC</Company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rlt_trustAgreement</dc:title>
  <dc:creator>brenda.lopes@wealthcounsel.com</dc:creator>
  <cp:keywords/>
  <dc:description>Transformed to EPML from XQML</dc:description>
  <cp:lastModifiedBy>Arthur Souza Rodrigues</cp:lastModifiedBy>
  <cp:revision>1</cp:revision>
  <dcterms:created xsi:type="dcterms:W3CDTF">2026-06-28T05:09:00Z</dcterms:created>
  <dcterms:modified xsi:type="dcterms:W3CDTF">2026-06-28T05:10:00Z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bbonVersion">
    <vt:r8>3</vt:r8>
  </property>
  <property fmtid="{D5CDD505-2E9C-101B-9397-08002B2CF9AE}" pid="3" name="Product">
    <vt:lpwstr>wdx</vt:lpwstr>
  </property>
  <property fmtid="{D5CDD505-2E9C-101B-9397-08002B2CF9AE}" pid="4" name="Company">
    <vt:lpwstr>wc</vt:lpwstr>
  </property>
  <property fmtid="{D5CDD505-2E9C-101B-9397-08002B2CF9AE}" pid="5" name="macrosRun">
    <vt:lpwstr>Yes</vt:lpwstr>
  </property>
</Properties>
</file>