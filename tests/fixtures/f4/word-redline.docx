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547A28" w:rsidRDefault="00000000">
      <w:pPr>
        <w:spacing w:after="20"/>
        <w:rPr>
          <w:del w:id="15" w:author="Author" w:date="2026-06-28T00:56:00Z" w16du:dateUtc="2026-06-28T04:56:00Z"/>
        </w:rPr>
      </w:pPr>
      <w:del w:id="16" w:author="Author" w:date="2026-06-28T00:56:00Z" w16du:dateUtc="2026-06-28T04:56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2895964" w14:textId="77777777" w:rsidR="00547A28" w:rsidRDefault="00000000">
      <w:pPr>
        <w:spacing w:after="60"/>
        <w:rPr>
          <w:del w:id="17" w:author="Author" w:date="2026-06-28T00:56:00Z" w16du:dateUtc="2026-06-28T04:56:00Z"/>
        </w:rPr>
      </w:pPr>
      <w:del w:id="18" w:author="Author" w:date="2026-06-28T00:56:00Z" w16du:dateUtc="2026-06-28T04:56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547A28" w:rsidRDefault="00547A28">
      <w:pPr>
        <w:spacing w:after="60"/>
        <w:rPr>
          <w:del w:id="19" w:author="Author" w:date="2026-06-28T00:56:00Z" w16du:dateUtc="2026-06-28T04:56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rPr>
          <w:del w:id="20" w:author="Author" w:date="2026-06-28T00:56:00Z" w16du:dateUtc="2026-06-28T04:56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00000">
            <w:pPr>
              <w:rPr>
                <w:del w:id="21" w:author="Author" w:date="2026-06-28T00:56:00Z" w16du:dateUtc="2026-06-28T04:56:00Z"/>
              </w:rPr>
            </w:pPr>
            <w:del w:id="22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547A28">
                <w:fldChar w:fldCharType="begin"/>
              </w:r>
              <w:r w:rsidR="00547A28">
                <w:delInstrText>HYPERLINK "https://www.npmjs.com/package/@eigenpal/docx-js-editor" \h</w:del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547A28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00000">
            <w:pPr>
              <w:rPr>
                <w:del w:id="23" w:author="Author" w:date="2026-06-28T00:56:00Z" w16du:dateUtc="2026-06-28T04:56:00Z"/>
              </w:rPr>
            </w:pPr>
            <w:del w:id="24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547A28">
                <w:fldChar w:fldCharType="begin"/>
              </w:r>
              <w:r w:rsidR="00547A28">
                <w:delInstrText>HYPERLINK "https://github.com/eigenpal/docx-editor" \h</w:del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547A28">
                <w:fldChar w:fldCharType="end"/>
              </w:r>
            </w:del>
          </w:p>
        </w:tc>
      </w:tr>
    </w:tbl>
    <w:p w14:paraId="49E996B2" w14:textId="77777777" w:rsidR="00547A28" w:rsidRDefault="00000000">
      <w:pPr>
        <w:pBdr>
          <w:bottom w:val="single" w:sz="3" w:space="4" w:color="E2E8F0"/>
        </w:pBdr>
        <w:spacing w:before="300" w:after="80"/>
        <w:rPr>
          <w:del w:id="25" w:author="Author" w:date="2026-06-28T00:56:00Z" w16du:dateUtc="2026-06-28T04:56:00Z"/>
        </w:rPr>
      </w:pPr>
      <w:del w:id="26" w:author="Author" w:date="2026-06-28T00:56:00Z" w16du:dateUtc="2026-06-28T04:56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019D2AC6" w:rsidR="00547A28" w:rsidRDefault="00000000">
      <w:pPr>
        <w:spacing w:before="60" w:after="60"/>
        <w:rPr>
          <w:del w:id="27" w:author="Author" w:date="2026-06-28T00:56:00Z" w16du:dateUtc="2026-06-28T04:56:00Z"/>
        </w:rPr>
      </w:pPr>
      <w:del w:id="28" w:author="Author" w:date="2026-06-28T00:56:00Z" w16du:dateUtc="2026-06-28T04:56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547A28" w:rsidRDefault="00547A28">
      <w:pPr>
        <w:spacing w:before="60"/>
        <w:rPr>
          <w:del w:id="29" w:author="Author" w:date="2026-06-28T00:56:00Z" w16du:dateUtc="2026-06-28T04:56:00Z"/>
        </w:rPr>
      </w:pPr>
    </w:p>
    <w:p w14:paraId="28B83400" w14:textId="057E9F89" w:rsidR="00547A28" w:rsidRDefault="00000000">
      <w:pPr>
        <w:spacing w:before="60" w:after="60"/>
        <w:rPr>
          <w:del w:id="30" w:author="Author" w:date="2026-06-28T00:56:00Z" w16du:dateUtc="2026-06-28T04:56:00Z"/>
        </w:rPr>
      </w:pPr>
      <w:del w:id="31" w:author="Author" w:date="2026-06-28T00:56:00Z" w16du:dateUtc="2026-06-28T04:56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81C5E84" w14:textId="77777777" w:rsidR="00547A28" w:rsidRDefault="00547A28">
      <w:pPr>
        <w:spacing w:before="80"/>
        <w:rPr>
          <w:del w:id="32" w:author="Author" w:date="2026-06-28T00:56:00Z" w16du:dateUtc="2026-06-28T04:56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del w:id="33" w:author="Author" w:date="2026-06-28T00:56:00Z" w16du:dateUtc="2026-06-28T04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00000">
            <w:pPr>
              <w:rPr>
                <w:del w:id="34" w:author="Author" w:date="2026-06-28T00:56:00Z" w16du:dateUtc="2026-06-28T04:56:00Z"/>
              </w:rPr>
            </w:pPr>
            <w:del w:id="35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361C3C30" w14:textId="77777777" w:rsidR="00547A28" w:rsidRDefault="00000000">
            <w:pPr>
              <w:rPr>
                <w:del w:id="36" w:author="Author" w:date="2026-06-28T00:56:00Z" w16du:dateUtc="2026-06-28T04:56:00Z"/>
              </w:rPr>
            </w:pPr>
            <w:del w:id="37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3C22B7C4" w14:textId="6D263800" w:rsidR="00547A28" w:rsidRDefault="00547A28">
            <w:pPr>
              <w:rPr>
                <w:del w:id="38" w:author="Author" w:date="2026-06-28T00:56:00Z" w16du:dateUtc="2026-06-28T04:56:00Z"/>
              </w:rPr>
            </w:pPr>
          </w:p>
          <w:p w14:paraId="567EA400" w14:textId="30A68100" w:rsidR="00547A28" w:rsidRDefault="00000000">
            <w:pPr>
              <w:rPr>
                <w:del w:id="39" w:author="Author" w:date="2026-06-28T00:56:00Z" w16du:dateUtc="2026-06-28T04:56:00Z"/>
              </w:rPr>
            </w:pPr>
            <w:del w:id="40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CFDB86E" w14:textId="1F183200" w:rsidR="00547A28" w:rsidRDefault="00000000">
            <w:pPr>
              <w:rPr>
                <w:del w:id="41" w:author="Author" w:date="2026-06-28T00:56:00Z" w16du:dateUtc="2026-06-28T04:56:00Z"/>
              </w:rPr>
            </w:pPr>
            <w:del w:id="42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547A28" w:rsidRDefault="00000000">
            <w:pPr>
              <w:rPr>
                <w:del w:id="43" w:author="Author" w:date="2026-06-28T00:56:00Z" w16du:dateUtc="2026-06-28T04:56:00Z"/>
              </w:rPr>
            </w:pPr>
            <w:del w:id="44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547A28" w:rsidRDefault="00000000">
            <w:pPr>
              <w:rPr>
                <w:del w:id="45" w:author="Author" w:date="2026-06-28T00:56:00Z" w16du:dateUtc="2026-06-28T04:56:00Z"/>
              </w:rPr>
            </w:pPr>
            <w:del w:id="46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37A8266F" w14:textId="4854BC00" w:rsidR="00547A28" w:rsidRDefault="00000000">
            <w:pPr>
              <w:rPr>
                <w:del w:id="47" w:author="Author" w:date="2026-06-28T00:56:00Z" w16du:dateUtc="2026-06-28T04:56:00Z"/>
              </w:rPr>
            </w:pPr>
            <w:del w:id="48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547A28" w:rsidRDefault="00000000">
            <w:pPr>
              <w:rPr>
                <w:del w:id="49" w:author="Author" w:date="2026-06-28T00:56:00Z" w16du:dateUtc="2026-06-28T04:56:00Z"/>
              </w:rPr>
            </w:pPr>
            <w:del w:id="50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2E85494C" w14:textId="77777777" w:rsidR="00547A28" w:rsidRDefault="00000000">
            <w:pPr>
              <w:rPr>
                <w:del w:id="51" w:author="Author" w:date="2026-06-28T00:56:00Z" w16du:dateUtc="2026-06-28T04:56:00Z"/>
              </w:rPr>
            </w:pPr>
            <w:del w:id="52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7E6A5FCE" w14:textId="77777777" w:rsidR="00547A28" w:rsidRDefault="00000000">
            <w:pPr>
              <w:rPr>
                <w:del w:id="53" w:author="Author" w:date="2026-06-28T00:56:00Z" w16du:dateUtc="2026-06-28T04:56:00Z"/>
              </w:rPr>
            </w:pPr>
            <w:del w:id="54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547A28" w:rsidRDefault="00547A28">
      <w:pPr>
        <w:spacing w:before="160"/>
        <w:rPr>
          <w:del w:id="55" w:author="Author" w:date="2026-06-28T00:56:00Z" w16du:dateUtc="2026-06-28T04:56:00Z"/>
        </w:rPr>
      </w:pPr>
    </w:p>
    <w:p w14:paraId="124B2800" w14:textId="77777777" w:rsidR="00547A28" w:rsidRDefault="00000000">
      <w:pPr>
        <w:pBdr>
          <w:bottom w:val="single" w:sz="3" w:space="4" w:color="E2E8F0"/>
        </w:pBdr>
        <w:spacing w:before="300" w:after="80"/>
        <w:rPr>
          <w:del w:id="56" w:author="Author" w:date="2026-06-28T00:56:00Z" w16du:dateUtc="2026-06-28T04:56:00Z"/>
        </w:rPr>
      </w:pPr>
      <w:del w:id="57" w:author="Author" w:date="2026-06-28T00:56:00Z" w16du:dateUtc="2026-06-28T04:56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547A28" w:rsidRDefault="00000000">
      <w:pPr>
        <w:spacing w:before="60" w:after="60"/>
        <w:rPr>
          <w:del w:id="58" w:author="Author" w:date="2026-06-28T00:56:00Z" w16du:dateUtc="2026-06-28T04:56:00Z"/>
        </w:rPr>
      </w:pPr>
      <w:del w:id="59" w:author="Author" w:date="2026-06-28T00:56:00Z" w16du:dateUtc="2026-06-28T04:56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547A28" w:rsidRDefault="00547A28">
      <w:pPr>
        <w:spacing w:before="80"/>
        <w:rPr>
          <w:del w:id="60" w:author="Author" w:date="2026-06-28T00:56:00Z" w16du:dateUtc="2026-06-28T04:56:00Z"/>
        </w:rPr>
      </w:pPr>
    </w:p>
    <w:p w14:paraId="334AE0C7" w14:textId="15C85C00" w:rsidR="00547A28" w:rsidRDefault="00000000">
      <w:pPr>
        <w:spacing w:before="180" w:after="40"/>
        <w:rPr>
          <w:del w:id="61" w:author="Author" w:date="2026-06-28T00:56:00Z" w16du:dateUtc="2026-06-28T04:56:00Z"/>
        </w:rPr>
      </w:pPr>
      <w:del w:id="62" w:author="Author" w:date="2026-06-28T00:56:00Z" w16du:dateUtc="2026-06-28T04:56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547A28" w:rsidRDefault="00000000">
      <w:pPr>
        <w:spacing w:before="60" w:after="60"/>
        <w:rPr>
          <w:del w:id="63" w:author="Author" w:date="2026-06-28T00:56:00Z" w16du:dateUtc="2026-06-28T04:56:00Z"/>
        </w:rPr>
      </w:pPr>
      <w:del w:id="64" w:author="Author" w:date="2026-06-28T00:56:00Z" w16du:dateUtc="2026-06-28T04:56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0ED76288" w14:textId="78C5FE00" w:rsidR="00547A28" w:rsidRDefault="00547A28">
      <w:pPr>
        <w:spacing w:before="60"/>
        <w:rPr>
          <w:del w:id="65" w:author="Author" w:date="2026-06-28T00:56:00Z" w16du:dateUtc="2026-06-28T04:56:00Z"/>
        </w:rPr>
      </w:pPr>
    </w:p>
    <w:p w14:paraId="2228E200" w14:textId="40AC8A00" w:rsidR="00547A28" w:rsidRDefault="00000000">
      <w:pPr>
        <w:spacing w:before="60" w:after="60"/>
        <w:rPr>
          <w:del w:id="66" w:author="Author" w:date="2026-06-28T00:56:00Z" w16du:dateUtc="2026-06-28T04:56:00Z"/>
        </w:rPr>
      </w:pPr>
      <w:del w:id="67" w:author="Author" w:date="2026-06-28T00:56:00Z" w16du:dateUtc="2026-06-28T04:56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547A28" w:rsidRDefault="00547A28">
      <w:pPr>
        <w:spacing w:before="80"/>
        <w:rPr>
          <w:del w:id="68" w:author="Author" w:date="2026-06-28T00:56:00Z" w16du:dateUtc="2026-06-28T04:56:00Z"/>
        </w:rPr>
      </w:pPr>
    </w:p>
    <w:p w14:paraId="749CF692" w14:textId="77777777" w:rsidR="00547A28" w:rsidRDefault="00000000">
      <w:pPr>
        <w:spacing w:before="180" w:after="40"/>
        <w:rPr>
          <w:del w:id="69" w:author="Author" w:date="2026-06-28T00:56:00Z" w16du:dateUtc="2026-06-28T04:56:00Z"/>
        </w:rPr>
      </w:pPr>
      <w:del w:id="70" w:author="Author" w:date="2026-06-28T00:56:00Z" w16du:dateUtc="2026-06-28T04:56:00Z">
        <w:r>
          <w:rPr>
            <w:b/>
            <w:bCs/>
            <w:color w:val="0F172A"/>
          </w:rPr>
          <w:delText xml:space="preserve">Comments         </w:delText>
        </w:r>
      </w:del>
    </w:p>
    <w:p w14:paraId="20814DB6" w14:textId="2F40A200" w:rsidR="00547A28" w:rsidRDefault="00000000">
      <w:pPr>
        <w:spacing w:before="60" w:after="60"/>
        <w:rPr>
          <w:del w:id="71" w:author="Author" w:date="2026-06-28T00:56:00Z" w16du:dateUtc="2026-06-28T04:56:00Z"/>
        </w:rPr>
      </w:pPr>
      <w:del w:id="72" w:author="Author" w:date="2026-06-28T00:56:00Z" w16du:dateUtc="2026-06-28T04:56:00Z">
        <w:r>
          <w:rPr>
            <w:color w:val="0F172A"/>
          </w:rPr>
          <w:delText xml:space="preserve">Select text and click the floating button on the page edge to         </w:delText>
        </w:r>
        <w:commentRangeStart w:id="73"/>
        <w:r>
          <w:rPr>
            <w:color w:val="0F172A"/>
          </w:rPr>
          <w:delText xml:space="preserve">add a comment anchored to that selection         </w:delText>
        </w:r>
        <w:commentRangeEnd w:id="73"/>
        <w:r>
          <w:rPr>
            <w:rStyle w:val="CommentReference"/>
            <w:color w:val="0F172A"/>
            <w:sz w:val="22"/>
            <w:szCs w:val="22"/>
          </w:rPr>
          <w:commentReference w:id="73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547A28" w:rsidRDefault="00547A28">
      <w:pPr>
        <w:spacing w:before="60"/>
        <w:rPr>
          <w:del w:id="74" w:author="Author" w:date="2026-06-28T00:56:00Z" w16du:dateUtc="2026-06-28T04:56:00Z"/>
        </w:rPr>
      </w:pPr>
    </w:p>
    <w:p w14:paraId="73ABDE4F" w14:textId="255A2400" w:rsidR="00547A28" w:rsidRDefault="00000000">
      <w:pPr>
        <w:spacing w:before="60" w:after="60"/>
        <w:rPr>
          <w:del w:id="75" w:author="Author" w:date="2026-06-28T00:56:00Z" w16du:dateUtc="2026-06-28T04:56:00Z"/>
        </w:rPr>
      </w:pPr>
      <w:del w:id="76" w:author="Author" w:date="2026-06-28T00:56:00Z" w16du:dateUtc="2026-06-28T04:56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547A28" w:rsidRDefault="00547A28">
      <w:pPr>
        <w:spacing w:before="80"/>
        <w:rPr>
          <w:del w:id="77" w:author="Author" w:date="2026-06-28T00:56:00Z" w16du:dateUtc="2026-06-28T04:56:00Z"/>
        </w:rPr>
      </w:pPr>
    </w:p>
    <w:p w14:paraId="07D0CE00" w14:textId="0F7CE400" w:rsidR="00547A28" w:rsidRDefault="00000000">
      <w:pPr>
        <w:spacing w:before="180" w:after="40"/>
        <w:rPr>
          <w:del w:id="78" w:author="Author" w:date="2026-06-28T00:56:00Z" w16du:dateUtc="2026-06-28T04:56:00Z"/>
        </w:rPr>
      </w:pPr>
      <w:del w:id="79" w:author="Author" w:date="2026-06-28T00:56:00Z" w16du:dateUtc="2026-06-28T04:56:00Z">
        <w:r>
          <w:rPr>
            <w:b/>
            <w:bCs/>
            <w:color w:val="0F172A"/>
          </w:rPr>
          <w:delText xml:space="preserve">Agent-friendly         </w:delText>
        </w:r>
      </w:del>
    </w:p>
    <w:p w14:paraId="1CE416A0" w14:textId="77777777" w:rsidR="00547A28" w:rsidRDefault="00000000">
      <w:pPr>
        <w:spacing w:before="60" w:after="60"/>
        <w:rPr>
          <w:del w:id="80" w:author="Author" w:date="2026-06-28T00:56:00Z" w16du:dateUtc="2026-06-28T04:56:00Z"/>
        </w:rPr>
      </w:pPr>
      <w:del w:id="81" w:author="Author" w:date="2026-06-28T00:56:00Z" w16du:dateUtc="2026-06-28T04:56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7922822C" w14:textId="7A256D00" w:rsidR="00547A28" w:rsidRDefault="00547A28">
      <w:pPr>
        <w:spacing w:before="160"/>
        <w:rPr>
          <w:del w:id="82" w:author="Author" w:date="2026-06-28T00:56:00Z" w16du:dateUtc="2026-06-28T04:56:00Z"/>
        </w:rPr>
      </w:pPr>
    </w:p>
    <w:p w14:paraId="467B1700" w14:textId="00AE9C00" w:rsidR="00547A28" w:rsidRDefault="00000000">
      <w:pPr>
        <w:pBdr>
          <w:bottom w:val="single" w:sz="3" w:space="4" w:color="E2E8F0"/>
        </w:pBdr>
        <w:spacing w:before="300" w:after="80"/>
        <w:rPr>
          <w:del w:id="83" w:author="Author" w:date="2026-06-28T00:56:00Z" w16du:dateUtc="2026-06-28T04:56:00Z"/>
        </w:rPr>
      </w:pPr>
      <w:del w:id="84" w:author="Author" w:date="2026-06-28T00:56:00Z" w16du:dateUtc="2026-06-28T04:56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547A28" w:rsidRDefault="00000000">
      <w:pPr>
        <w:spacing w:before="60" w:after="60"/>
        <w:rPr>
          <w:del w:id="85" w:author="Author" w:date="2026-06-28T00:56:00Z" w16du:dateUtc="2026-06-28T04:56:00Z"/>
        </w:rPr>
      </w:pPr>
      <w:del w:id="86" w:author="Author" w:date="2026-06-28T00:56:00Z" w16du:dateUtc="2026-06-28T04:56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547A28" w:rsidRDefault="00547A28">
      <w:pPr>
        <w:spacing w:before="60"/>
        <w:rPr>
          <w:del w:id="87" w:author="Author" w:date="2026-06-28T00:56:00Z" w16du:dateUtc="2026-06-28T04:56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del w:id="88" w:author="Author" w:date="2026-06-28T00:56:00Z" w16du:dateUtc="2026-06-28T04:56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00000">
            <w:pPr>
              <w:rPr>
                <w:del w:id="89" w:author="Author" w:date="2026-06-28T00:56:00Z" w16du:dateUtc="2026-06-28T04:56:00Z"/>
              </w:rPr>
            </w:pPr>
            <w:del w:id="90" w:author="Author" w:date="2026-06-28T00:56:00Z" w16du:dateUtc="2026-06-28T04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00000">
            <w:pPr>
              <w:rPr>
                <w:del w:id="91" w:author="Author" w:date="2026-06-28T00:56:00Z" w16du:dateUtc="2026-06-28T04:56:00Z"/>
              </w:rPr>
            </w:pPr>
            <w:del w:id="92" w:author="Author" w:date="2026-06-28T00:56:00Z" w16du:dateUtc="2026-06-28T04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00000">
            <w:pPr>
              <w:rPr>
                <w:del w:id="93" w:author="Author" w:date="2026-06-28T00:56:00Z" w16du:dateUtc="2026-06-28T04:56:00Z"/>
              </w:rPr>
            </w:pPr>
            <w:del w:id="94" w:author="Author" w:date="2026-06-28T00:56:00Z" w16du:dateUtc="2026-06-28T04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00000">
            <w:pPr>
              <w:rPr>
                <w:del w:id="95" w:author="Author" w:date="2026-06-28T00:56:00Z" w16du:dateUtc="2026-06-28T04:56:00Z"/>
              </w:rPr>
            </w:pPr>
            <w:del w:id="96" w:author="Author" w:date="2026-06-28T00:56:00Z" w16du:dateUtc="2026-06-28T04:56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8A7E99" w14:paraId="55DC557E" w14:textId="77777777">
        <w:trPr>
          <w:del w:id="97" w:author="Author" w:date="2026-06-28T00:56:00Z" w16du:dateUtc="2026-06-28T04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00000">
            <w:pPr>
              <w:rPr>
                <w:del w:id="98" w:author="Author" w:date="2026-06-28T00:56:00Z" w16du:dateUtc="2026-06-28T04:56:00Z"/>
              </w:rPr>
            </w:pPr>
            <w:del w:id="99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00000">
            <w:pPr>
              <w:rPr>
                <w:del w:id="100" w:author="Author" w:date="2026-06-28T00:56:00Z" w16du:dateUtc="2026-06-28T04:56:00Z"/>
              </w:rPr>
            </w:pPr>
            <w:del w:id="101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00000">
            <w:pPr>
              <w:rPr>
                <w:del w:id="102" w:author="Author" w:date="2026-06-28T00:56:00Z" w16du:dateUtc="2026-06-28T04:56:00Z"/>
              </w:rPr>
            </w:pPr>
            <w:del w:id="103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00000">
            <w:pPr>
              <w:rPr>
                <w:del w:id="104" w:author="Author" w:date="2026-06-28T00:56:00Z" w16du:dateUtc="2026-06-28T04:56:00Z"/>
              </w:rPr>
            </w:pPr>
            <w:del w:id="105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8A7E99" w14:paraId="2E2102B2" w14:textId="77777777">
        <w:trPr>
          <w:del w:id="106" w:author="Author" w:date="2026-06-28T00:56:00Z" w16du:dateUtc="2026-06-28T04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00000">
            <w:pPr>
              <w:rPr>
                <w:del w:id="107" w:author="Author" w:date="2026-06-28T00:56:00Z" w16du:dateUtc="2026-06-28T04:56:00Z"/>
              </w:rPr>
            </w:pPr>
            <w:del w:id="108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00000">
            <w:pPr>
              <w:rPr>
                <w:del w:id="109" w:author="Author" w:date="2026-06-28T00:56:00Z" w16du:dateUtc="2026-06-28T04:56:00Z"/>
              </w:rPr>
            </w:pPr>
            <w:del w:id="110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00000">
            <w:pPr>
              <w:rPr>
                <w:del w:id="111" w:author="Author" w:date="2026-06-28T00:56:00Z" w16du:dateUtc="2026-06-28T04:56:00Z"/>
              </w:rPr>
            </w:pPr>
            <w:del w:id="112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00000">
            <w:pPr>
              <w:rPr>
                <w:del w:id="113" w:author="Author" w:date="2026-06-28T00:56:00Z" w16du:dateUtc="2026-06-28T04:56:00Z"/>
              </w:rPr>
            </w:pPr>
            <w:del w:id="114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8A7E99" w14:paraId="6940637E" w14:textId="77777777">
        <w:trPr>
          <w:del w:id="115" w:author="Author" w:date="2026-06-28T00:56:00Z" w16du:dateUtc="2026-06-28T04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00000">
            <w:pPr>
              <w:rPr>
                <w:del w:id="116" w:author="Author" w:date="2026-06-28T00:56:00Z" w16du:dateUtc="2026-06-28T04:56:00Z"/>
              </w:rPr>
            </w:pPr>
            <w:del w:id="117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00000">
            <w:pPr>
              <w:rPr>
                <w:del w:id="118" w:author="Author" w:date="2026-06-28T00:56:00Z" w16du:dateUtc="2026-06-28T04:56:00Z"/>
              </w:rPr>
            </w:pPr>
            <w:del w:id="119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00000">
            <w:pPr>
              <w:rPr>
                <w:del w:id="120" w:author="Author" w:date="2026-06-28T00:56:00Z" w16du:dateUtc="2026-06-28T04:56:00Z"/>
              </w:rPr>
            </w:pPr>
            <w:del w:id="121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00000">
            <w:pPr>
              <w:rPr>
                <w:del w:id="122" w:author="Author" w:date="2026-06-28T00:56:00Z" w16du:dateUtc="2026-06-28T04:56:00Z"/>
              </w:rPr>
            </w:pPr>
            <w:del w:id="123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8A7E99" w14:paraId="3A16E8E6" w14:textId="77777777">
        <w:trPr>
          <w:del w:id="124" w:author="Author" w:date="2026-06-28T00:56:00Z" w16du:dateUtc="2026-06-28T04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00000">
            <w:pPr>
              <w:rPr>
                <w:del w:id="125" w:author="Author" w:date="2026-06-28T00:56:00Z" w16du:dateUtc="2026-06-28T04:56:00Z"/>
              </w:rPr>
            </w:pPr>
            <w:del w:id="126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00000">
            <w:pPr>
              <w:rPr>
                <w:del w:id="127" w:author="Author" w:date="2026-06-28T00:56:00Z" w16du:dateUtc="2026-06-28T04:56:00Z"/>
              </w:rPr>
            </w:pPr>
            <w:del w:id="128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00000">
            <w:pPr>
              <w:rPr>
                <w:del w:id="129" w:author="Author" w:date="2026-06-28T00:56:00Z" w16du:dateUtc="2026-06-28T04:56:00Z"/>
              </w:rPr>
            </w:pPr>
            <w:del w:id="130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00000">
            <w:pPr>
              <w:rPr>
                <w:del w:id="131" w:author="Author" w:date="2026-06-28T00:56:00Z" w16du:dateUtc="2026-06-28T04:56:00Z"/>
              </w:rPr>
            </w:pPr>
            <w:del w:id="132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8A7E99" w14:paraId="1E6B6B4E" w14:textId="77777777">
        <w:trPr>
          <w:del w:id="133" w:author="Author" w:date="2026-06-28T00:56:00Z" w16du:dateUtc="2026-06-28T04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00000">
            <w:pPr>
              <w:rPr>
                <w:del w:id="134" w:author="Author" w:date="2026-06-28T00:56:00Z" w16du:dateUtc="2026-06-28T04:56:00Z"/>
              </w:rPr>
            </w:pPr>
            <w:del w:id="135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00000">
            <w:pPr>
              <w:rPr>
                <w:del w:id="136" w:author="Author" w:date="2026-06-28T00:56:00Z" w16du:dateUtc="2026-06-28T04:56:00Z"/>
              </w:rPr>
            </w:pPr>
            <w:del w:id="137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00000">
            <w:pPr>
              <w:rPr>
                <w:del w:id="138" w:author="Author" w:date="2026-06-28T00:56:00Z" w16du:dateUtc="2026-06-28T04:56:00Z"/>
              </w:rPr>
            </w:pPr>
            <w:del w:id="139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00000">
            <w:pPr>
              <w:rPr>
                <w:del w:id="140" w:author="Author" w:date="2026-06-28T00:56:00Z" w16du:dateUtc="2026-06-28T04:56:00Z"/>
              </w:rPr>
            </w:pPr>
            <w:del w:id="141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8A7E99" w14:paraId="1A826F89" w14:textId="77777777">
        <w:trPr>
          <w:del w:id="142" w:author="Author" w:date="2026-06-28T00:56:00Z" w16du:dateUtc="2026-06-28T04:56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00000">
            <w:pPr>
              <w:rPr>
                <w:del w:id="143" w:author="Author" w:date="2026-06-28T00:56:00Z" w16du:dateUtc="2026-06-28T04:56:00Z"/>
              </w:rPr>
            </w:pPr>
            <w:del w:id="144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00000">
            <w:pPr>
              <w:rPr>
                <w:del w:id="145" w:author="Author" w:date="2026-06-28T00:56:00Z" w16du:dateUtc="2026-06-28T04:56:00Z"/>
              </w:rPr>
            </w:pPr>
            <w:del w:id="146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00000">
            <w:pPr>
              <w:rPr>
                <w:del w:id="147" w:author="Author" w:date="2026-06-28T00:56:00Z" w16du:dateUtc="2026-06-28T04:56:00Z"/>
              </w:rPr>
            </w:pPr>
            <w:del w:id="148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00000">
            <w:pPr>
              <w:rPr>
                <w:del w:id="149" w:author="Author" w:date="2026-06-28T00:56:00Z" w16du:dateUtc="2026-06-28T04:56:00Z"/>
              </w:rPr>
            </w:pPr>
            <w:del w:id="150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8A7E99" w14:paraId="525537E9" w14:textId="77777777">
        <w:trPr>
          <w:del w:id="151" w:author="Author" w:date="2026-06-28T00:56:00Z" w16du:dateUtc="2026-06-28T04:56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00000">
            <w:pPr>
              <w:rPr>
                <w:del w:id="152" w:author="Author" w:date="2026-06-28T00:56:00Z" w16du:dateUtc="2026-06-28T04:56:00Z"/>
              </w:rPr>
            </w:pPr>
            <w:del w:id="153" w:author="Author" w:date="2026-06-28T00:56:00Z" w16du:dateUtc="2026-06-28T04:56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00000">
            <w:pPr>
              <w:rPr>
                <w:del w:id="154" w:author="Author" w:date="2026-06-28T00:56:00Z" w16du:dateUtc="2026-06-28T04:56:00Z"/>
              </w:rPr>
            </w:pPr>
            <w:del w:id="155" w:author="Author" w:date="2026-06-28T00:56:00Z" w16du:dateUtc="2026-06-28T04:56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00000">
            <w:pPr>
              <w:rPr>
                <w:del w:id="156" w:author="Author" w:date="2026-06-28T00:56:00Z" w16du:dateUtc="2026-06-28T04:56:00Z"/>
              </w:rPr>
            </w:pPr>
            <w:del w:id="157" w:author="Author" w:date="2026-06-28T00:56:00Z" w16du:dateUtc="2026-06-28T04:56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00000">
            <w:pPr>
              <w:rPr>
                <w:del w:id="158" w:author="Author" w:date="2026-06-28T00:56:00Z" w16du:dateUtc="2026-06-28T04:56:00Z"/>
              </w:rPr>
            </w:pPr>
            <w:del w:id="159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547A28" w:rsidRDefault="00547A28">
      <w:pPr>
        <w:spacing w:before="80"/>
        <w:rPr>
          <w:del w:id="160" w:author="Author" w:date="2026-06-28T00:56:00Z" w16du:dateUtc="2026-06-28T04:56:00Z"/>
        </w:rPr>
      </w:pPr>
    </w:p>
    <w:p w14:paraId="460BB7FA" w14:textId="77777777" w:rsidR="00547A28" w:rsidRDefault="00000000">
      <w:pPr>
        <w:rPr>
          <w:del w:id="161" w:author="Author" w:date="2026-06-28T00:56:00Z" w16du:dateUtc="2026-06-28T04:56:00Z"/>
        </w:rPr>
      </w:pPr>
      <w:del w:id="162" w:author="Author" w:date="2026-06-28T00:56:00Z" w16du:dateUtc="2026-06-28T04:56:00Z">
        <w:r>
          <w:br w:type="page"/>
        </w:r>
      </w:del>
    </w:p>
    <w:p w14:paraId="219D9206" w14:textId="7D8B6000" w:rsidR="00547A28" w:rsidRDefault="00000000">
      <w:pPr>
        <w:spacing w:before="180" w:after="40"/>
        <w:rPr>
          <w:del w:id="163" w:author="Author" w:date="2026-06-28T00:56:00Z" w16du:dateUtc="2026-06-28T04:56:00Z"/>
        </w:rPr>
      </w:pPr>
      <w:del w:id="164" w:author="Author" w:date="2026-06-28T00:56:00Z" w16du:dateUtc="2026-06-28T04:56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del w:id="165" w:author="Author" w:date="2026-06-28T00:56:00Z" w16du:dateUtc="2026-06-28T04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00000">
            <w:pPr>
              <w:rPr>
                <w:del w:id="166" w:author="Author" w:date="2026-06-28T00:56:00Z" w16du:dateUtc="2026-06-28T04:56:00Z"/>
              </w:rPr>
            </w:pPr>
            <w:del w:id="167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119BBAD" w14:textId="77777777" w:rsidR="00547A28" w:rsidRDefault="00547A28">
            <w:pPr>
              <w:rPr>
                <w:del w:id="168" w:author="Author" w:date="2026-06-28T00:56:00Z" w16du:dateUtc="2026-06-28T04:56:00Z"/>
              </w:rPr>
            </w:pPr>
          </w:p>
          <w:p w14:paraId="31FF7C43" w14:textId="7641B600" w:rsidR="00547A28" w:rsidRDefault="00000000">
            <w:pPr>
              <w:rPr>
                <w:del w:id="169" w:author="Author" w:date="2026-06-28T00:56:00Z" w16du:dateUtc="2026-06-28T04:56:00Z"/>
              </w:rPr>
            </w:pPr>
            <w:del w:id="170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93EFC14" w14:textId="4C570E00" w:rsidR="00547A28" w:rsidRDefault="00000000">
            <w:pPr>
              <w:rPr>
                <w:del w:id="171" w:author="Author" w:date="2026-06-28T00:56:00Z" w16du:dateUtc="2026-06-28T04:56:00Z"/>
              </w:rPr>
            </w:pPr>
            <w:del w:id="172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A98A965" w14:textId="77777777" w:rsidR="00547A28" w:rsidRDefault="00000000">
            <w:pPr>
              <w:rPr>
                <w:del w:id="173" w:author="Author" w:date="2026-06-28T00:56:00Z" w16du:dateUtc="2026-06-28T04:56:00Z"/>
              </w:rPr>
            </w:pPr>
            <w:del w:id="174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7D7E86FD" w14:textId="2F654B00" w:rsidR="00547A28" w:rsidRDefault="00000000">
            <w:pPr>
              <w:rPr>
                <w:del w:id="175" w:author="Author" w:date="2026-06-28T00:56:00Z" w16du:dateUtc="2026-06-28T04:56:00Z"/>
              </w:rPr>
            </w:pPr>
            <w:del w:id="176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547A28" w:rsidRDefault="00000000">
            <w:pPr>
              <w:rPr>
                <w:del w:id="177" w:author="Author" w:date="2026-06-28T00:56:00Z" w16du:dateUtc="2026-06-28T04:56:00Z"/>
              </w:rPr>
            </w:pPr>
            <w:del w:id="178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0E79FEF4" w14:textId="77777777" w:rsidR="00547A28" w:rsidRDefault="00547A28">
      <w:pPr>
        <w:spacing w:before="160"/>
        <w:rPr>
          <w:del w:id="179" w:author="Author" w:date="2026-06-28T00:56:00Z" w16du:dateUtc="2026-06-28T04:56:00Z"/>
        </w:rPr>
      </w:pPr>
    </w:p>
    <w:p w14:paraId="3F190000" w14:textId="5C749680" w:rsidR="00547A28" w:rsidRDefault="00000000">
      <w:pPr>
        <w:pBdr>
          <w:bottom w:val="single" w:sz="3" w:space="4" w:color="E2E8F0"/>
        </w:pBdr>
        <w:spacing w:before="300" w:after="80"/>
        <w:rPr>
          <w:del w:id="180" w:author="Author" w:date="2026-06-28T00:56:00Z" w16du:dateUtc="2026-06-28T04:56:00Z"/>
        </w:rPr>
      </w:pPr>
      <w:del w:id="181" w:author="Author" w:date="2026-06-28T00:56:00Z" w16du:dateUtc="2026-06-28T04:56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3DEC521" w14:textId="5084D000" w:rsidR="00547A28" w:rsidRDefault="00000000">
      <w:pPr>
        <w:spacing w:before="60" w:after="60"/>
        <w:rPr>
          <w:del w:id="182" w:author="Author" w:date="2026-06-28T00:56:00Z" w16du:dateUtc="2026-06-28T04:56:00Z"/>
        </w:rPr>
      </w:pPr>
      <w:del w:id="183" w:author="Author" w:date="2026-06-28T00:56:00Z" w16du:dateUtc="2026-06-28T04:56:00Z">
        <w:r>
          <w:rPr>
            <w:color w:val="0F172A"/>
          </w:rPr>
          <w:delText xml:space="preserve">Read         </w:delText>
        </w:r>
        <w:r w:rsidR="00547A28">
          <w:fldChar w:fldCharType="begin"/>
        </w:r>
        <w:r w:rsidR="00547A28">
          <w:delInstrText>HYPERLINK "https://github.com/eigenpal/docx-editor/blob/main/docs/PLUGINS.md" \h</w:del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547A28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184BDDEC" w14:textId="24089F00" w:rsidR="00547A28" w:rsidRDefault="00547A28">
      <w:pPr>
        <w:spacing w:before="60"/>
        <w:rPr>
          <w:del w:id="184" w:author="Author" w:date="2026-06-28T00:56:00Z" w16du:dateUtc="2026-06-28T04:56:00Z"/>
        </w:rPr>
      </w:pPr>
    </w:p>
    <w:p w14:paraId="5D0DEE00" w14:textId="77777777" w:rsidR="00547A28" w:rsidRDefault="00000000">
      <w:pPr>
        <w:spacing w:before="180" w:after="40"/>
        <w:rPr>
          <w:del w:id="185" w:author="Author" w:date="2026-06-28T00:56:00Z" w16du:dateUtc="2026-06-28T04:56:00Z"/>
        </w:rPr>
      </w:pPr>
      <w:del w:id="186" w:author="Author" w:date="2026-06-28T00:56:00Z" w16du:dateUtc="2026-06-28T04:56:00Z">
        <w:r>
          <w:rPr>
            <w:b/>
            <w:bCs/>
            <w:color w:val="0F172A"/>
          </w:rPr>
          <w:delText xml:space="preserve">Ground rules         </w:delText>
        </w:r>
      </w:del>
    </w:p>
    <w:p w14:paraId="55958B5C" w14:textId="68145E00" w:rsidR="00547A28" w:rsidRDefault="00000000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del w:id="187" w:author="Author" w:date="2026-06-28T00:56:00Z" w16du:dateUtc="2026-06-28T04:56:00Z"/>
        </w:rPr>
      </w:pPr>
      <w:del w:id="188" w:author="Author" w:date="2026-06-28T00:56:00Z" w16du:dateUtc="2026-06-28T04:56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547A28" w:rsidRDefault="00000000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del w:id="189" w:author="Author" w:date="2026-06-28T00:56:00Z" w16du:dateUtc="2026-06-28T04:56:00Z"/>
        </w:rPr>
      </w:pPr>
      <w:del w:id="190" w:author="Author" w:date="2026-06-28T00:56:00Z" w16du:dateUtc="2026-06-28T04:56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A0C6CF0" w14:textId="65BB07AF" w:rsidR="00547A28" w:rsidRDefault="00000000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del w:id="191" w:author="Author" w:date="2026-06-28T00:56:00Z" w16du:dateUtc="2026-06-28T04:56:00Z"/>
        </w:rPr>
      </w:pPr>
      <w:del w:id="192" w:author="Author" w:date="2026-06-28T00:56:00Z" w16du:dateUtc="2026-06-28T04:56:00Z">
        <w:r>
          <w:rPr>
            <w:color w:val="0F172A"/>
          </w:rPr>
          <w:delText xml:space="preserve">Avoid intermediate HTML serialisation where possible.           </w:delText>
        </w:r>
      </w:del>
    </w:p>
    <w:p w14:paraId="5C297367" w14:textId="77777777" w:rsidR="00547A28" w:rsidRDefault="00000000">
      <w:pPr>
        <w:pStyle w:val="ListParagraph"/>
        <w:numPr>
          <w:ilvl w:val="0"/>
          <w:numId w:val="11"/>
        </w:numPr>
        <w:spacing w:before="40" w:after="40" w:line="240" w:lineRule="auto"/>
        <w:contextualSpacing w:val="0"/>
        <w:rPr>
          <w:del w:id="193" w:author="Author" w:date="2026-06-28T00:56:00Z" w16du:dateUtc="2026-06-28T04:56:00Z"/>
        </w:rPr>
      </w:pPr>
      <w:del w:id="194" w:author="Author" w:date="2026-06-28T00:56:00Z" w16du:dateUtc="2026-06-28T04:56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67947E03" w14:textId="10AA3000" w:rsidR="00547A28" w:rsidRDefault="00547A28">
      <w:pPr>
        <w:spacing w:before="80"/>
        <w:rPr>
          <w:del w:id="195" w:author="Author" w:date="2026-06-28T00:56:00Z" w16du:dateUtc="2026-06-28T04:56:00Z"/>
        </w:rPr>
      </w:pPr>
    </w:p>
    <w:p w14:paraId="7AB6E680" w14:textId="77777777" w:rsidR="00547A28" w:rsidRDefault="00000000">
      <w:pPr>
        <w:spacing w:before="180" w:after="40"/>
        <w:rPr>
          <w:del w:id="196" w:author="Author" w:date="2026-06-28T00:56:00Z" w16du:dateUtc="2026-06-28T04:56:00Z"/>
        </w:rPr>
      </w:pPr>
      <w:del w:id="197" w:author="Author" w:date="2026-06-28T00:56:00Z" w16du:dateUtc="2026-06-28T04:56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del w:id="198" w:author="Author" w:date="2026-06-28T00:56:00Z" w16du:dateUtc="2026-06-28T04:56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00000">
            <w:pPr>
              <w:rPr>
                <w:del w:id="199" w:author="Author" w:date="2026-06-28T00:56:00Z" w16du:dateUtc="2026-06-28T04:56:00Z"/>
              </w:rPr>
            </w:pPr>
            <w:del w:id="200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547A28" w:rsidRDefault="00000000">
            <w:pPr>
              <w:rPr>
                <w:del w:id="201" w:author="Author" w:date="2026-06-28T00:56:00Z" w16du:dateUtc="2026-06-28T04:56:00Z"/>
              </w:rPr>
            </w:pPr>
            <w:del w:id="202" w:author="Author" w:date="2026-06-28T00:56:00Z" w16du:dateUtc="2026-06-28T04:56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BA3A620" w14:textId="689A8600" w:rsidR="00547A28" w:rsidRDefault="00547A28">
      <w:pPr>
        <w:spacing w:before="200"/>
        <w:rPr>
          <w:del w:id="203" w:author="Author" w:date="2026-06-28T00:56:00Z" w16du:dateUtc="2026-06-28T04:56:00Z"/>
        </w:rPr>
      </w:pPr>
    </w:p>
    <w:p w14:paraId="6D436C00" w14:textId="6FF0F000" w:rsidR="00547A28" w:rsidRDefault="00000000">
      <w:pPr>
        <w:pBdr>
          <w:bottom w:val="single" w:sz="3" w:space="4" w:color="E2E8F0"/>
        </w:pBdr>
        <w:spacing w:before="300" w:after="80"/>
        <w:rPr>
          <w:del w:id="204" w:author="Author" w:date="2026-06-28T00:56:00Z" w16du:dateUtc="2026-06-28T04:56:00Z"/>
        </w:rPr>
      </w:pPr>
      <w:del w:id="205" w:author="Author" w:date="2026-06-28T00:56:00Z" w16du:dateUtc="2026-06-28T04:56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78A32269" w14:textId="77777777" w:rsidR="00547A28" w:rsidRDefault="00547A28">
      <w:pPr>
        <w:spacing w:before="60"/>
        <w:rPr>
          <w:del w:id="206" w:author="Author" w:date="2026-06-28T00:56:00Z" w16du:dateUtc="2026-06-28T04:56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del w:id="207" w:author="Author" w:date="2026-06-28T00:56:00Z" w16du:dateUtc="2026-06-28T04:56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00000">
            <w:pPr>
              <w:spacing w:after="8"/>
              <w:rPr>
                <w:del w:id="208" w:author="Author" w:date="2026-06-28T00:56:00Z" w16du:dateUtc="2026-06-28T04:56:00Z"/>
              </w:rPr>
            </w:pPr>
            <w:del w:id="209" w:author="Author" w:date="2026-06-28T00:56:00Z" w16du:dateUtc="2026-06-28T04:56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547A28" w:rsidRDefault="00000000">
            <w:pPr>
              <w:spacing w:after="320"/>
              <w:rPr>
                <w:del w:id="210" w:author="Author" w:date="2026-06-28T00:56:00Z" w16du:dateUtc="2026-06-28T04:56:00Z"/>
              </w:rPr>
            </w:pPr>
            <w:del w:id="211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del w:id="212" w:author="Author" w:date="2026-06-28T00:56:00Z" w16du:dateUtc="2026-06-28T04:56:00Z"/>
              </w:rPr>
            </w:pPr>
          </w:p>
          <w:p w14:paraId="739E1328" w14:textId="77777777" w:rsidR="00547A28" w:rsidRDefault="00000000">
            <w:pPr>
              <w:rPr>
                <w:del w:id="213" w:author="Author" w:date="2026-06-28T00:56:00Z" w16du:dateUtc="2026-06-28T04:56:00Z"/>
              </w:rPr>
            </w:pPr>
            <w:del w:id="214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00000">
            <w:pPr>
              <w:spacing w:after="8"/>
              <w:rPr>
                <w:del w:id="215" w:author="Author" w:date="2026-06-28T00:56:00Z" w16du:dateUtc="2026-06-28T04:56:00Z"/>
              </w:rPr>
            </w:pPr>
            <w:del w:id="216" w:author="Author" w:date="2026-06-28T00:56:00Z" w16du:dateUtc="2026-06-28T04:56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DB16C97" w14:textId="23392000" w:rsidR="00547A28" w:rsidRDefault="00000000">
            <w:pPr>
              <w:spacing w:after="320"/>
              <w:rPr>
                <w:del w:id="217" w:author="Author" w:date="2026-06-28T00:56:00Z" w16du:dateUtc="2026-06-28T04:56:00Z"/>
              </w:rPr>
            </w:pPr>
            <w:del w:id="218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del w:id="219" w:author="Author" w:date="2026-06-28T00:56:00Z" w16du:dateUtc="2026-06-28T04:56:00Z"/>
              </w:rPr>
            </w:pPr>
          </w:p>
          <w:p w14:paraId="09E07E00" w14:textId="72F92000" w:rsidR="00547A28" w:rsidRDefault="00000000">
            <w:pPr>
              <w:rPr>
                <w:del w:id="220" w:author="Author" w:date="2026-06-28T00:56:00Z" w16du:dateUtc="2026-06-28T04:56:00Z"/>
              </w:rPr>
            </w:pPr>
            <w:del w:id="221" w:author="Author" w:date="2026-06-28T00:56:00Z" w16du:dateUtc="2026-06-28T04:56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1AFDFA85" w14:textId="77777777" w:rsidR="00230FFA" w:rsidRDefault="00000000">
      <w:pPr>
        <w:pStyle w:val="Heading1"/>
        <w:rPr>
          <w:ins w:id="222" w:author="Author" w:date="2026-06-28T00:56:00Z" w16du:dateUtc="2026-06-28T04:56:00Z"/>
        </w:rPr>
      </w:pPr>
      <w:ins w:id="223" w:author="Author" w:date="2026-06-28T00:56:00Z" w16du:dateUtc="2026-06-28T04:56:00Z">
        <w:r>
          <w:t>Auto Page Number Test Document</w:t>
        </w:r>
      </w:ins>
    </w:p>
    <w:p w14:paraId="1C80796A" w14:textId="77777777" w:rsidR="00230FFA" w:rsidRDefault="00000000">
      <w:pPr>
        <w:rPr>
          <w:ins w:id="224" w:author="Author" w:date="2026-06-28T00:56:00Z" w16du:dateUtc="2026-06-28T04:56:00Z"/>
        </w:rPr>
      </w:pPr>
      <w:ins w:id="225" w:author="Author" w:date="2026-06-28T00:56:00Z" w16du:dateUtc="2026-06-28T04:56:00Z">
        <w:r>
          <w:t>Sample text to create more pages...</w:t>
        </w:r>
      </w:ins>
    </w:p>
    <w:p w14:paraId="07BE9AB9" w14:textId="77777777" w:rsidR="00230FFA" w:rsidRDefault="00000000">
      <w:pPr>
        <w:rPr>
          <w:ins w:id="226" w:author="Author" w:date="2026-06-28T00:56:00Z" w16du:dateUtc="2026-06-28T04:56:00Z"/>
        </w:rPr>
      </w:pPr>
      <w:ins w:id="227" w:author="Author" w:date="2026-06-28T00:56:00Z" w16du:dateUtc="2026-06-28T04:56:00Z">
        <w:r>
          <w:t>Sample text to create more pages...</w:t>
        </w:r>
      </w:ins>
    </w:p>
    <w:p w14:paraId="36425C10" w14:textId="77777777" w:rsidR="00230FFA" w:rsidRDefault="00000000">
      <w:pPr>
        <w:rPr>
          <w:ins w:id="228" w:author="Author" w:date="2026-06-28T00:56:00Z" w16du:dateUtc="2026-06-28T04:56:00Z"/>
        </w:rPr>
      </w:pPr>
      <w:ins w:id="229" w:author="Author" w:date="2026-06-28T00:56:00Z" w16du:dateUtc="2026-06-28T04:56:00Z">
        <w:r>
          <w:t>Sample text to create more pages...</w:t>
        </w:r>
      </w:ins>
    </w:p>
    <w:p w14:paraId="2AD295C6" w14:textId="77777777" w:rsidR="00230FFA" w:rsidRDefault="00000000">
      <w:pPr>
        <w:rPr>
          <w:ins w:id="230" w:author="Author" w:date="2026-06-28T00:56:00Z" w16du:dateUtc="2026-06-28T04:56:00Z"/>
        </w:rPr>
      </w:pPr>
      <w:ins w:id="231" w:author="Author" w:date="2026-06-28T00:56:00Z" w16du:dateUtc="2026-06-28T04:56:00Z">
        <w:r>
          <w:t>Sample text to create more pages...</w:t>
        </w:r>
      </w:ins>
    </w:p>
    <w:p w14:paraId="6BC89D1A" w14:textId="77777777" w:rsidR="00230FFA" w:rsidRDefault="00000000">
      <w:pPr>
        <w:rPr>
          <w:ins w:id="232" w:author="Author" w:date="2026-06-28T00:56:00Z" w16du:dateUtc="2026-06-28T04:56:00Z"/>
        </w:rPr>
      </w:pPr>
      <w:ins w:id="233" w:author="Author" w:date="2026-06-28T00:56:00Z" w16du:dateUtc="2026-06-28T04:56:00Z">
        <w:r>
          <w:t>Sample text to create more pages...</w:t>
        </w:r>
      </w:ins>
    </w:p>
    <w:p w14:paraId="0A3FD5ED" w14:textId="77777777" w:rsidR="00230FFA" w:rsidRDefault="00000000">
      <w:pPr>
        <w:rPr>
          <w:ins w:id="234" w:author="Author" w:date="2026-06-28T00:56:00Z" w16du:dateUtc="2026-06-28T04:56:00Z"/>
        </w:rPr>
      </w:pPr>
      <w:ins w:id="235" w:author="Author" w:date="2026-06-28T00:56:00Z" w16du:dateUtc="2026-06-28T04:56:00Z">
        <w:r>
          <w:br w:type="page"/>
        </w:r>
      </w:ins>
    </w:p>
    <w:p w14:paraId="4DFE92BA" w14:textId="77777777" w:rsidR="00230FFA" w:rsidRDefault="00230FFA">
      <w:pPr>
        <w:rPr>
          <w:ins w:id="236" w:author="Author" w:date="2026-06-28T00:56:00Z" w16du:dateUtc="2026-06-28T04:56:00Z"/>
        </w:rPr>
        <w:sectPr w:rsidR="00230FFA"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A4FDB2A" w14:textId="77777777" w:rsidR="00230FFA" w:rsidRDefault="00000000">
      <w:pPr>
        <w:rPr>
          <w:ins w:id="242" w:author="Author" w:date="2026-06-28T00:56:00Z" w16du:dateUtc="2026-06-28T04:56:00Z"/>
        </w:rPr>
      </w:pPr>
      <w:ins w:id="243" w:author="Author" w:date="2026-06-28T00:56:00Z" w16du:dateUtc="2026-06-28T04:56:00Z">
        <w:r>
          <w:lastRenderedPageBreak/>
          <w:t>More sample text for section 2...</w:t>
        </w:r>
      </w:ins>
    </w:p>
    <w:p w14:paraId="24979BD2" w14:textId="77777777" w:rsidR="00230FFA" w:rsidRDefault="00000000">
      <w:pPr>
        <w:rPr>
          <w:ins w:id="244" w:author="Author" w:date="2026-06-28T00:56:00Z" w16du:dateUtc="2026-06-28T04:56:00Z"/>
        </w:rPr>
      </w:pPr>
      <w:ins w:id="245" w:author="Author" w:date="2026-06-28T00:56:00Z" w16du:dateUtc="2026-06-28T04:56:00Z">
        <w:r>
          <w:t>More sample text for section 2...</w:t>
        </w:r>
      </w:ins>
    </w:p>
    <w:p w14:paraId="67419EA7" w14:textId="77777777" w:rsidR="00230FFA" w:rsidRDefault="00000000">
      <w:pPr>
        <w:rPr>
          <w:ins w:id="246" w:author="Author" w:date="2026-06-28T00:56:00Z" w16du:dateUtc="2026-06-28T04:56:00Z"/>
        </w:rPr>
      </w:pPr>
      <w:ins w:id="247" w:author="Author" w:date="2026-06-28T00:56:00Z" w16du:dateUtc="2026-06-28T04:56:00Z">
        <w:r>
          <w:t>More sample text for section 2...</w:t>
        </w:r>
      </w:ins>
    </w:p>
    <w:p w14:paraId="5B7064ED" w14:textId="77777777" w:rsidR="00230FFA" w:rsidRDefault="00000000">
      <w:pPr>
        <w:rPr>
          <w:ins w:id="248" w:author="Author" w:date="2026-06-28T00:56:00Z" w16du:dateUtc="2026-06-28T04:56:00Z"/>
        </w:rPr>
      </w:pPr>
      <w:ins w:id="249" w:author="Author" w:date="2026-06-28T00:56:00Z" w16du:dateUtc="2026-06-28T04:56:00Z">
        <w:r>
          <w:t>More sample text for section 2...</w:t>
        </w:r>
      </w:ins>
    </w:p>
    <w:p w14:paraId="01DCC665" w14:textId="77777777" w:rsidR="00230FFA" w:rsidRDefault="00000000">
      <w:pPr>
        <w:rPr>
          <w:ins w:id="250" w:author="Author" w:date="2026-06-28T00:56:00Z" w16du:dateUtc="2026-06-28T04:56:00Z"/>
        </w:rPr>
      </w:pPr>
      <w:ins w:id="251" w:author="Author" w:date="2026-06-28T00:56:00Z" w16du:dateUtc="2026-06-28T04:56:00Z">
        <w:r>
          <w:t>More sample text for section 2...</w:t>
        </w:r>
      </w:ins>
    </w:p>
    <w:p w14:paraId="0DB3D28F" w14:textId="77777777" w:rsidR="00230FFA" w:rsidRDefault="00000000">
      <w:pPr>
        <w:rPr>
          <w:ins w:id="252" w:author="Author" w:date="2026-06-28T00:56:00Z" w16du:dateUtc="2026-06-28T04:56:00Z"/>
        </w:rPr>
      </w:pPr>
      <w:ins w:id="253" w:author="Author" w:date="2026-06-28T00:56:00Z" w16du:dateUtc="2026-06-28T04:56:00Z">
        <w:r>
          <w:br w:type="page"/>
        </w:r>
      </w:ins>
    </w:p>
    <w:p w14:paraId="46A15E77" w14:textId="77777777" w:rsidR="00230FFA" w:rsidRDefault="00230FFA">
      <w:pPr>
        <w:rPr>
          <w:ins w:id="254" w:author="Author" w:date="2026-06-28T00:56:00Z" w16du:dateUtc="2026-06-28T04:56:00Z"/>
        </w:rPr>
        <w:sectPr w:rsidR="00230FF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B1D3A6" w14:textId="77777777" w:rsidR="00230FFA" w:rsidRDefault="00000000">
      <w:pPr>
        <w:rPr>
          <w:ins w:id="255" w:author="Author" w:date="2026-06-28T00:56:00Z" w16du:dateUtc="2026-06-28T04:56:00Z"/>
        </w:rPr>
      </w:pPr>
      <w:ins w:id="256" w:author="Author" w:date="2026-06-28T00:56:00Z" w16du:dateUtc="2026-06-28T04:56:00Z">
        <w:r>
          <w:lastRenderedPageBreak/>
          <w:t>More section 3 content...</w:t>
        </w:r>
      </w:ins>
    </w:p>
    <w:p w14:paraId="3C1147AB" w14:textId="77777777" w:rsidR="00230FFA" w:rsidRDefault="00000000">
      <w:pPr>
        <w:rPr>
          <w:ins w:id="257" w:author="Author" w:date="2026-06-28T00:56:00Z" w16du:dateUtc="2026-06-28T04:56:00Z"/>
        </w:rPr>
      </w:pPr>
      <w:ins w:id="258" w:author="Author" w:date="2026-06-28T00:56:00Z" w16du:dateUtc="2026-06-28T04:56:00Z">
        <w:r>
          <w:t>More section 3 content...</w:t>
        </w:r>
      </w:ins>
    </w:p>
    <w:p w14:paraId="7DF74615" w14:textId="77777777" w:rsidR="00230FFA" w:rsidRDefault="00000000">
      <w:pPr>
        <w:rPr>
          <w:ins w:id="259" w:author="Author" w:date="2026-06-28T00:56:00Z" w16du:dateUtc="2026-06-28T04:56:00Z"/>
        </w:rPr>
      </w:pPr>
      <w:ins w:id="260" w:author="Author" w:date="2026-06-28T00:56:00Z" w16du:dateUtc="2026-06-28T04:56:00Z">
        <w:r>
          <w:t>More section 3 content...</w:t>
        </w:r>
      </w:ins>
    </w:p>
    <w:p w14:paraId="1248811A" w14:textId="77777777" w:rsidR="00230FFA" w:rsidRDefault="00000000">
      <w:pPr>
        <w:rPr>
          <w:ins w:id="261" w:author="Author" w:date="2026-06-28T00:56:00Z" w16du:dateUtc="2026-06-28T04:56:00Z"/>
        </w:rPr>
      </w:pPr>
      <w:ins w:id="262" w:author="Author" w:date="2026-06-28T00:56:00Z" w16du:dateUtc="2026-06-28T04:56:00Z">
        <w:r>
          <w:t>More section 3 content...</w:t>
        </w:r>
      </w:ins>
    </w:p>
    <w:p w14:paraId="028D8476" w14:textId="77777777" w:rsidR="00230FFA" w:rsidRDefault="00000000">
      <w:ins w:id="263" w:author="Author" w:date="2026-06-28T00:56:00Z" w16du:dateUtc="2026-06-28T04:56:00Z">
        <w:r>
          <w:t>More section 3 content...</w:t>
        </w:r>
      </w:ins>
    </w:p>
    <w:sectPr w:rsidR="00230FFA" w:rsidSect="00034616">
      <w:pgSz w:w="12240" w:h="15840"/>
      <w:pgMar w:top="1440" w:right="1800" w:bottom="1440" w:left="1800" w:header="720" w:footer="720" w:gutter="0"/>
      <w:cols w:space="720"/>
      <w:docGrid w:linePitch="360"/>
      <w:sectPrChange w:id="264" w:author="Author" w:date="2026-06-28T00:56:00Z" w16du:dateUtc="2026-06-28T04:56:00Z">
        <w:sectPr w:rsidR="00230FFA" w:rsidSect="00034616">
          <w:pgMar w:top="1300" w:right="1440" w:bottom="1300" w:left="1440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56E2E6B" w14:textId="77777777" w:rsidR="00547A28" w:rsidRDefault="0000000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C52155" w14:textId="77777777" w:rsidR="00327B54" w:rsidRDefault="00327B54">
      <w:pPr>
        <w:spacing w:after="0" w:line="240" w:lineRule="auto"/>
        <w:pPrChange w:id="13" w:author="Author" w:date="2026-06-28T00:56:00Z" w16du:dateUtc="2026-06-28T04:56:00Z">
          <w:pPr/>
        </w:pPrChange>
      </w:pPr>
      <w:r>
        <w:separator/>
      </w:r>
    </w:p>
  </w:endnote>
  <w:endnote w:type="continuationSeparator" w:id="0">
    <w:p w14:paraId="76151D6B" w14:textId="77777777" w:rsidR="00327B54" w:rsidRDefault="00327B54">
      <w:pPr>
        <w:spacing w:after="0" w:line="240" w:lineRule="auto"/>
        <w:pPrChange w:id="14" w:author="Author" w:date="2026-06-28T00:56:00Z" w16du:dateUtc="2026-06-28T04:5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FB61A5" w14:textId="77777777" w:rsidR="00230FFA" w:rsidRDefault="00000000">
    <w:pPr>
      <w:pStyle w:val="Footer"/>
      <w:jc w:val="center"/>
      <w:pPrChange w:id="239" w:author="Author" w:date="2026-06-28T00:56:00Z" w16du:dateUtc="2026-06-28T04:56:00Z">
        <w:pPr>
          <w:pBdr>
            <w:top w:val="single" w:sz="2" w:space="1" w:color="E2E8F0"/>
          </w:pBdr>
          <w:spacing w:before="80"/>
          <w:jc w:val="center"/>
        </w:pPr>
      </w:pPrChange>
    </w:pPr>
    <w:del w:id="240" w:author="Author" w:date="2026-06-28T00:56:00Z" w16du:dateUtc="2026-06-28T04:56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547A28">
        <w:fldChar w:fldCharType="begin"/>
      </w:r>
      <w:r w:rsidR="00547A28">
        <w:delInstrText>HYPERLINK \h</w:delInstrText>
      </w:r>
      <w:r w:rsidR="00547A28">
        <w:fldChar w:fldCharType="separate"/>
      </w:r>
      <w:r w:rsidR="00547A28">
        <w:rPr>
          <w:color w:val="64748B"/>
          <w:sz w:val="20"/>
          <w:szCs w:val="20"/>
        </w:rPr>
        <w:delText xml:space="preserve">eigenpal.com         </w:delText>
      </w:r>
      <w:r w:rsidR="00547A28">
        <w:fldChar w:fldCharType="end"/>
      </w:r>
    </w:del>
    <w:ins w:id="241" w:author="Author" w:date="2026-06-28T00:56:00Z" w16du:dateUtc="2026-06-28T04:56:00Z">
      <w:r>
        <w:rPr>
          <w:rFonts w:ascii="Times New Roman" w:hAnsi="Times New Roman"/>
          <w:sz w:val="28"/>
        </w:rPr>
        <w:t xml:space="preserve">Pg </w:t>
      </w:r>
      <w:r>
        <w:fldChar w:fldCharType="begin"/>
      </w:r>
      <w:r>
        <w:instrText>PAGE</w:instrText>
      </w:r>
      <w:r>
        <w:fldChar w:fldCharType="separate"/>
      </w:r>
      <w:r w:rsidR="00E069CB">
        <w:rPr>
          <w:noProof/>
        </w:rPr>
        <w:t>1</w:t>
      </w:r>
      <w:r>
        <w:fldChar w:fldCharType="end"/>
      </w:r>
      <w:r>
        <w:rPr>
          <w:rFonts w:ascii="Times New Roman" w:hAnsi="Times New Roman"/>
          <w:sz w:val="28"/>
        </w:rPr>
        <w:t xml:space="preserve"> Left aligned</w:t>
      </w:r>
      <w:r>
        <w:rPr>
          <w:rFonts w:ascii="Arial" w:hAnsi="Arial"/>
          <w:sz w:val="32"/>
        </w:rPr>
        <w:t xml:space="preserve">Page </w:t>
      </w:r>
      <w:r>
        <w:fldChar w:fldCharType="begin"/>
      </w:r>
      <w:r>
        <w:instrText>PAGE</w:instrText>
      </w:r>
      <w:r>
        <w:fldChar w:fldCharType="separate"/>
      </w:r>
      <w:r w:rsidR="00E069CB">
        <w:rPr>
          <w:noProof/>
        </w:rPr>
        <w:t>1</w:t>
      </w:r>
      <w:r>
        <w:fldChar w:fldCharType="end"/>
      </w:r>
      <w:r>
        <w:t xml:space="preserve"> of </w:t>
      </w:r>
      <w:r>
        <w:fldChar w:fldCharType="begin"/>
      </w:r>
      <w:r>
        <w:instrText>NUMPAGES</w:instrText>
      </w:r>
      <w:r>
        <w:fldChar w:fldCharType="separate"/>
      </w:r>
      <w:r w:rsidR="00E069CB">
        <w:rPr>
          <w:noProof/>
        </w:rPr>
        <w:t>2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CA59BF" w14:textId="77777777" w:rsidR="00327B54" w:rsidRDefault="00327B54">
      <w:pPr>
        <w:spacing w:after="0" w:line="240" w:lineRule="auto"/>
        <w:pPrChange w:id="11" w:author="Author" w:date="2026-06-28T00:56:00Z" w16du:dateUtc="2026-06-28T04:56:00Z">
          <w:pPr/>
        </w:pPrChange>
      </w:pPr>
      <w:r>
        <w:separator/>
      </w:r>
    </w:p>
  </w:footnote>
  <w:footnote w:type="continuationSeparator" w:id="0">
    <w:p w14:paraId="70F3F84C" w14:textId="77777777" w:rsidR="00327B54" w:rsidRDefault="00327B54">
      <w:pPr>
        <w:spacing w:after="0" w:line="240" w:lineRule="auto"/>
        <w:pPrChange w:id="12" w:author="Author" w:date="2026-06-28T00:56:00Z" w16du:dateUtc="2026-06-28T04:5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E93876" w14:textId="77777777" w:rsidR="00D23E68" w:rsidRDefault="00000000">
    <w:pPr>
      <w:pStyle w:val="Header"/>
      <w:pPrChange w:id="237" w:author="Author" w:date="2026-06-28T00:56:00Z" w16du:dateUtc="2026-06-28T04:56:00Z">
        <w:pPr>
          <w:pBdr>
            <w:bottom w:val="single" w:sz="2" w:space="1" w:color="E2E8F0"/>
          </w:pBdr>
          <w:jc w:val="center"/>
        </w:pPr>
      </w:pPrChange>
    </w:pPr>
    <w:del w:id="238" w:author="Author" w:date="2026-06-28T00:56:00Z" w16du:dateUtc="2026-06-28T04:56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0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745227765">
    <w:abstractNumId w:val="8"/>
  </w:num>
  <w:num w:numId="2" w16cid:durableId="2013071410">
    <w:abstractNumId w:val="6"/>
  </w:num>
  <w:num w:numId="3" w16cid:durableId="1210342034">
    <w:abstractNumId w:val="5"/>
  </w:num>
  <w:num w:numId="4" w16cid:durableId="1742673648">
    <w:abstractNumId w:val="4"/>
  </w:num>
  <w:num w:numId="5" w16cid:durableId="1214392239">
    <w:abstractNumId w:val="7"/>
  </w:num>
  <w:num w:numId="6" w16cid:durableId="1292830545">
    <w:abstractNumId w:val="3"/>
  </w:num>
  <w:num w:numId="7" w16cid:durableId="29258356">
    <w:abstractNumId w:val="2"/>
  </w:num>
  <w:num w:numId="8" w16cid:durableId="1244071939">
    <w:abstractNumId w:val="1"/>
  </w:num>
  <w:num w:numId="9" w16cid:durableId="1010446908">
    <w:abstractNumId w:val="0"/>
  </w:num>
  <w:num w:numId="10" w16cid:durableId="1108429792">
    <w:abstractNumId w:val="10"/>
    <w:lvlOverride w:ilvl="0">
      <w:startOverride w:val="1"/>
    </w:lvlOverride>
  </w:num>
  <w:num w:numId="11" w16cid:durableId="69496089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C96"/>
    <w:rsid w:val="00230FFA"/>
    <w:rsid w:val="0029639D"/>
    <w:rsid w:val="00326F90"/>
    <w:rsid w:val="00327B54"/>
    <w:rsid w:val="00547A28"/>
    <w:rsid w:val="006C3EDA"/>
    <w:rsid w:val="008A7E99"/>
    <w:rsid w:val="008F7FF2"/>
    <w:rsid w:val="00AA1D8D"/>
    <w:rsid w:val="00B47730"/>
    <w:rsid w:val="00B90B26"/>
    <w:rsid w:val="00BB68C7"/>
    <w:rsid w:val="00CB0664"/>
    <w:rsid w:val="00D23E68"/>
    <w:rsid w:val="00E06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B5AD8"/>
  <w14:defaultImageDpi w14:val="300"/>
  <w15:docId w15:val="{FB0AEC20-E694-8645-A23B-FE794EEC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23E68"/>
    <w:pPr>
      <w:keepNext/>
      <w:keepLines/>
      <w:spacing w:before="480" w:after="0"/>
      <w:outlineLvl w:val="0"/>
      <w:pPrChange w:id="0" w:author="Author" w:date="2026-06-28T00:56:00Z">
        <w:pPr>
          <w:outlineLvl w:val="0"/>
        </w:pPr>
      </w:pPrChange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PrChange w:id="0" w:author="Author" w:date="2026-06-28T00:56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E68"/>
    <w:pPr>
      <w:keepNext/>
      <w:keepLines/>
      <w:spacing w:before="200" w:after="0"/>
      <w:outlineLvl w:val="1"/>
      <w:pPrChange w:id="1" w:author="Author" w:date="2026-06-28T00:56:00Z">
        <w:pPr>
          <w:outlineLvl w:val="1"/>
        </w:pPr>
      </w:pPrChange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PrChange w:id="1" w:author="Author" w:date="2026-06-28T00:56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E68"/>
    <w:pPr>
      <w:keepNext/>
      <w:keepLines/>
      <w:spacing w:before="200" w:after="0"/>
      <w:outlineLvl w:val="2"/>
      <w:pPrChange w:id="2" w:author="Author" w:date="2026-06-28T00:56:00Z">
        <w:pPr>
          <w:outlineLvl w:val="2"/>
        </w:pPr>
      </w:pPrChange>
    </w:pPr>
    <w:rPr>
      <w:rFonts w:asciiTheme="majorHAnsi" w:eastAsiaTheme="majorEastAsia" w:hAnsiTheme="majorHAnsi" w:cstheme="majorBidi"/>
      <w:b/>
      <w:bCs/>
      <w:color w:val="4F81BD" w:themeColor="accent1"/>
      <w:rPrChange w:id="2" w:author="Author" w:date="2026-06-28T00:56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68"/>
    <w:pPr>
      <w:keepNext/>
      <w:keepLines/>
      <w:spacing w:before="200" w:after="0"/>
      <w:outlineLvl w:val="3"/>
      <w:pPrChange w:id="3" w:author="Author" w:date="2026-06-28T00:56:00Z">
        <w:pPr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4F81BD" w:themeColor="accent1"/>
      <w:rPrChange w:id="3" w:author="Author" w:date="2026-06-28T00:56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68"/>
    <w:pPr>
      <w:keepNext/>
      <w:keepLines/>
      <w:spacing w:before="200" w:after="0"/>
      <w:outlineLvl w:val="4"/>
      <w:pPrChange w:id="4" w:author="Author" w:date="2026-06-28T00:56:00Z">
        <w:pPr>
          <w:outlineLvl w:val="4"/>
        </w:pPr>
      </w:pPrChange>
    </w:pPr>
    <w:rPr>
      <w:rFonts w:asciiTheme="majorHAnsi" w:eastAsiaTheme="majorEastAsia" w:hAnsiTheme="majorHAnsi" w:cstheme="majorBidi"/>
      <w:color w:val="243F60" w:themeColor="accent1" w:themeShade="7F"/>
      <w:rPrChange w:id="4" w:author="Author" w:date="2026-06-28T00:56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68"/>
    <w:pPr>
      <w:keepNext/>
      <w:keepLines/>
      <w:spacing w:before="200" w:after="0"/>
      <w:outlineLvl w:val="5"/>
      <w:pPrChange w:id="5" w:author="Author" w:date="2026-06-28T00:56:00Z">
        <w:pPr>
          <w:outlineLvl w:val="5"/>
        </w:pPr>
      </w:pPrChange>
    </w:pPr>
    <w:rPr>
      <w:rFonts w:asciiTheme="majorHAnsi" w:eastAsiaTheme="majorEastAsia" w:hAnsiTheme="majorHAnsi" w:cstheme="majorBidi"/>
      <w:i/>
      <w:iCs/>
      <w:color w:val="243F60" w:themeColor="accent1" w:themeShade="7F"/>
      <w:rPrChange w:id="5" w:author="Author" w:date="2026-06-28T00:56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23E68"/>
    <w:pPr>
      <w:pBdr>
        <w:bottom w:val="single" w:sz="8" w:space="4" w:color="4F81BD" w:themeColor="accent1"/>
      </w:pBdr>
      <w:spacing w:after="300" w:line="240" w:lineRule="auto"/>
      <w:contextualSpacing/>
      <w:pPrChange w:id="6" w:author="Author" w:date="2026-06-28T00:56:00Z">
        <w:pPr/>
      </w:pPrChange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PrChange w:id="6" w:author="Author" w:date="2026-06-28T00:56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D23E68"/>
    <w:pPr>
      <w:ind w:left="720"/>
      <w:contextualSpacing/>
      <w:pPrChange w:id="7" w:author="Author" w:date="2026-06-28T00:56:00Z">
        <w:pPr/>
      </w:pPrChange>
    </w:pPr>
    <w:rPr>
      <w:rPrChange w:id="7" w:author="Author" w:date="2026-06-28T00:56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ong1">
    <w:name w:val="Strong1"/>
    <w:qFormat/>
    <w:rsid w:val="00D23E68"/>
    <w:pPr>
      <w:spacing w:after="0" w:line="240" w:lineRule="auto"/>
      <w:pPrChange w:id="8" w:author="Author" w:date="2026-06-28T00:56:00Z">
        <w:pPr/>
      </w:pPrChange>
    </w:pPr>
    <w:rPr>
      <w:rFonts w:ascii="Inter" w:eastAsia="Inter" w:hAnsi="Inter" w:cs="Inter"/>
      <w:b/>
      <w:bCs/>
      <w:rPrChange w:id="8" w:author="Author" w:date="2026-06-28T00:56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D23E6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23E6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23E68"/>
    <w:pPr>
      <w:spacing w:after="0" w:line="240" w:lineRule="auto"/>
      <w:pPrChange w:id="9" w:author="Author" w:date="2026-06-28T00:56:00Z">
        <w:pPr/>
      </w:pPrChange>
    </w:pPr>
    <w:rPr>
      <w:rFonts w:ascii="Inter" w:eastAsia="Inter" w:hAnsi="Inter" w:cs="Inter"/>
      <w:sz w:val="20"/>
      <w:szCs w:val="20"/>
      <w:rPrChange w:id="9" w:author="Author" w:date="2026-06-28T00:56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3E68"/>
    <w:rPr>
      <w:rFonts w:ascii="Inter" w:eastAsia="Inter" w:hAnsi="Inter" w:cs="Inter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E68"/>
    <w:pPr>
      <w:spacing w:after="0" w:line="240" w:lineRule="auto"/>
      <w:pPrChange w:id="10" w:author="Author" w:date="2026-06-28T00:56:00Z">
        <w:pPr/>
      </w:pPrChange>
    </w:pPr>
    <w:rPr>
      <w:rFonts w:ascii="Inter" w:eastAsia="Inter" w:hAnsi="Inter" w:cs="Inter"/>
      <w:sz w:val="20"/>
      <w:szCs w:val="20"/>
      <w:rPrChange w:id="10" w:author="Author" w:date="2026-06-28T00:56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E68"/>
    <w:rPr>
      <w:rFonts w:ascii="Inter" w:eastAsia="Inter" w:hAnsi="Inter" w:cs="Inter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23E6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2026-06-28T04:57:00Z</dcterms:modified>
  <cp:category/>
</cp:coreProperties>
</file>