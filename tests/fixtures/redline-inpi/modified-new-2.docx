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6E9855" w14:textId="47DA765E" w:rsidR="007B7E17" w:rsidRDefault="00E7690D" w:rsidP="007B7E17">
      <w:pPr>
        <w:spacing w:after="120" w:line="288" w:lineRule="auto"/>
        <w:jc w:val="both"/>
      </w:pPr>
      <w:r>
        <w:t xml:space="preserve"> </w:t>
      </w:r>
      <w:r w:rsidR="007B7E17">
        <w:t xml:space="preserve">[19] Manual do </w:t>
      </w:r>
      <w:proofErr w:type="spellStart"/>
      <w:r w:rsidR="007B7E17">
        <w:t>Usuário</w:t>
      </w:r>
      <w:proofErr w:type="spellEnd"/>
      <w:r w:rsidR="007B7E17">
        <w:t xml:space="preserve"> e-Marcas - </w:t>
      </w:r>
      <w:proofErr w:type="spellStart"/>
      <w:r w:rsidR="007B7E17">
        <w:t>versão</w:t>
      </w:r>
      <w:proofErr w:type="spellEnd"/>
      <w:r w:rsidR="007B7E17">
        <w:t xml:space="preserve"> 2_2 final[</w:t>
      </w:r>
      <w:proofErr w:type="spellStart"/>
      <w:r w:rsidR="007B7E17">
        <w:t>capa</w:t>
      </w:r>
      <w:proofErr w:type="spellEnd"/>
      <w:r w:rsidR="007B7E17">
        <w:t xml:space="preserve">] - </w:t>
      </w:r>
      <w:r w:rsidR="007B7E17">
        <w:br/>
      </w:r>
      <w:hyperlink r:id="rId8">
        <w:r w:rsidR="007B7E17">
          <w:rPr>
            <w:color w:val="0000EE"/>
            <w:u w:val="single"/>
          </w:rPr>
          <w:t>https://www.gov.br/inpi/pt-br/servicos/marcas/arquivos/legislacao/manual_do_usuario_emarcas__versao_2_2_final_0.pdf</w:t>
        </w:r>
      </w:hyperlink>
      <w:r w:rsidR="007B7E17">
        <w:t xml:space="preserve">[20] </w:t>
      </w:r>
      <w:hyperlink r:id="rId9">
        <w:r w:rsidR="007B7E17">
          <w:rPr>
            <w:color w:val="0000EE"/>
            <w:u w:val="single"/>
          </w:rPr>
          <w:t>https://www.gov.br/inpi/pt-br/assuntos/desenhos-industriais/arquivos/MinutaManualDI_cap07.pdf</w:t>
        </w:r>
      </w:hyperlink>
      <w:r w:rsidR="007B7E17">
        <w:t xml:space="preserve"> - </w:t>
      </w:r>
      <w:r w:rsidR="007B7E17">
        <w:br/>
      </w:r>
      <w:hyperlink r:id="rId10">
        <w:r w:rsidR="007B7E17">
          <w:rPr>
            <w:color w:val="0000EE"/>
            <w:u w:val="single"/>
          </w:rPr>
          <w:t>https://www.gov.br/inpi/pt-br/assuntos/desenhos-industriais/arquivos/MinutaManualDI_cap07.pdf</w:t>
        </w:r>
      </w:hyperlink>
      <w:r w:rsidR="007B7E17">
        <w:t xml:space="preserve">[21] É </w:t>
      </w:r>
      <w:proofErr w:type="spellStart"/>
      <w:r w:rsidR="007B7E17">
        <w:t>possível</w:t>
      </w:r>
      <w:proofErr w:type="spellEnd"/>
      <w:r w:rsidR="007B7E17">
        <w:t xml:space="preserve"> o </w:t>
      </w:r>
      <w:proofErr w:type="spellStart"/>
      <w:r w:rsidR="007B7E17">
        <w:t>registro</w:t>
      </w:r>
      <w:proofErr w:type="spellEnd"/>
      <w:r w:rsidR="007B7E17">
        <w:t xml:space="preserve"> de </w:t>
      </w:r>
      <w:proofErr w:type="spellStart"/>
      <w:r w:rsidR="007B7E17">
        <w:t>marca</w:t>
      </w:r>
      <w:proofErr w:type="spellEnd"/>
      <w:r w:rsidR="007B7E17">
        <w:t xml:space="preserve"> </w:t>
      </w:r>
      <w:proofErr w:type="spellStart"/>
      <w:r w:rsidR="007B7E17">
        <w:t>já</w:t>
      </w:r>
      <w:proofErr w:type="spellEnd"/>
      <w:r w:rsidR="007B7E17">
        <w:t xml:space="preserve"> </w:t>
      </w:r>
      <w:proofErr w:type="spellStart"/>
      <w:r w:rsidR="007B7E17">
        <w:t>existente</w:t>
      </w:r>
      <w:proofErr w:type="spellEnd"/>
      <w:r w:rsidR="007B7E17">
        <w:t xml:space="preserve"> no INPI? - </w:t>
      </w:r>
      <w:r w:rsidR="007B7E17">
        <w:br/>
      </w:r>
      <w:hyperlink r:id="rId11">
        <w:r w:rsidR="007B7E17">
          <w:rPr>
            <w:color w:val="0000EE"/>
            <w:u w:val="single"/>
          </w:rPr>
          <w:t>https://www.marcaxmarcas.com.br/e-possivel-o-registro-de-marca-ja-existente-no-inpi/</w:t>
        </w:r>
      </w:hyperlink>
      <w:r w:rsidR="007B7E17">
        <w:t xml:space="preserve">[22] Just a moment... - </w:t>
      </w:r>
      <w:r w:rsidR="007B7E17">
        <w:br/>
      </w:r>
      <w:hyperlink r:id="rId12">
        <w:r w:rsidR="007B7E17">
          <w:rPr>
            <w:color w:val="0000EE"/>
            <w:u w:val="single"/>
          </w:rPr>
          <w:t>https://manualzz.com/doc/5879187/inpi-sistema-e-marcas-manual-do-usuário</w:t>
        </w:r>
      </w:hyperlink>
      <w:r w:rsidR="007B7E17">
        <w:t xml:space="preserve">[23] Como </w:t>
      </w:r>
      <w:proofErr w:type="spellStart"/>
      <w:r w:rsidR="007B7E17">
        <w:t>gerar</w:t>
      </w:r>
      <w:proofErr w:type="spellEnd"/>
      <w:r w:rsidR="007B7E17">
        <w:t xml:space="preserve"> a GRU de </w:t>
      </w:r>
      <w:proofErr w:type="spellStart"/>
      <w:r w:rsidR="007B7E17">
        <w:t>recurso</w:t>
      </w:r>
      <w:proofErr w:type="spellEnd"/>
      <w:r w:rsidR="007B7E17">
        <w:t xml:space="preserve"> contra </w:t>
      </w:r>
      <w:proofErr w:type="spellStart"/>
      <w:r w:rsidR="007B7E17">
        <w:t>indeferimento</w:t>
      </w:r>
      <w:proofErr w:type="spellEnd"/>
      <w:r w:rsidR="007B7E17">
        <w:t xml:space="preserve"> de </w:t>
      </w:r>
      <w:proofErr w:type="spellStart"/>
      <w:r w:rsidR="007B7E17">
        <w:t>marca</w:t>
      </w:r>
      <w:proofErr w:type="spellEnd"/>
      <w:r w:rsidR="007B7E17">
        <w:t xml:space="preserve"> 📝 - </w:t>
      </w:r>
      <w:r w:rsidR="007B7E17">
        <w:br/>
      </w:r>
      <w:hyperlink r:id="rId13">
        <w:r w:rsidR="007B7E17">
          <w:rPr>
            <w:color w:val="0000EE"/>
            <w:u w:val="single"/>
          </w:rPr>
          <w:t>https://www.youtube.com/watch?v=dqMuv6303YU</w:t>
        </w:r>
      </w:hyperlink>
      <w:r w:rsidR="007B7E17">
        <w:t xml:space="preserve">[24] 07 </w:t>
      </w:r>
      <w:proofErr w:type="spellStart"/>
      <w:r w:rsidR="007B7E17">
        <w:t>Recursos</w:t>
      </w:r>
      <w:proofErr w:type="spellEnd"/>
      <w:r w:rsidR="007B7E17">
        <w:t xml:space="preserve"> e </w:t>
      </w:r>
      <w:proofErr w:type="spellStart"/>
      <w:r w:rsidR="007B7E17">
        <w:t>processos</w:t>
      </w:r>
      <w:proofErr w:type="spellEnd"/>
      <w:r w:rsidR="007B7E17">
        <w:t xml:space="preserve"> </w:t>
      </w:r>
      <w:proofErr w:type="spellStart"/>
      <w:r w:rsidR="007B7E17">
        <w:t>administrativos</w:t>
      </w:r>
      <w:proofErr w:type="spellEnd"/>
      <w:r w:rsidR="007B7E17">
        <w:t xml:space="preserve"> de </w:t>
      </w:r>
      <w:proofErr w:type="spellStart"/>
      <w:r w:rsidR="007B7E17">
        <w:t>nulidade</w:t>
      </w:r>
      <w:proofErr w:type="spellEnd"/>
      <w:r w:rsidR="007B7E17">
        <w:t xml:space="preserve"> - </w:t>
      </w:r>
      <w:r w:rsidR="007B7E17">
        <w:br/>
      </w:r>
      <w:hyperlink r:id="rId14">
        <w:r w:rsidR="007B7E17">
          <w:rPr>
            <w:color w:val="0000EE"/>
            <w:u w:val="single"/>
          </w:rPr>
          <w:t>https://manualdemarcas.inpi.gov.br/projects/manual/wiki/07_Recursos_e_processos_administrativos_de_nulidade</w:t>
        </w:r>
      </w:hyperlink>
      <w:r w:rsidR="007B7E17">
        <w:t xml:space="preserve">[25] </w:t>
      </w:r>
      <w:proofErr w:type="spellStart"/>
      <w:r w:rsidR="007B7E17">
        <w:t>Recurso</w:t>
      </w:r>
      <w:proofErr w:type="spellEnd"/>
      <w:r w:rsidR="007B7E17">
        <w:t xml:space="preserve"> Contra </w:t>
      </w:r>
      <w:proofErr w:type="spellStart"/>
      <w:r w:rsidR="007B7E17">
        <w:t>Indeferimento</w:t>
      </w:r>
      <w:proofErr w:type="spellEnd"/>
      <w:r w:rsidR="007B7E17">
        <w:t xml:space="preserve"> de </w:t>
      </w:r>
      <w:proofErr w:type="spellStart"/>
      <w:r w:rsidR="007B7E17">
        <w:t>Pedido</w:t>
      </w:r>
      <w:proofErr w:type="spellEnd"/>
      <w:r w:rsidR="007B7E17">
        <w:t xml:space="preserve"> de Registro - </w:t>
      </w:r>
      <w:r w:rsidR="007B7E17">
        <w:br/>
      </w:r>
      <w:hyperlink r:id="rId15">
        <w:r w:rsidR="007B7E17">
          <w:rPr>
            <w:color w:val="0000EE"/>
            <w:u w:val="single"/>
          </w:rPr>
          <w:t>https://rfa.legal/br/projetos-360/registro-de-marca/servicos/recurso-contra-indeferimento-registro-marca/</w:t>
        </w:r>
      </w:hyperlink>
      <w:r w:rsidR="007B7E17">
        <w:t xml:space="preserve">[26] COMO FUNCIONA O PROCESSO DE RECURSO CONTRA INDEFERIMENTO NO INPI? - </w:t>
      </w:r>
      <w:hyperlink r:id="rId16">
        <w:r w:rsidR="007B7E17">
          <w:rPr>
            <w:color w:val="0000EE"/>
            <w:u w:val="single"/>
          </w:rPr>
          <w:t>https://marcasja.com.br/blog/como-funciona-o-processo-de-recurso-contra-indeferimento-no-inpi/</w:t>
        </w:r>
      </w:hyperlink>
    </w:p>
    <w:p w14:paraId="6DD6BF94" w14:textId="77777777" w:rsidR="007B7E17" w:rsidRDefault="007B7E17" w:rsidP="007B7E17">
      <w:pPr>
        <w:pBdr>
          <w:bottom w:val="single" w:sz="4" w:space="1" w:color="auto"/>
        </w:pBdr>
        <w:spacing w:before="480" w:after="240"/>
        <w:jc w:val="center"/>
      </w:pPr>
    </w:p>
    <w:p w14:paraId="628094A3" w14:textId="77777777" w:rsidR="007B7E17" w:rsidRDefault="007B7E17" w:rsidP="007B7E17">
      <w:pPr>
        <w:spacing w:after="120"/>
        <w:jc w:val="center"/>
      </w:pPr>
      <w:r>
        <w:t xml:space="preserve">Cicero: please draft, modify, research. </w:t>
      </w:r>
      <w:r>
        <w:rPr>
          <w:i/>
        </w:rPr>
        <w:t>Will do.</w:t>
      </w:r>
    </w:p>
    <w:p w14:paraId="79D3256D" w14:textId="77777777" w:rsidR="007B7E17" w:rsidRDefault="007B7E17" w:rsidP="007B7E17">
      <w:pPr>
        <w:spacing w:after="120"/>
        <w:jc w:val="center"/>
      </w:pPr>
      <w:r>
        <w:t>***</w:t>
      </w:r>
    </w:p>
    <w:p w14:paraId="344FBC3C" w14:textId="76CB6F83" w:rsidR="00624D9D" w:rsidRDefault="007B7E17" w:rsidP="00624D9D">
      <w:pPr>
        <w:spacing w:after="240"/>
        <w:jc w:val="center"/>
      </w:pPr>
      <w:r>
        <w:t xml:space="preserve">Cícero: </w:t>
      </w:r>
      <w:r>
        <w:rPr>
          <w:i/>
        </w:rPr>
        <w:t xml:space="preserve">o </w:t>
      </w:r>
      <w:proofErr w:type="spellStart"/>
      <w:r>
        <w:rPr>
          <w:i/>
        </w:rPr>
        <w:t>seu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melhor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estagiário</w:t>
      </w:r>
      <w:proofErr w:type="spellEnd"/>
      <w:r w:rsidR="00624D9D">
        <w:t xml:space="preserve"> </w:t>
      </w:r>
    </w:p>
    <w:p w14:paraId="4F2FA570" w14:textId="4151E8A9" w:rsidR="007B7E17" w:rsidRDefault="007B7E17" w:rsidP="007B7E17">
      <w:pPr>
        <w:spacing w:after="120" w:line="288" w:lineRule="auto"/>
        <w:jc w:val="both"/>
        <w:rPr>
          <w:ins w:id="0" w:author="Arthur Souza Rodrigues" w:date="2026-06-23T21:26:00Z" w16du:dateUtc="2026-06-24T01:26:00Z"/>
        </w:rPr>
      </w:pPr>
      <w:ins w:id="1" w:author="Arthur Souza Rodrigues" w:date="2026-06-23T21:26:00Z" w16du:dateUtc="2026-06-24T01:26:00Z">
        <w:r>
          <w:t xml:space="preserve">[23] Como </w:t>
        </w:r>
        <w:proofErr w:type="spellStart"/>
        <w:r>
          <w:t>gerar</w:t>
        </w:r>
        <w:proofErr w:type="spellEnd"/>
        <w:r>
          <w:t xml:space="preserve"> a GRU de </w:t>
        </w:r>
        <w:proofErr w:type="spellStart"/>
        <w:r>
          <w:t>recurso</w:t>
        </w:r>
        <w:proofErr w:type="spellEnd"/>
        <w:r>
          <w:t xml:space="preserve"> contra </w:t>
        </w:r>
        <w:proofErr w:type="spellStart"/>
        <w:r>
          <w:t>indeferimento</w:t>
        </w:r>
        <w:proofErr w:type="spellEnd"/>
        <w:r>
          <w:t xml:space="preserve"> de </w:t>
        </w:r>
        <w:proofErr w:type="spellStart"/>
        <w:r>
          <w:t>marca</w:t>
        </w:r>
        <w:proofErr w:type="spellEnd"/>
        <w:r>
          <w:t xml:space="preserve"> 📝 - </w:t>
        </w:r>
        <w:r>
          <w:br/>
        </w:r>
        <w:r>
          <w:fldChar w:fldCharType="begin"/>
        </w:r>
        <w:r>
          <w:instrText>HYPERLINK "https://www.youtube.com/watch?v=dqMuv6303YU" \h</w:instrText>
        </w:r>
        <w:r>
          <w:fldChar w:fldCharType="separate"/>
        </w:r>
        <w:r>
          <w:rPr>
            <w:color w:val="0000EE"/>
            <w:u w:val="single"/>
          </w:rPr>
          <w:t>https://www.youtube.com/watch?v=dqMuv6303YU</w:t>
        </w:r>
        <w:r>
          <w:fldChar w:fldCharType="end"/>
        </w:r>
        <w:r>
          <w:t xml:space="preserve">[24] 07 </w:t>
        </w:r>
        <w:proofErr w:type="spellStart"/>
        <w:r>
          <w:t>Recursos</w:t>
        </w:r>
        <w:proofErr w:type="spellEnd"/>
        <w:r>
          <w:t xml:space="preserve"> e </w:t>
        </w:r>
        <w:proofErr w:type="spellStart"/>
        <w:r>
          <w:t>processos</w:t>
        </w:r>
        <w:proofErr w:type="spellEnd"/>
        <w:r>
          <w:t xml:space="preserve"> </w:t>
        </w:r>
        <w:proofErr w:type="spellStart"/>
        <w:r>
          <w:t>administrativos</w:t>
        </w:r>
        <w:proofErr w:type="spellEnd"/>
        <w:r>
          <w:t xml:space="preserve"> de </w:t>
        </w:r>
        <w:proofErr w:type="spellStart"/>
        <w:r>
          <w:t>nulidade</w:t>
        </w:r>
        <w:proofErr w:type="spellEnd"/>
        <w:r>
          <w:t xml:space="preserve"> - </w:t>
        </w:r>
        <w:r>
          <w:br/>
        </w:r>
        <w:r>
          <w:fldChar w:fldCharType="begin"/>
        </w:r>
        <w:r>
          <w:instrText>HYPERLINK "https://manualdemarcas.inpi.gov.br/projects/manual/wiki/07_Recursos_e_processos_administrativos_de_nulidade" \h</w:instrText>
        </w:r>
        <w:r>
          <w:fldChar w:fldCharType="separate"/>
        </w:r>
        <w:r>
          <w:rPr>
            <w:color w:val="0000EE"/>
            <w:u w:val="single"/>
          </w:rPr>
          <w:t>https://manualdemarcas.inpi.gov.br/projects/manual/wiki/07_Recursos_e_processos_administrativos_de_nulidade</w:t>
        </w:r>
        <w:r>
          <w:fldChar w:fldCharType="end"/>
        </w:r>
        <w:r>
          <w:t xml:space="preserve">[25] </w:t>
        </w:r>
        <w:proofErr w:type="spellStart"/>
        <w:r>
          <w:t>Recurso</w:t>
        </w:r>
        <w:proofErr w:type="spellEnd"/>
        <w:r>
          <w:t xml:space="preserve"> Contra </w:t>
        </w:r>
        <w:proofErr w:type="spellStart"/>
        <w:r>
          <w:t>Indeferimento</w:t>
        </w:r>
        <w:proofErr w:type="spellEnd"/>
        <w:r>
          <w:t xml:space="preserve"> de </w:t>
        </w:r>
        <w:proofErr w:type="spellStart"/>
        <w:r>
          <w:t>Pedido</w:t>
        </w:r>
        <w:proofErr w:type="spellEnd"/>
        <w:r>
          <w:t xml:space="preserve"> de Registro - </w:t>
        </w:r>
        <w:r>
          <w:br/>
        </w:r>
        <w:r>
          <w:fldChar w:fldCharType="begin"/>
        </w:r>
        <w:r>
          <w:instrText>HYPERLINK "https://rfa.legal/br/projetos-360/registro-de-marca/servicos/recurso-contra-indeferimento-registro-marca/" \h</w:instrText>
        </w:r>
        <w:r>
          <w:fldChar w:fldCharType="separate"/>
        </w:r>
        <w:r>
          <w:rPr>
            <w:color w:val="0000EE"/>
            <w:u w:val="single"/>
          </w:rPr>
          <w:t>https://rfa.legal/br/projetos-360/registro-de-marca/servicos/recurso-contra-indeferimento-registro-marca/</w:t>
        </w:r>
        <w:r>
          <w:fldChar w:fldCharType="end"/>
        </w:r>
        <w:r>
          <w:t xml:space="preserve">[26] COMO FUNCIONA O PROCESSO DE RECURSO CONTRA INDEFERIMENTO NO INPI? - </w:t>
        </w:r>
        <w:r>
          <w:fldChar w:fldCharType="begin"/>
        </w:r>
        <w:r>
          <w:instrText>HYPERLINK "https://marcasja.com.br/blog/como-funciona-o-processo-de-recurso-contra-indeferimento-no-inpi/" \h</w:instrText>
        </w:r>
        <w:r>
          <w:fldChar w:fldCharType="separate"/>
        </w:r>
        <w:r>
          <w:rPr>
            <w:color w:val="0000EE"/>
            <w:u w:val="single"/>
          </w:rPr>
          <w:t>https://marcasja.com.br/blog/como-funciona-o-processo-de-recurso-contra-indeferimento-no-inpi/</w:t>
        </w:r>
        <w:r>
          <w:fldChar w:fldCharType="end"/>
        </w:r>
      </w:ins>
    </w:p>
    <w:p w14:paraId="71EAA009" w14:textId="77777777" w:rsidR="007B7E17" w:rsidRDefault="007B7E17" w:rsidP="007B7E17">
      <w:pPr>
        <w:pBdr>
          <w:bottom w:val="single" w:sz="4" w:space="1" w:color="auto"/>
        </w:pBdr>
        <w:spacing w:before="480" w:after="240"/>
        <w:jc w:val="center"/>
        <w:rPr>
          <w:ins w:id="2" w:author="Arthur Souza Rodrigues" w:date="2026-06-23T21:26:00Z" w16du:dateUtc="2026-06-24T01:26:00Z"/>
        </w:rPr>
      </w:pPr>
    </w:p>
    <w:p w14:paraId="510A7E1E" w14:textId="77777777" w:rsidR="007B7E17" w:rsidRDefault="007B7E17" w:rsidP="007B7E17">
      <w:pPr>
        <w:spacing w:after="120"/>
        <w:jc w:val="center"/>
        <w:rPr>
          <w:ins w:id="3" w:author="Arthur Souza Rodrigues" w:date="2026-06-23T21:26:00Z" w16du:dateUtc="2026-06-24T01:26:00Z"/>
        </w:rPr>
      </w:pPr>
      <w:ins w:id="4" w:author="Arthur Souza Rodrigues" w:date="2026-06-23T21:26:00Z" w16du:dateUtc="2026-06-24T01:26:00Z">
        <w:r>
          <w:t xml:space="preserve">Cicero: please draft, modify, research. </w:t>
        </w:r>
        <w:r>
          <w:rPr>
            <w:i/>
          </w:rPr>
          <w:t>Will do.</w:t>
        </w:r>
      </w:ins>
    </w:p>
    <w:p w14:paraId="1A9520B0" w14:textId="77777777" w:rsidR="007B7E17" w:rsidRDefault="007B7E17" w:rsidP="007B7E17">
      <w:pPr>
        <w:spacing w:after="120"/>
        <w:jc w:val="center"/>
        <w:rPr>
          <w:ins w:id="5" w:author="Arthur Souza Rodrigues" w:date="2026-06-23T21:26:00Z" w16du:dateUtc="2026-06-24T01:26:00Z"/>
        </w:rPr>
      </w:pPr>
      <w:ins w:id="6" w:author="Arthur Souza Rodrigues" w:date="2026-06-23T21:26:00Z" w16du:dateUtc="2026-06-24T01:26:00Z">
        <w:r>
          <w:t>***</w:t>
        </w:r>
      </w:ins>
    </w:p>
    <w:p w14:paraId="6613C6F8" w14:textId="77777777" w:rsidR="007B7E17" w:rsidRDefault="007B7E17" w:rsidP="007B7E17">
      <w:pPr>
        <w:spacing w:after="240"/>
        <w:jc w:val="center"/>
        <w:rPr>
          <w:ins w:id="7" w:author="Arthur Souza Rodrigues" w:date="2026-06-23T21:26:00Z" w16du:dateUtc="2026-06-24T01:26:00Z"/>
        </w:rPr>
      </w:pPr>
      <w:ins w:id="8" w:author="Arthur Souza Rodrigues" w:date="2026-06-23T21:26:00Z" w16du:dateUtc="2026-06-24T01:26:00Z">
        <w:r>
          <w:t xml:space="preserve">Cícero: </w:t>
        </w:r>
        <w:r>
          <w:rPr>
            <w:i/>
          </w:rPr>
          <w:t xml:space="preserve">o </w:t>
        </w:r>
        <w:proofErr w:type="spellStart"/>
        <w:r>
          <w:rPr>
            <w:i/>
          </w:rPr>
          <w:t>seu</w:t>
        </w:r>
        <w:proofErr w:type="spellEnd"/>
        <w:r>
          <w:rPr>
            <w:i/>
          </w:rPr>
          <w:t xml:space="preserve"> </w:t>
        </w:r>
        <w:proofErr w:type="spellStart"/>
        <w:r>
          <w:rPr>
            <w:i/>
          </w:rPr>
          <w:t>melhor</w:t>
        </w:r>
        <w:proofErr w:type="spellEnd"/>
        <w:r>
          <w:rPr>
            <w:i/>
          </w:rPr>
          <w:t xml:space="preserve"> </w:t>
        </w:r>
        <w:proofErr w:type="spellStart"/>
        <w:r>
          <w:rPr>
            <w:i/>
          </w:rPr>
          <w:t>estagiário</w:t>
        </w:r>
        <w:proofErr w:type="spellEnd"/>
      </w:ins>
    </w:p>
    <w:p w14:paraId="6AF8E0BD" w14:textId="701BB1F2" w:rsidR="00227613" w:rsidRPr="007B7E17" w:rsidRDefault="00227613" w:rsidP="007B7E17">
      <w:pPr>
        <w:pPrChange w:id="9" w:author="Arthur Souza Rodrigues" w:date="2026-06-23T21:26:00Z" w16du:dateUtc="2026-06-24T01:26:00Z">
          <w:pPr>
            <w:spacing w:after="240"/>
            <w:jc w:val="center"/>
          </w:pPr>
        </w:pPrChange>
      </w:pPr>
    </w:p>
    <w:sectPr w:rsidR="00227613" w:rsidRPr="007B7E17" w:rsidSect="00034616">
      <w:headerReference w:type="default" r:id="rId17"/>
      <w:footerReference w:type="default" r:id="rId18"/>
      <w:headerReference w:type="first" r:id="rId19"/>
      <w:footerReference w:type="first" r:id="rId2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C36F8B" w14:textId="77777777" w:rsidR="0088446E" w:rsidRDefault="0088446E">
      <w:pPr>
        <w:spacing w:after="0" w:line="240" w:lineRule="auto"/>
      </w:pPr>
      <w:r>
        <w:separator/>
      </w:r>
    </w:p>
  </w:endnote>
  <w:endnote w:type="continuationSeparator" w:id="0">
    <w:p w14:paraId="54589FE1" w14:textId="77777777" w:rsidR="0088446E" w:rsidRDefault="00884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eorgia">
    <w:altName w:val="Noto Serif Yezidi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0D9983" w14:textId="77777777" w:rsidR="00227613" w:rsidRDefault="00227613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320"/>
      <w:gridCol w:w="4320"/>
    </w:tblGrid>
    <w:tr w:rsidR="00227613" w14:paraId="1480F5EB" w14:textId="77777777">
      <w:tc>
        <w:tcPr>
          <w:tcW w:w="4320" w:type="dxa"/>
          <w:tcBorders>
            <w:top w:val="nil"/>
            <w:left w:val="nil"/>
            <w:bottom w:val="nil"/>
            <w:right w:val="nil"/>
          </w:tcBorders>
        </w:tcPr>
        <w:p w14:paraId="6CC73657" w14:textId="77777777" w:rsidR="00227613" w:rsidRDefault="00086A16">
          <w:r>
            <w:rPr>
              <w:b/>
              <w:sz w:val="20"/>
            </w:rPr>
            <w:t>Cicero Assistant</w:t>
          </w:r>
        </w:p>
      </w:tc>
      <w:tc>
        <w:tcPr>
          <w:tcW w:w="4320" w:type="dxa"/>
          <w:tcBorders>
            <w:top w:val="nil"/>
            <w:left w:val="nil"/>
            <w:bottom w:val="nil"/>
            <w:right w:val="nil"/>
          </w:tcBorders>
        </w:tcPr>
        <w:p w14:paraId="317C9C32" w14:textId="77777777" w:rsidR="00227613" w:rsidRDefault="00086A16">
          <w:pPr>
            <w:jc w:val="right"/>
          </w:pPr>
          <w:r>
            <w:rPr>
              <w:b/>
              <w:color w:val="0000EE"/>
              <w:sz w:val="20"/>
            </w:rPr>
            <w:t>www.cicero.im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05484C" w14:textId="77777777" w:rsidR="00227613" w:rsidRDefault="002276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751397" w14:textId="77777777" w:rsidR="0088446E" w:rsidRDefault="0088446E">
      <w:pPr>
        <w:spacing w:after="0" w:line="240" w:lineRule="auto"/>
      </w:pPr>
      <w:r>
        <w:separator/>
      </w:r>
    </w:p>
  </w:footnote>
  <w:footnote w:type="continuationSeparator" w:id="0">
    <w:p w14:paraId="5C83BF88" w14:textId="77777777" w:rsidR="0088446E" w:rsidRDefault="00884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377F55" w14:textId="77777777" w:rsidR="00227613" w:rsidRDefault="002276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1EAB37" w14:textId="77777777" w:rsidR="00227613" w:rsidRDefault="00227613">
    <w:pPr>
      <w:pStyle w:val="Head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320"/>
      <w:gridCol w:w="4320"/>
    </w:tblGrid>
    <w:tr w:rsidR="00227613" w14:paraId="66524398" w14:textId="77777777">
      <w:tc>
        <w:tcPr>
          <w:tcW w:w="4320" w:type="dxa"/>
          <w:tcBorders>
            <w:top w:val="nil"/>
            <w:left w:val="nil"/>
            <w:bottom w:val="nil"/>
            <w:right w:val="nil"/>
          </w:tcBorders>
        </w:tcPr>
        <w:p w14:paraId="749B317F" w14:textId="77777777" w:rsidR="00227613" w:rsidRDefault="00086A16">
          <w:r>
            <w:rPr>
              <w:rFonts w:ascii="Georgia" w:hAnsi="Georgia"/>
              <w:b/>
              <w:sz w:val="28"/>
            </w:rPr>
            <w:t>CICERO</w:t>
          </w:r>
        </w:p>
      </w:tc>
      <w:tc>
        <w:tcPr>
          <w:tcW w:w="4320" w:type="dxa"/>
          <w:tcBorders>
            <w:top w:val="nil"/>
            <w:left w:val="nil"/>
            <w:bottom w:val="nil"/>
            <w:right w:val="nil"/>
          </w:tcBorders>
        </w:tcPr>
        <w:p w14:paraId="00C6D126" w14:textId="77777777" w:rsidR="00227613" w:rsidRDefault="00086A16">
          <w:pPr>
            <w:jc w:val="right"/>
          </w:pPr>
          <w:r>
            <w:rPr>
              <w:b/>
              <w:color w:val="0000EE"/>
              <w:sz w:val="28"/>
            </w:rPr>
            <w:t>assistant@cicero.im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8B8C78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E404A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141351">
    <w:abstractNumId w:val="8"/>
  </w:num>
  <w:num w:numId="2" w16cid:durableId="281693164">
    <w:abstractNumId w:val="6"/>
  </w:num>
  <w:num w:numId="3" w16cid:durableId="2064597274">
    <w:abstractNumId w:val="5"/>
  </w:num>
  <w:num w:numId="4" w16cid:durableId="1469317723">
    <w:abstractNumId w:val="4"/>
  </w:num>
  <w:num w:numId="5" w16cid:durableId="309555236">
    <w:abstractNumId w:val="7"/>
  </w:num>
  <w:num w:numId="6" w16cid:durableId="337512711">
    <w:abstractNumId w:val="3"/>
  </w:num>
  <w:num w:numId="7" w16cid:durableId="215817378">
    <w:abstractNumId w:val="2"/>
  </w:num>
  <w:num w:numId="8" w16cid:durableId="1589391041">
    <w:abstractNumId w:val="1"/>
  </w:num>
  <w:num w:numId="9" w16cid:durableId="1591115020">
    <w:abstractNumId w:val="0"/>
  </w:num>
  <w:num w:numId="10" w16cid:durableId="980815088">
    <w:abstractNumId w:val="7"/>
    <w:lvlOverride w:ilvl="0">
      <w:startOverride w:val="1"/>
    </w:lvlOverride>
  </w:num>
  <w:num w:numId="11" w16cid:durableId="529421161">
    <w:abstractNumId w:val="7"/>
    <w:lvlOverride w:ilvl="0">
      <w:startOverride w:val="1"/>
    </w:lvlOverride>
  </w:num>
  <w:num w:numId="12" w16cid:durableId="511801902">
    <w:abstractNumId w:val="7"/>
    <w:lvlOverride w:ilvl="0">
      <w:startOverride w:val="1"/>
    </w:lvlOverride>
  </w:num>
  <w:num w:numId="13" w16cid:durableId="1491216302">
    <w:abstractNumId w:val="7"/>
    <w:lvlOverride w:ilvl="0">
      <w:startOverride w:val="1"/>
    </w:lvlOverride>
  </w:num>
  <w:num w:numId="14" w16cid:durableId="1134329685">
    <w:abstractNumId w:val="7"/>
    <w:lvlOverride w:ilvl="0">
      <w:startOverride w:val="1"/>
    </w:lvlOverride>
  </w:num>
  <w:num w:numId="15" w16cid:durableId="746920105">
    <w:abstractNumId w:val="7"/>
    <w:lvlOverride w:ilvl="0">
      <w:startOverride w:val="1"/>
    </w:lvlOverride>
  </w:num>
  <w:num w:numId="16" w16cid:durableId="1565603525">
    <w:abstractNumId w:val="7"/>
    <w:lvlOverride w:ilvl="0">
      <w:startOverride w:val="1"/>
    </w:lvlOverride>
  </w:num>
  <w:num w:numId="17" w16cid:durableId="291373811">
    <w:abstractNumId w:val="7"/>
    <w:lvlOverride w:ilvl="0">
      <w:startOverride w:val="1"/>
    </w:lvlOverride>
  </w:num>
  <w:num w:numId="18" w16cid:durableId="722605989">
    <w:abstractNumId w:val="7"/>
    <w:lvlOverride w:ilvl="0">
      <w:startOverride w:val="1"/>
    </w:lvlOverride>
  </w:num>
  <w:num w:numId="19" w16cid:durableId="1583905152">
    <w:abstractNumId w:val="7"/>
    <w:lvlOverride w:ilvl="0">
      <w:startOverride w:val="1"/>
    </w:lvlOverride>
  </w:num>
  <w:num w:numId="20" w16cid:durableId="1106117779">
    <w:abstractNumId w:val="7"/>
    <w:lvlOverride w:ilvl="0">
      <w:startOverride w:val="1"/>
    </w:lvlOverride>
  </w:num>
  <w:num w:numId="21" w16cid:durableId="9568988">
    <w:abstractNumId w:val="7"/>
    <w:lvlOverride w:ilvl="0">
      <w:startOverride w:val="1"/>
    </w:lvlOverride>
  </w:num>
  <w:num w:numId="22" w16cid:durableId="729696615">
    <w:abstractNumId w:val="7"/>
    <w:lvlOverride w:ilvl="0">
      <w:startOverride w:val="1"/>
    </w:lvlOverride>
  </w:num>
  <w:num w:numId="23" w16cid:durableId="1509634664">
    <w:abstractNumId w:val="7"/>
    <w:lvlOverride w:ilvl="0">
      <w:startOverride w:val="1"/>
    </w:lvlOverride>
  </w:num>
  <w:num w:numId="24" w16cid:durableId="255409556">
    <w:abstractNumId w:val="7"/>
    <w:lvlOverride w:ilvl="0">
      <w:startOverride w:val="1"/>
    </w:lvlOverride>
  </w:num>
  <w:num w:numId="25" w16cid:durableId="11998957">
    <w:abstractNumId w:val="7"/>
  </w:num>
  <w:num w:numId="26" w16cid:durableId="515770383">
    <w:abstractNumId w:val="7"/>
  </w:num>
  <w:num w:numId="27" w16cid:durableId="1237975607">
    <w:abstractNumId w:val="7"/>
  </w:num>
  <w:num w:numId="28" w16cid:durableId="1326588518">
    <w:abstractNumId w:val="7"/>
  </w:num>
  <w:num w:numId="29" w16cid:durableId="2102482123">
    <w:abstractNumId w:val="7"/>
  </w:num>
  <w:num w:numId="30" w16cid:durableId="1302810079">
    <w:abstractNumId w:val="7"/>
  </w:num>
  <w:num w:numId="31" w16cid:durableId="120611979">
    <w:abstractNumId w:val="7"/>
  </w:num>
  <w:num w:numId="32" w16cid:durableId="1074089764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6A16"/>
    <w:rsid w:val="00120554"/>
    <w:rsid w:val="0015074B"/>
    <w:rsid w:val="00227613"/>
    <w:rsid w:val="0029639D"/>
    <w:rsid w:val="00326F90"/>
    <w:rsid w:val="00446B53"/>
    <w:rsid w:val="005F3480"/>
    <w:rsid w:val="00624D9D"/>
    <w:rsid w:val="007B7E17"/>
    <w:rsid w:val="007E4B20"/>
    <w:rsid w:val="0088446E"/>
    <w:rsid w:val="009116C9"/>
    <w:rsid w:val="00AA1D8D"/>
    <w:rsid w:val="00B47730"/>
    <w:rsid w:val="00CB0664"/>
    <w:rsid w:val="00E7690D"/>
    <w:rsid w:val="00E831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8C2AF6"/>
  <w14:defaultImageDpi w14:val="300"/>
  <w15:docId w15:val="{BBD53D89-FA9A-6241-8EC7-E711621DB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inpi/pt-br/servicos/marcas/arquivos/legislacao/manual_do_usuario_emarcas__versao_2_2_final_0.pdf" TargetMode="External"/><Relationship Id="rId13" Type="http://schemas.openxmlformats.org/officeDocument/2006/relationships/hyperlink" Target="https://www.youtube.com/watch?v=dqMuv6303YU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manualzz.com/doc/5879187/inpi-sistema-e-marcas-manual-do-usu%C3%A1rio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marcasja.com.br/blog/como-funciona-o-processo-de-recurso-contra-indeferimento-no-inpi/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arcaxmarcas.com.br/e-possivel-o-registro-de-marca-ja-existente-no-inp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fa.legal/br/projetos-360/registro-de-marca/servicos/recurso-contra-indeferimento-registro-marca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gov.br/inpi/pt-br/assuntos/desenhos-industriais/arquivos/MinutaManualDI_cap07.pdf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.gov.br/inpi/pt-br/assuntos/desenhos-industriais/arquivos/MinutaManualDI_cap07.pdf" TargetMode="External"/><Relationship Id="rId14" Type="http://schemas.openxmlformats.org/officeDocument/2006/relationships/hyperlink" Target="https://manualdemarcas.inpi.gov.br/projects/manual/wiki/07_Recursos_e_processos_administrativos_de_nulidade" TargetMode="Externa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2026-06-24T01:27:00Z</dcterms:created>
  <dcterms:modified xsi:type="dcterms:W3CDTF">2026-06-24T01:27:00Z</dcterms:modified>
  <cp:category/>
</cp:coreProperties>
</file>