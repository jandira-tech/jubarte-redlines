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Before</w:t>
      </w:r>
    </w:p>
    <w:tbl>
      <w:tblPr>
        <w:tblW w:w="0" w:type="auto"/>
      </w:tblPr>
      <w:tblGrid>
        <w:gridCol w:w="2400"/>
      </w:tblGrid>
      <w:tr>
        <w:tc>
          <w:tcPr>
            <w:tcW w:w="2400" w:type="dxa"/>
          </w:tcPr>
          <w:p>
            <w:ins w:id="1" w:author="Ann Lee" w:date="2026-03-02T10:00:00Z">
              <w:r>
                <w:t xml:space="preserve">new</w:t>
              </w:r>
            </w:ins>
            <w:del w:id="2" w:author="Ann Lee" w:date="2026-03-02T10:00:00Z">
              <w:r>
                <w:delText xml:space="preserve">old</w:delText>
              </w:r>
            </w:del>
          </w:p>
        </w:tc>
      </w:tr>
    </w:tbl>
    <w:p>
      <w:r>
        <w:t xml:space="preserve">After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/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cs="Calibri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</w:pPr>
  </w:style>
  <w:style w:type="character" w:styleId="Vanish">
    <w:name w:val="Vanish"/>
    <w:rPr>
      <w:vanish/>
    </w:rPr>
  </w:style>
  <w:style w:type="character" w:styleId="VanishChild">
    <w:name w:val="Vanish Child"/>
    <w:basedOn w:val="Vanish"/>
  </w:style>
  <w:style w:type="paragraph" w:styleId="Header">
    <w:name w:val="header"/>
    <w:basedOn w:val="Normal"/>
  </w:style>
  <w:style w:type="paragraph" w:styleId="Footer">
    <w:name w:val="footer"/>
    <w:basedOn w:val="Normal"/>
  </w:style>
  <w:style w:type="paragraph" w:styleId="FootnoteText">
    <w:name w:val="footnote text"/>
    <w:basedOn w:val="Normal"/>
  </w:style>
  <w:style w:type="character" w:styleId="FootnoteReference">
    <w:name w:val="footnote reference"/>
    <w:rPr>
      <w:vertAlign w:val="superscript"/>
    </w:rPr>
  </w:style>
  <w:style w:type="paragraph" w:styleId="CommentText">
    <w:name w:val="annotation text"/>
    <w:basedOn w:val="Normal"/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