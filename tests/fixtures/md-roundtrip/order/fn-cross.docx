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7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ins w:id="1" w:author="Ann Lee" w:date="2026-03-02T10:00:00Z">
        <w:commentRangeStart w:id="7"/>
        <w:r>
          <w:t xml:space="preserve">new</w:t>
        </w:r>
      </w:ins>
      <w:del w:id="2" w:author="Ann Lee" w:date="2026-03-02T10:00:00Z">
        <w:r>
          <w:delText xml:space="preserve">old</w:delText>
        </w:r>
        <w:commentRangeEnd w:id="7"/>
      </w:del>
      <w:r>
        <w:rPr>
          <w:rStyle w:val="CommentReference"/>
        </w:rPr>
        <w:commentReference w:id="7"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Relationship Id="rIdComments" Type="http://schemas.openxmlformats.org/officeDocument/2006/relationships/comments" Target="comments.xml"/></Relationships>
</file>