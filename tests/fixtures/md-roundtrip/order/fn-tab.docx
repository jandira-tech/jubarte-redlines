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See</w:t>
      </w:r>
      <w:r>
        <w:rPr>
          <w:rStyle w:val="FootnoteReference"/>
        </w:rPr>
        <w:footnoteReference w:id="1"/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ins w:id="1" w:author="Ann Lee" w:date="2026-03-02T10:00:00Z">
        <w:r>
          <w:t xml:space="preserve">new</w:t>
        </w:r>
      </w:ins>
      <w:r>
        <w:t xml:space="preserve"/>
        <w:tab/>
      </w:r>
      <w:del w:id="2" w:author="Ann Lee" w:date="2026-03-02T10:00:00Z">
        <w:r>
          <w:delText xml:space="preserve">old</w:delText>
        </w:r>
      </w:del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n" Type="http://schemas.openxmlformats.org/officeDocument/2006/relationships/footnotes" Target="footnotes.xml"/></Relationships>
</file>