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commentRangeStart w:id="0"/>
              <w:r>
                <w:t xml:space="preserve">new</w:t>
              </w:r>
              <w:commentRangeEnd w:id="0"/>
            </w:ins>
            <w:del w:id="2" w:author="Ann Lee" w:date="2026-03-02T10:00:00Z">
              <w:r>
                <w:delText xml:space="preserve">old</w:delText>
              </w:r>
            </w:del>
            <w:r>
              <w:rPr>
                <w:rStyle w:val="CommentReference"/>
              </w:rPr>
              <w:commentReference w:id="0"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