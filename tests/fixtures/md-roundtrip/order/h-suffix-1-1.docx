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ins w:id="1" w:author="Ann Lee" w:date="2026-03-02T10:00:00Z">
        <w:r>
          <w:t xml:space="preserve">Intro 1</w:t>
        </w:r>
      </w:ins>
      <w:bookmarkStart w:id="9" w:name="intro-1-1"/>
      <w:bookmarkEnd w:id="9"/>
      <w:del w:id="2" w:author="Ann Lee" w:date="2026-03-02T10:00:00Z">
        <w:r>
          <w:delText xml:space="preserve">Old</w:delText>
        </w:r>
      </w:del>
    </w:p>
    <w:p>
      <w:hyperlink w:anchor="intro-1-1">
        <w:r>
          <w:t xml:space="preserve">go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