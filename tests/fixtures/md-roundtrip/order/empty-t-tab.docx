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 </w:t>
      </w:r>
      <w:ins w:id="1" w:author="Ann Lee" w:date="2026-03-02T10:00:00Z">
        <w:r>
          <w:t xml:space="preserve">new</w:t>
        </w:r>
      </w:ins>
      <w:r>
        <w:t xml:space="preserve"/>
        <w:tab/>
      </w:r>
      <w:del w:id="2" w:author="Ann Lee" w:date="2026-03-02T10:00:00Z">
        <w:r>
          <w:delText xml:space="preserve">old</w:delText>
        </w:r>
      </w:del>
      <w:r>
        <w:t xml:space="preserve"> Z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/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</w:pPr>
  </w:style>
  <w:style w:type="character" w:styleId="Vanish">
    <w:name w:val="Vanish"/>
    <w:rPr>
      <w:vanish/>
    </w:rPr>
  </w:style>
  <w:style w:type="character" w:styleId="VanishChild">
    <w:name w:val="Vanish Child"/>
    <w:basedOn w:val="Vanish"/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FootnoteText">
    <w:name w:val="footnote text"/>
    <w:basedOn w:val="Normal"/>
  </w:style>
  <w:style w:type="character" w:styleId="FootnoteReference">
    <w:name w:val="footnote reference"/>
    <w:rPr>
      <w:vertAlign w:val="superscript"/>
    </w:rPr>
  </w:style>
  <w:style w:type="paragraph" w:styleId="CommentText">
    <w:name w:val="annotation text"/>
    <w:basedOn w:val="Normal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