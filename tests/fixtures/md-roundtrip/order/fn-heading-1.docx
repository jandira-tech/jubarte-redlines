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p>
      <w:hyperlink w:anchor="title-1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Heading1"/>
      </w:pPr>
      <w:ins w:id="1" w:author="Ann Lee" w:date="2026-03-02T10:00:00Z">
        <w:r>
          <w:t xml:space="preserve">Title</w:t>
        </w:r>
      </w:ins>
      <w:bookmarkStart w:id="9" w:name="title-1"/>
      <w:bookmarkEnd w:id="9"/>
      <w:del w:id="2" w:author="Ann Lee" w:date="2026-03-02T10:00:00Z">
        <w:r>
          <w:delText xml:space="preserve">Old</w:delText>
        </w:r>
      </w:del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