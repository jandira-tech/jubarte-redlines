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ins w:id="1" w:author="Ann Lee" w:date="2026-03-02T10:00:00Z">
        <w:r>
          <w:t xml:space="preserve">Title</w:t>
        </w:r>
      </w:ins>
      <w:bookmarkStart w:id="9" w:name="title-1"/>
      <w:bookmarkEnd w:id="9"/>
      <w:del w:id="2" w:author="Ann Lee" w:date="2026-03-02T10:00:00Z">
        <w:r>
          <w:delText xml:space="preserve">Old</w:delText>
        </w:r>
      </w:del>
    </w:p>
    <w:p>
      <w:hyperlink w:anchor="title-1">
        <w:r>
          <w:t xml:space="preserve">go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