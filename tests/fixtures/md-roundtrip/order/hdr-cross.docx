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Body.</w:t>
      </w:r>
    </w:p>
    <w:sectPr>
      <w:headerReference w:type="default" r:id="rIdH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7" w:author="Ann Lee" w:date="2026-03-02T10:00:00Z" w:initials="A">
    <w:p>
      <w:pPr>
        <w:pStyle w:val="CommentText"/>
      </w:pPr>
      <w:r>
        <w:t xml:space="preserve">note</w:t>
      </w:r>
    </w:p>
  </w:comment>
</w:comment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ins w:id="1" w:author="Ann Lee" w:date="2026-03-02T10:00:00Z">
      <w:commentRangeStart w:id="7"/>
      <w:r>
        <w:t xml:space="preserve">new</w:t>
      </w:r>
    </w:ins>
    <w:del w:id="2" w:author="Ann Lee" w:date="2026-03-02T10:00:00Z">
      <w:r>
        <w:delText xml:space="preserve">old</w:delText>
      </w:r>
      <w:commentRangeEnd w:id="7"/>
    </w:del>
    <w:r>
      <w:rPr>
        <w:rStyle w:val="CommentReference"/>
      </w:rPr>
      <w:commentReference w:id="7"/>
    </w:r>
  </w:p>
</w:hdr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1" Type="http://schemas.openxmlformats.org/officeDocument/2006/relationships/header" Target="header1.xml"/><Relationship Id="rIdComments" Type="http://schemas.openxmlformats.org/officeDocument/2006/relationships/comments" Target="comments.xml"/></Relationships>
</file>