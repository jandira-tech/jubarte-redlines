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ins w:id="1" w:author="Ann Lee" w:date="2026-03-02T10:00:00Z">
        <w:r>
          <w:t xml:space="preserve">Title</w:t>
        </w:r>
      </w:ins>
      <w:bookmarkStart w:id="9" w:name="other"/>
      <w:bookmarkEnd w:id="9"/>
      <w:del w:id="2" w:author="Ann Lee" w:date="2026-03-02T10:00:00Z">
        <w:r>
          <w:delText xml:space="preserve">Old</w:delText>
        </w:r>
      </w:del>
    </w:p>
    <w:p>
      <w:hyperlink w:anchor="other">
        <w:r>
          <w:t xml:space="preserve">go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