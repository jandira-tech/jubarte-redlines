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ins w:id="1" w:author="Ann Lee" w:date="2026-03-02T10:00:00Z">
              <w:r>
                <w:t xml:space="preserve">new</w:t>
              </w:r>
            </w:ins>
            <w:r>
              <w:rPr>
                <w:rStyle w:val="Vanish"/>
              </w:rPr>
              <w:t>HIDDEN</w:t>
            </w:r>
            <w:del w:id="2" w:author="Ann Lee" w:date="2026-03-02T10:00:00Z">
              <w:r>
                <w:delText xml:space="preserve">old</w:delText>
              </w:r>
            </w:del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