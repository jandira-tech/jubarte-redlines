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ins w:id="1" w:author="Ann Lee" w:date="2026-03-02T10:00:00Z">
      <w:r>
        <w:t xml:space="preserve">new</w:t>
      </w:r>
    </w:ins>
    <w:r>
      <w:t xml:space="preserve"/>
      <w:tab/>
    </w:r>
    <w:del w:id="2" w:author="Ann Lee" w:date="2026-03-02T10:00:00Z">
      <w:r>
        <w:delText xml:space="preserve">old</w:delText>
      </w:r>
    </w:del>
  </w:p>
</w:hd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1" Type="http://schemas.openxmlformats.org/officeDocument/2006/relationships/header" Target="header1.xml"/></Relationships>
</file>