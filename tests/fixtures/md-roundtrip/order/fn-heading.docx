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See</w:t>
      </w:r>
      <w:r>
        <w:rPr>
          <w:rStyle w:val="FootnoteReference"/>
        </w:rPr>
        <w:footnoteReference w:id="1"/>
      </w:r>
      <w:r>
        <w:t xml:space="preserve">.</w:t>
      </w:r>
    </w:p>
    <w:p>
      <w:hyperlink w:anchor="title">
        <w:r>
          <w:t xml:space="preserve">go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Heading1"/>
      </w:pPr>
      <w:ins w:id="1" w:author="Ann Lee" w:date="2026-03-02T10:00:00Z">
        <w:r>
          <w:t xml:space="preserve">Title</w:t>
        </w:r>
      </w:ins>
      <w:bookmarkStart w:id="9" w:name="title"/>
      <w:bookmarkEnd w:id="9"/>
      <w:del w:id="2" w:author="Ann Lee" w:date="2026-03-02T10:00:00Z">
        <w:r>
          <w:delText xml:space="preserve">Old</w:delText>
        </w:r>
      </w:del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footnote w:id="-1"/>
    <w:footnote w:id="0"/>
  </w:footnote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n" Type="http://schemas.openxmlformats.org/officeDocument/2006/relationships/footnotes" Target="footnotes.xml"/></Relationships>
</file>