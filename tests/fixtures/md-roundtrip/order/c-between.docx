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 </w:t>
      </w:r>
      <w:ins w:id="1" w:author="Ann Lee" w:date="2026-03-02T10:00:00Z">
        <w:r>
          <w:t xml:space="preserve">new</w:t>
        </w:r>
      </w:ins>
      <w:commentRangeStart w:id="0"/>
      <w:del w:id="2" w:author="Ann Lee" w:date="2026-03-02T10:00:00Z">
        <w:r>
          <w:delText xml:space="preserve">old</w:delText>
        </w:r>
      </w:del>
      <w:commentRangeEnd w:id="0"/>
      <w:r>
        <w:rPr>
          <w:rStyle w:val="CommentReference"/>
        </w:rPr>
        <w:commentReference w:id="0"/>
      </w:r>
      <w:r>
        <w:t xml:space="preserve"> Z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Ann Lee" w:date="2026-03-02T10:00:00Z" w:initials="A">
    <w:p>
      <w:pPr>
        <w:pStyle w:val="CommentText"/>
      </w:pPr>
      <w:r>
        <w:t xml:space="preserve">note</w:t>
      </w:r>
    </w:p>
  </w:comment>
</w:comments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Comments" Type="http://schemas.openxmlformats.org/officeDocument/2006/relationships/comments" Target="comments.xml"/></Relationships>
</file>