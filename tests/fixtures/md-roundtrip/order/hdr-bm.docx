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Body.</w:t>
      </w:r>
    </w:p>
    <w:sectPr>
      <w:headerReference w:type="default" r:id="rIdH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ins w:id="1" w:author="Ann Lee" w:date="2026-03-02T10:00:00Z">
      <w:r>
        <w:t xml:space="preserve">Title</w:t>
      </w:r>
    </w:ins>
    <w:bookmarkStart w:id="9" w:name="title"/>
    <w:bookmarkEnd w:id="9"/>
    <w:del w:id="2" w:author="Ann Lee" w:date="2026-03-02T10:00:00Z">
      <w:r>
        <w:delText xml:space="preserve">Old</w:delText>
      </w:r>
    </w:del>
  </w:p>
</w:hdr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1" Type="http://schemas.openxmlformats.org/officeDocument/2006/relationships/header" Target="header1.xml"/></Relationships>
</file>