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 </w:t>
      </w:r>
      <w:ins w:id="1" w:author="Ann Lee" w:date="2026-03-02T10:00:00Z">
        <w:r>
          <w:t xml:space="preserve">new</w:t>
        </w:r>
      </w:ins>
      <w:r>
        <w:rPr>
          <w:vanish/>
        </w:rPr>
        <w:t>HIDDEN</w:t>
      </w:r>
      <w:del w:id="2" w:author="Ann Lee" w:date="2026-03-02T10:00:00Z">
        <w:r>
          <w:delText xml:space="preserve">old</w:delText>
        </w:r>
      </w:del>
      <w:r>
        <w:t xml:space="preserve"> Z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</w:pPr>
  </w:style>
  <w:style w:type="character" w:styleId="Vanish">
    <w:name w:val="Vanish"/>
    <w:rPr>
      <w:vanish/>
    </w:rPr>
  </w:style>
  <w:style w:type="character" w:styleId="VanishChild">
    <w:name w:val="Vanish Child"/>
    <w:basedOn w:val="Vanish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