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title"/>
      <w:bookmarkEnd w:id="9"/>
      <w:del w:id="2" w:author="Ann Lee" w:date="2026-03-02T10:00:00Z">
        <w:r>
          <w:delText xml:space="preserve">Old</w:delText>
        </w:r>
      </w:del>
    </w:p>
    <w:p>
      <w:hyperlink w:anchor="title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