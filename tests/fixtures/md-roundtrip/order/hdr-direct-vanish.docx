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Body.</w:t>
      </w:r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ins w:id="1" w:author="Ann Lee" w:date="2026-03-02T10:00:00Z">
      <w:r>
        <w:t xml:space="preserve">new</w:t>
      </w:r>
    </w:ins>
    <w:r>
      <w:rPr>
        <w:vanish/>
      </w:rPr>
      <w:t>HIDDEN</w:t>
    </w:r>
    <w:del w:id="2" w:author="Ann Lee" w:date="2026-03-02T10:00:00Z">
      <w:r>
        <w:delText xml:space="preserve">old</w:delText>
      </w:r>
    </w:del>
  </w:p>
</w:hdr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1" Type="http://schemas.openxmlformats.org/officeDocument/2006/relationships/header" Target="header1.xml"/></Relationships>
</file>