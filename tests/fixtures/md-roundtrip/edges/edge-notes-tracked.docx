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Added</w:t>
      </w:r>
      <w:ins w:id="10" w:author="Ann Lee" w:date="2026-03-02T10:00:00Z">
        <w:r>
          <w:rPr>
            <w:rStyle w:val="FootnoteReference"/>
          </w:rPr>
          <w:footnoteReference w:id="1"/>
        </w:r>
      </w:ins>
      <w:r>
        <w:t xml:space="preserve"> and cut</w:t>
      </w:r>
      <w:del w:id="20" w:author="Ann Lee" w:date="2026-03-02T10:00:00Z">
        <w:r>
          <w:rPr>
            <w:rStyle w:val="FootnoteReference"/>
          </w:rPr>
          <w:footnoteReference w:id="2"/>
        </w:r>
      </w:del>
      <w:r>
        <w:t xml:space="preserve">.</w:t>
      </w:r>
    </w:p>
    <w:p>
      <w:r>
        <w:t xml:space="preserve">Long</w:t>
      </w:r>
      <w:ins w:id="30" w:author="Ann Lee" w:date="2026-03-02T10:00:00Z">
        <w:r>
          <w:rPr>
            <w:rStyle w:val="FootnoteReference"/>
          </w:rPr>
          <w:footnoteReference w:id="3"/>
        </w:r>
      </w:ins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rPr>
          <w:ins w:id="11" w:author="Ann Lee" w:date="2026-03-02T10:00:00Z"/>
        </w:rPr>
      </w:pPr>
      <w:ins w:id="12" w:author="Ann Lee" w:date="2026-03-02T10:00:00Z">
        <w:r>
          <w:rPr>
            <w:rStyle w:val="FootnoteReference"/>
          </w:rPr>
          <w:footnoteRef/>
        </w:r>
        <w:r>
          <w:t xml:space="preserve"> An inserted note.</w:t>
        </w:r>
      </w:ins>
    </w:p>
  </w:footnote>
  <w:footnote w:id="2">
    <w:p>
      <w:pPr>
        <w:pStyle w:val="FootnoteText"/>
        <w:rPr>
          <w:del w:id="21" w:author="Ann Lee" w:date="2026-03-02T10:00:00Z"/>
        </w:rPr>
      </w:pPr>
      <w:del w:id="22" w:author="Ann Lee" w:date="2026-03-02T10:00:00Z">
        <w:r>
          <w:rPr>
            <w:rStyle w:val="FootnoteReference"/>
          </w:rPr>
          <w:footnoteRef/>
        </w:r>
        <w:r>
          <w:delText xml:space="preserve"> A deleted note.</w:delText>
        </w:r>
      </w:del>
    </w:p>
  </w:footnote>
  <w:footnote w:id="3">
    <w:p>
      <w:pPr>
        <w:pStyle w:val="FootnoteText"/>
        <w:rPr>
          <w:ins w:id="31" w:author="Ann Lee" w:date="2026-03-02T10:00:00Z"/>
        </w:rPr>
      </w:pPr>
      <w:ins w:id="32" w:author="Ann Lee" w:date="2026-03-02T10:00:00Z">
        <w:r>
          <w:rPr>
            <w:rStyle w:val="FootnoteReference"/>
          </w:rPr>
          <w:footnoteRef/>
        </w:r>
        <w:r>
          <w:t xml:space="preserve"> Two paragraphs,</w:t>
        </w:r>
      </w:ins>
    </w:p>
    <w:p>
      <w:pPr>
        <w:pStyle w:val="FootnoteText"/>
        <w:rPr>
          <w:ins w:id="33" w:author="Ann Lee" w:date="2026-03-02T10:00:00Z"/>
        </w:rPr>
      </w:pPr>
      <w:ins w:id="34" w:author="Ann Lee" w:date="2026-03-02T10:00:00Z">
        <w:r>
          <w:t xml:space="preserve">inserted.</w:t>
        </w:r>
      </w:ins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footnote w:id="-1"/>
    <w:footnote w:id="0"/>
  </w:footnote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n" Type="http://schemas.openxmlformats.org/officeDocument/2006/relationships/footnotes" Target="footnotes.xml"/></Relationships>
</file>