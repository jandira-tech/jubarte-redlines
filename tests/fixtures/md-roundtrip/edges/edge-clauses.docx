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pPrChange w:id="10" w:author="Ann Lee" w:date="2026-03-02T10:00:00Z">
          <w:pPr>
            <w:jc w:val="left"/>
          </w:pPr>
        </w:pPrChange>
      </w:pPr>
      <w:r>
        <w:t xml:space="preserve">A paragraph whose alignment changed.</w:t>
      </w:r>
    </w:p>
    <w:p>
      <w:r>
        <w:t xml:space="preserve">Bold</w:t>
      </w:r>
      <w:r>
        <w:rPr>
          <w:b/>
          <w:rPrChange w:id="11" w:author="Ann Lee" w:date="2026-03-02T10:00:00Z">
            <w:rPr/>
          </w:rPrChange>
        </w:rPr>
        <w:t xml:space="preserve"> after a bold change.</w:t>
      </w:r>
    </w:p>
    <w:p>
      <w:r>
        <w:t xml:space="preserve">Whitespace inserted:</w:t>
      </w:r>
      <w:ins w:id="13" w:author="Ann Lee" w:date="2026-03-02T10:00:00Z">
        <w:r>
          <w:t xml:space="preserve"> </w:t>
        </w:r>
      </w:ins>
      <w:r>
        <w:t xml:space="preserve">unshown.</w:t>
      </w:r>
    </w:p>
    <w:p>
      <w:pPr>
        <w:rPr>
          <w:ins w:id="12" w:author="Ann Lee" w:date="2026-03-02T10:00:00Z"/>
        </w:rPr>
      </w:pPr>
      <w:r>
        <w:t xml:space="preserve">A paragraph mark inserted.</w:t>
      </w:r>
    </w:p>
    <w:commentRangeStart w:id="0"/>
    <w:p>
      <w:r>
        <w:t xml:space="preserve">First paragraph of a comment range.</w:t>
      </w:r>
    </w:p>
    <w:p>
      <w:r>
        <w:t xml:space="preserve">Second paragraph of the range.</w:t>
      </w:r>
    </w:p>
    <w:tbl>
      <w:tblPr>
        <w:tblW w:w="0" w:type="auto"/>
        <w:tblPrChange w:id="16" w:author="Ann Lee" w:date="2026-03-02T10:00:00Z">
          <w:tblPr>
            <w:tblW w:w="5000" w:type="pct"/>
          </w:tblPr>
        </w:tblPrChange>
      </w:tblPr>
      <w:tblGrid>
        <w:gridCol w:w="2400"/>
        <w:gridCol w:w="2400"/>
        <w:gridCol w:w="2400"/>
      </w:tblGrid>
      <w:tr>
        <w:trPr>
          <w:trPrChange w:id="14" w:author="Ann Lee" w:date="2026-03-02T10:00:00Z">
            <w:trPr/>
          </w:trPrChange>
        </w:trPr>
        <w:tc>
          <w:tcPr>
            <w:tcW w:w="2400" w:type="dxa"/>
          </w:tcPr>
          <w:p>
            <w:r>
              <w:t xml:space="preserve">a1</w:t>
            </w:r>
          </w:p>
        </w:tc>
        <w:tc>
          <w:tcPr>
            <w:tcW w:w="2400" w:type="dxa"/>
          </w:tcPr>
          <w:p>
            <w:r>
              <w:t xml:space="preserve">b1</w:t>
            </w:r>
          </w:p>
        </w:tc>
        <w:tc>
          <w:tcPr>
            <w:tcW w:w="2400" w:type="dxa"/>
          </w:tcPr>
          <w:p>
            <w:r>
              <w:t xml:space="preserve">c1</w:t>
            </w:r>
          </w:p>
        </w:tc>
      </w:tr>
      <w:tr>
        <w:tc>
          <w:tcPr>
            <w:tcW w:w="2400" w:type="dxa"/>
            <w:tcPrChange w:id="15" w:author="Ann Lee" w:date="2026-03-02T10:00:00Z">
              <w:tcPr>
                <w:tcW w:w="2000" w:type="dxa"/>
              </w:tcPr>
            </w:tcPrChange>
          </w:tcPr>
          <w:p>
            <w:r>
              <w:t xml:space="preserve">a2</w:t>
            </w:r>
          </w:p>
        </w:tc>
        <w:tc>
          <w:tcPr>
            <w:tcW w:w="2400" w:type="dxa"/>
          </w:tcPr>
          <w:p>
            <w:r>
              <w:t xml:space="preserve">b2</w:t>
            </w:r>
          </w:p>
        </w:tc>
        <w:tc>
          <w:tcPr>
            <w:tcW w:w="2400" w:type="dxa"/>
          </w:tcPr>
          <w:p>
            <w:r>
              <w:t xml:space="preserve">c2</w:t>
            </w:r>
          </w:p>
        </w:tc>
      </w:tr>
    </w:tbl>
    <w:p>
      <w:r>
        <w:t xml:space="preserve">Last paragraph of the range.</w:t>
      </w:r>
      <w:commentRangeEnd w:id="0"/>
      <w:r>
        <w:commentReference w:id="0"/>
      </w:r>
    </w:p>
    <w:p>
      <w:r>
        <w:t xml:space="preserve">Outside: </w:t>
      </w:r>
      <w:commentRangeStart w:id="1"/>
      <w:r>
        <w:t xml:space="preserve">inside</w:t>
      </w:r>
      <w:commentRangeEnd w:id="1"/>
      <w:r>
        <w:commentReference w:id="1"/>
      </w:r>
      <w:r>
        <w:t xml:space="preserve"> outside again.</w:t>
      </w:r>
    </w:p>
    <w:sectPr>
      <w:pgSz w:w="12240" w:h="15840"/>
      <w:pgMar w:top="1440" w:right="1440" w:bottom="1440" w:left="1440" w:header="720" w:footer="720" w:gutter="0"/>
      <w:sectPrChange w:id="17" w:author="Ann Lee" w:date="2026-03-02T10:00:00Z">
        <w:sectPr>
          <w:pgMar w:top="1000" w:right="1440" w:bottom="1440" w:left="1440" w:header="720" w:footer="720" w:gutter="0"/>
        </w:sectPr>
      </w:sectPrChange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Bo Chen" w:date="2026-03-02T10:00:00Z" w:initials="B">
    <w:p>
      <w:pPr>
        <w:pStyle w:val="CommentText"/>
      </w:pPr>
      <w:r>
        <w:t xml:space="preserve">Spans paragraphs and a table.</w:t>
      </w:r>
    </w:p>
  </w:comment>
  <w:comment w:id="1" w:author="Bo Chen" w:date="2026-03-02T10:00:00Z" w:initials="B">
    <w:p>
      <w:pPr>
        <w:pStyle w:val="CommentText"/>
      </w:pPr>
      <w:r>
        <w:t xml:space="preserve">Inline.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