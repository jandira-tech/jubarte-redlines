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Link: </w:t>
      </w:r>
      <w:hyperlink r:id="rIdLink">
        <w:ins w:id="80" w:author="Ann Lee" w:date="2026-03-02T10:00:00Z">
          <w:r>
            <w:rPr>
              <w:rStyle w:val="Hyperlink"/>
            </w:rPr>
            <w:t xml:space="preserve">new</w:t>
          </w:r>
        </w:ins>
        <w:del w:id="81" w:author="Ann Lee" w:date="2026-03-02T10:00:00Z">
          <w:r>
            <w:rPr>
              <w:rStyle w:val="Hyperlink"/>
            </w:rPr>
            <w:delText xml:space="preserve">old</w:delText>
          </w:r>
        </w:del>
      </w:hyperlink>
      <w:r>
        <w:t xml:space="preserve">.</w:t>
      </w:r>
    </w:p>
    <w:p>
      <w:r>
        <w:t xml:space="preserve">Mark: </w:t>
      </w:r>
      <w:ins w:id="82" w:author="Ann Lee" w:date="2026-03-02T10:00:00Z">
        <w:r>
          <w:t xml:space="preserve">new</w:t>
        </w:r>
      </w:ins>
      <w:bookmarkStart w:id="0" w:name="mark"/>
      <w:bookmarkEnd w:id="0"/>
      <w:del w:id="83" w:author="Ann Lee" w:date="2026-03-02T10:00:00Z">
        <w:r>
          <w:delText xml:space="preserve">old</w:delText>
        </w:r>
      </w:del>
      <w:r>
        <w:t xml:space="preserve"> </w:t>
      </w:r>
      <w:hyperlink w:anchor="mark">
        <w:r>
          <w:rPr>
            <w:rStyle w:val="Hyperlink"/>
          </w:rPr>
          <w:t xml:space="preserve">go</w:t>
        </w:r>
      </w:hyperlink>
      <w:r>
        <w:t xml:space="preserve">.</w:t>
      </w:r>
    </w:p>
    <w:p>
      <w:r>
        <w:t xml:space="preserve">Range: </w:t>
      </w:r>
      <w:ins w:id="84" w:author="Ann Lee" w:date="2026-03-02T10:00:00Z">
        <w:r>
          <w:t xml:space="preserve">new</w:t>
        </w:r>
      </w:ins>
      <w:commentRangeStart w:id="0"/>
      <w:del w:id="85" w:author="Ann Lee" w:date="2026-03-02T10:00:00Z">
        <w:r>
          <w:delText xml:space="preserve">old</w:delText>
        </w:r>
      </w:del>
      <w:commentRangeEnd w:id="0"/>
      <w:r>
        <w:commentReference w:id="0"/>
      </w:r>
      <w:r>
        <w:t xml:space="preserve">.</w:t>
      </w:r>
    </w:p>
    <w:p>
      <w:r>
        <w:t xml:space="preserve">Runs: </w:t>
      </w:r>
      <w:ins w:id="86" w:author="Ann Lee" w:date="2026-03-02T10:00:00Z">
        <w:r>
          <w:t xml:space="preserve">AA </w:t>
        </w:r>
      </w:ins>
      <w:ins w:id="87" w:author="Ann Lee" w:date="2026-03-02T10:00:00Z">
        <w:r>
          <w:t xml:space="preserve">BB </w:t>
        </w:r>
      </w:ins>
      <w:del w:id="88" w:author="Ann Lee" w:date="2026-03-02T10:00:00Z">
        <w:r>
          <w:delText xml:space="preserve">CC </w:delText>
        </w:r>
      </w:del>
      <w:del w:id="89" w:author="Ann Lee" w:date="2026-03-02T10:00:00Z">
        <w:r>
          <w:delText xml:space="preserve">DD</w:delText>
        </w:r>
      </w:del>
      <w:r>
        <w:t xml:space="preserve">.</w:t>
      </w:r>
    </w:p>
    <w:p>
      <w:r>
        <w:t xml:space="preserve">Days: </w:t>
      </w:r>
      <w:ins w:id="90" w:author="Eve Fox" w:date="2026-03-02T10:00:00Z">
        <w:r>
          <w:t xml:space="preserve">new</w:t>
        </w:r>
      </w:ins>
      <w:del w:id="91" w:author="Eve Fox" w:date="2026-03-04T16:30:00Z">
        <w:r>
          <w:delText xml:space="preserve">old</w:delText>
        </w:r>
      </w:del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Bo Chen" w:date="2026-03-02T10:00:00Z" w:initials="B">
    <w:p>
      <w:pPr>
        <w:pStyle w:val="CommentText"/>
      </w:pPr>
      <w:r>
        <w:t xml:space="preserve">On the deletion.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Link" Type="http://schemas.openxmlformats.org/officeDocument/2006/relationships/hyperlink" Target="https://example.com/" TargetMode="External"/></Relationships>
</file>