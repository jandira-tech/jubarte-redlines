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pPrChange w:id="100" w:author="Ann Lee" w:date="2026-03-02T10:00:00Z">
          <w:pPr>
            <w:jc w:val="left"/>
          </w:pPr>
        </w:pPrChange>
      </w:pPr>
      <w:r>
        <w:rPr>
          <w:b/>
          <w:rPrChange w:id="101" w:author="Ann Lee" w:date="2026-03-02T10:00:00Z">
            <w:rPr/>
          </w:rPrChange>
        </w:rPr>
        <w:t xml:space="preserve">Three</w:t>
      </w:r>
      <w:r>
        <w:rPr>
          <w:i/>
          <w:rPrChange w:id="102" w:author="Ann Lee" w:date="2026-03-02T10:00:00Z">
            <w:rPr/>
          </w:rPrChange>
        </w:rPr>
        <w:t xml:space="preserve"> format changes.</w:t>
      </w:r>
    </w:p>
    <w:p>
      <w:r>
        <w:t xml:space="preserve">Changed table:</w:t>
      </w:r>
    </w:p>
    <w:tbl>
      <w:tblPr>
        <w:tblW w:w="0" w:type="auto"/>
        <w:tblPrChange w:id="106" w:author="Ann Lee" w:date="2026-03-02T10:00:00Z">
          <w:tblPr>
            <w:tblW w:w="5000" w:type="pct"/>
          </w:tblPr>
        </w:tblPrChange>
      </w:tblPr>
      <w:tblGrid>
        <w:gridCol w:w="2400"/>
        <w:gridCol w:w="2400"/>
        <w:tblGridChange w:id="107">
          <w:tblGrid>
            <w:gridCol w:w="2000"/>
            <w:gridCol w:w="2800"/>
          </w:tblGrid>
        </w:tblGridChange>
      </w:tblGrid>
      <w:tr>
        <w:trPr>
          <w:ins w:id="103" w:author="Ann Lee" w:date="2026-03-02T10:00:00Z"/>
        </w:trPr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pPr>
              <w:jc w:val="center"/>
              <w:pPrChange w:id="105" w:author="Ann Lee" w:date="2026-03-02T10:00:00Z">
                <w:pPr/>
              </w:pPrChange>
            </w:pPr>
            <w:r>
              <w:t xml:space="preserve">a2</w:t>
            </w:r>
          </w:p>
        </w:tc>
        <w:tc>
          <w:tcPr>
            <w:tcW w:w="2400" w:type="dxa"/>
            <w:cellIns w:id="104" w:author="Ann Lee" w:date="2026-03-02T10:00:00Z"/>
          </w:tcPr>
          <w:p>
            <w:r>
              <w:t xml:space="preserve">b2</w:t>
            </w:r>
          </w:p>
        </w:tc>
      </w:tr>
    </w:tbl>
    <w:p>
      <w:r>
        <w:t xml:space="preserve">Inserted row:</w:t>
      </w:r>
    </w:p>
    <w:tbl>
      <w:tblPr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x0</w:t>
            </w:r>
          </w:p>
        </w:tc>
        <w:tc>
          <w:tcPr>
            <w:tcW w:w="2400" w:type="dxa"/>
          </w:tcPr>
          <w:p>
            <w:r>
              <w:t xml:space="preserve">y0</w:t>
            </w:r>
          </w:p>
        </w:tc>
      </w:tr>
      <w:tr>
        <w:trPr>
          <w:ins w:id="108" w:author="Ann Lee" w:date="2026-03-02T10:00:00Z"/>
        </w:trPr>
        <w:tc>
          <w:tcPr>
            <w:tcW w:w="2400" w:type="dxa"/>
          </w:tcPr>
          <w:p>
            <w:r>
              <w:t xml:space="preserve">x1</w:t>
            </w:r>
          </w:p>
        </w:tc>
        <w:tc>
          <w:tcPr>
            <w:tcW w:w="2400" w:type="dxa"/>
          </w:tcPr>
          <w:p>
            <w:r>
              <w:t xml:space="preserve">y1</w:t>
            </w:r>
          </w:p>
        </w:tc>
      </w:tr>
    </w:tbl>
    <w:p>
      <w:r>
        <w:t xml:space="preserve">Cell to cell:</w:t>
      </w:r>
    </w:p>
    <w:tbl>
      <w:tblPr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commentRangeStart w:id="0"/>
            <w:r>
              <w:t xml:space="preserve">a1</w:t>
            </w:r>
          </w:p>
        </w:tc>
        <w:tc>
          <w:tcPr>
            <w:tcW w:w="2400" w:type="dxa"/>
          </w:tcPr>
          <w:p>
            <w:r>
              <w:t xml:space="preserve">b1</w:t>
            </w:r>
          </w:p>
        </w:tc>
      </w:tr>
      <w:tr>
        <w:tc>
          <w:tcPr>
            <w:tcW w:w="2400" w:type="dxa"/>
          </w:tcPr>
          <w:p>
            <w:r>
              <w:t xml:space="preserve">a2</w:t>
            </w:r>
          </w:p>
        </w:tc>
        <w:tc>
          <w:tcPr>
            <w:tcW w:w="2400" w:type="dxa"/>
          </w:tcPr>
          <w:p>
            <w:r>
              <w:t xml:space="preserve">b2</w:t>
            </w:r>
            <w:commentRangeEnd w:id="0"/>
            <w:r>
              <w:commentReference w:id="0"/>
            </w:r>
          </w:p>
        </w:tc>
      </w:tr>
    </w:tbl>
    <w:commentRangeStart w:id="1"/>
    <w:commentRangeStart w:id="2"/>
    <w:tbl>
      <w:tblPr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m1</w:t>
            </w:r>
          </w:p>
        </w:tc>
        <w:tc>
          <w:tcPr>
            <w:tcW w:w="2400" w:type="dxa"/>
          </w:tcPr>
          <w:p>
            <w:r>
              <w:t xml:space="preserve">n1</w:t>
            </w:r>
          </w:p>
        </w:tc>
      </w:tr>
    </w:tbl>
    <w:p>
      <w:r>
        <w:t xml:space="preserve">After two ranges.</w:t>
      </w:r>
      <w:commentRangeEnd w:id="1"/>
      <w:r>
        <w:commentReference w:id="1"/>
      </w:r>
      <w:commentRangeEnd w:id="2"/>
      <w:r>
        <w:commentReference w:id="2"/>
      </w:r>
    </w:p>
    <w:tbl>
      <w:tblPr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e1</w:t>
            </w:r>
          </w:p>
        </w:tc>
        <w:tc>
          <w:tcPr>
            <w:tcW w:w="2400" w:type="dxa"/>
          </w:tcPr>
          <w:p>
            <w:ins w:id="109" w:author="Ann Lee" w:date="2026-03-02T10:00:00Z"/>
          </w:p>
        </w:tc>
      </w:tr>
    </w:tbl>
    <w:p>
      <w:r>
        <w:t xml:space="preserve">End.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Bo Chen" w:date="2026-03-02T10:00:00Z" w:initials="B">
    <w:p>
      <w:pPr>
        <w:pStyle w:val="CommentText"/>
      </w:pPr>
      <w:r>
        <w:t xml:space="preserve">From cell to cell.</w:t>
      </w:r>
    </w:p>
  </w:comment>
  <w:comment w:id="1" w:author="Bo Chen" w:date="2026-03-02T10:00:00Z" w:initials="B">
    <w:p>
      <w:pPr>
        <w:pStyle w:val="CommentText"/>
      </w:pPr>
      <w:r>
        <w:t xml:space="preserve">First over the table.</w:t>
      </w:r>
    </w:p>
  </w:comment>
  <w:comment w:id="2" w:author="Bo Chen" w:date="2026-03-02T10:00:00Z" w:initials="B">
    <w:p>
      <w:pPr>
        <w:pStyle w:val="CommentText"/>
      </w:pPr>
      <w:r>
        <w:t xml:space="preserve">Second over the table.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/Relationships>
</file>