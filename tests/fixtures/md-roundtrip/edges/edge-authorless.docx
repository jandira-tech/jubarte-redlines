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t xml:space="preserve">Keep </w:t>
      </w:r>
      <w:ins w:id="5" w:author="" w:date="1970-01-01T00:00:00Z">
        <w:r>
          <w:t xml:space="preserve">new</w:t>
        </w:r>
      </w:ins>
      <w:r>
        <w:t xml:space="preserve"> it.</w:t>
      </w:r>
    </w:p>
    <w:sectPr xmlns:w="http://schemas.openxmlformats.org/wordprocessingml/2006/main">
      <w:headerReference w:type="default" r:id="rId3"/>
      <w:footerReference w:type="default" r:id="rId4"/>
      <w:pgSz w:w="12240" w:h="15840"/>
      <w:pgMar w:top="1440" w:right="1440" w:bottom="1440" w:left="1440" w:header="720" w:footer="720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rPr>
        <w:ins w:id="60" w:author="Ann Lee" w:date="2026-03-02T10:00:00Z"/>
        <w:del w:id="61" w:author="Bo Chen" w:date="2026-03-02T10:00:00Z"/>
      </w:rPr>
    </w:pPr>
    <w:r>
      <w:t xml:space="preserve">Page </w:t>
    </w:r>
    <w:del w:id="31" w:author="Ann Lee" w:date="2026-03-02T10:00:00Z">
      <w:r>
        <w:fldChar w:fldCharType="begin"/>
      </w:r>
      <w:r>
        <w:delInstrText xml:space="preserve"> PAGE </w:delInstrText>
      </w:r>
      <w:r>
        <w:fldChar w:fldCharType="separate"/>
      </w:r>
      <w:r>
        <w:delText xml:space="preserve">1</w:delText>
      </w:r>
      <w:r>
        <w:fldChar w:fldCharType="end"/>
      </w:r>
    </w:del>
    <w:r>
      <w:t xml:space="preserve"> {PAGE}</w:t>
    </w:r>
  </w:p>
  <w:p>
    <w:pPr>
      <w:pStyle w:val="Footer"/>
      <w:rPr>
        <w:del w:id="40" w:author="Bo Chen" w:date="2026-03-02T10:00:00Z"/>
      </w:rPr>
    </w:pP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t xml:space="preserve">Sub </w:t>
    </w:r>
    <w:ins w:id="90" w:author="Ann Lee" w:date="2026-03-02T10:00:00Z">
      <w:r>
        <w:t xml:space="preserve">new</w:t>
      </w:r>
    </w:ins>
    <w:del w:id="91" w:author="Ann Lee" w:date="2026-03-02T10:00:00Z">
      <w:r>
        <w:delText xml:space="preserve">old</w:delText>
      </w:r>
    </w:del>
    <w:r>
      <w:t xml:space="preserve">. Runs </w:t>
    </w:r>
    <w:ins w:id="92" w:author="Ann Lee" w:date="2026-03-02T10:00:00Z">
      <w:r>
        <w:t xml:space="preserve">A</w:t>
      </w:r>
    </w:ins>
    <w:ins w:id="93" w:author="Ann Lee" w:date="2026-03-02T10:00:00Z">
      <w:r>
        <w:t xml:space="preserve">B</w:t>
      </w:r>
    </w:ins>
    <w:del w:id="94" w:author="Ann Lee" w:date="2026-03-02T10:00:00Z">
      <w:r>
        <w:delText xml:space="preserve">C</w:delText>
      </w:r>
    </w:del>
    <w:del w:id="95" w:author="Ann Lee" w:date="2026-03-02T10:00:00Z">
      <w:r>
        <w:delText xml:space="preserve">D</w:delText>
      </w:r>
    </w:del>
    <w:r>
      <w:t xml:space="preserve">. Keep </w:t>
    </w:r>
    <w:ins w:id="3" w:author="" w:date="1970-01-01T00:00:00Z">
      <w:r>
        <w:t xml:space="preserve">mine</w:t>
      </w:r>
    </w:ins>
  </w:p>
</w:hd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header" Target="header1.xml"/>
  <Relationship Id="rId4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