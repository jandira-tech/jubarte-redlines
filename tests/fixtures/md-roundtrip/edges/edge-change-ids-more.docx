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Inside </w:t>
      </w:r>
      <w:del w:id="40" w:author="Ann Lee" w:date="2026-03-02T10:00:00Z">
        <w:r>
          <w:delText xml:space="preserve">cut </w:delText>
        </w:r>
        <w:commentRangeStart w:id="0"/>
        <w:r>
          <w:delText xml:space="preserve">by a</w:delText>
        </w:r>
        <w:commentRangeEnd w:id="0"/>
        <w:r>
          <w:commentReference w:id="0"/>
        </w:r>
        <w:r>
          <w:delText xml:space="preserve"> comment</w:delText>
        </w:r>
      </w:del>
      <w:r>
        <w:t xml:space="preserve"> after.</w:t>
      </w:r>
    </w:p>
    <w:p>
      <w:r>
        <w:t xml:space="preserve">Sub </w:t>
      </w:r>
      <w:ins w:id="7" w:author="Ann Lee" w:date="2026-03-02T10:00:00Z">
        <w:r>
          <w:t xml:space="preserve">x</w:t>
        </w:r>
      </w:ins>
      <w:del w:id="5" w:author="Ann Lee" w:date="2026-03-02T10:00:00Z">
        <w:r>
          <w:delText xml:space="preserve">plain </w:delText>
        </w:r>
      </w:del>
      <w:del w:id="6" w:author="Ann Lee" w:date="2026-03-02T10:00:00Z">
        <w:r>
          <w:rPr>
            <w:i/>
          </w:rPr>
          <w:delText xml:space="preserve">italic</w:delText>
        </w:r>
      </w:del>
      <w:r>
        <w:t xml:space="preserve"> end.</w:t>
      </w:r>
    </w:p>
    <w:p>
      <w:r>
        <w:t xml:space="preserve">Empty </w:t>
      </w:r>
      <w:ins w:id="8" w:author="Ann Lee" w:date="2026-03-02T10:00:00Z">
        <w:r>
          <w:t xml:space="preserve">a</w:t>
        </w:r>
      </w:ins>
      <w:ins w:id="9" w:author="Ann Lee" w:date="2026-03-02T10:00:00Z"/>
      <w:ins w:id="10" w:author="Ann Lee" w:date="2026-03-02T10:00:00Z"/>
      <w:r>
        <w:t xml:space="preserve"> end.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Bo Chen" w:date="2026-03-02T10:00:00Z" w:initials="B">
    <w:p>
      <w:pPr>
        <w:pStyle w:val="CommentText"/>
      </w:pPr>
      <w:r>
        <w:t xml:space="preserve">Inside the deletion.</w:t>
      </w:r>
    </w:p>
  </w:comment>
</w:comments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/Relationships>
</file>