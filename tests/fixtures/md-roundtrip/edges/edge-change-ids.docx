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 </w:t>
      </w:r>
      <w:del w:id="40" w:author="Ann Lee" w:date="2026-03-02T10:00:00Z">
        <w:r>
          <w:delText xml:space="preserve">cut </w:delText>
        </w:r>
      </w:del>
      <w:commentRangeStart w:id="0"/>
      <w:del w:id="41" w:author="Ann Lee" w:date="2026-03-02T10:00:00Z">
        <w:r>
          <w:delText xml:space="preserve">by a</w:delText>
        </w:r>
      </w:del>
      <w:commentRangeEnd w:id="0"/>
      <w:r>
        <w:commentReference w:id="0"/>
      </w:r>
      <w:del w:id="42" w:author="Ann Lee" w:date="2026-03-02T10:00:00Z">
        <w:r>
          <w:delText xml:space="preserve"> comment</w:delText>
        </w:r>
      </w:del>
      <w:r>
        <w:t xml:space="preserve"> after.</w:t>
      </w:r>
    </w:p>
    <w:p>
      <w:r>
        <w:t xml:space="preserve">Joined: </w:t>
      </w:r>
      <w:del w:id="43" w:author="Ann Lee" w:date="2026-03-02T10:00:00Z">
        <w:r>
          <w:delText xml:space="preserve">plain </w:delText>
        </w:r>
      </w:del>
      <w:del w:id="44" w:author="Ann Lee" w:date="2026-03-02T10:00:00Z">
        <w:r>
          <w:rPr>
            <w:i/>
          </w:rPr>
          <w:delText xml:space="preserve">italic</w:delText>
        </w:r>
      </w:del>
      <w:r>
        <w:t xml:space="preserve"> end.</w:t>
      </w:r>
    </w:p>
    <w:p>
      <w:r>
        <w:t xml:space="preserve">Link: </w:t>
      </w:r>
      <w:hyperlink r:id="rIdLink">
        <w:ins w:id="45" w:author="Ann Lee" w:date="2026-03-02T10:00:00Z">
          <w:r>
            <w:rPr>
              <w:rStyle w:val="Hyperlink"/>
            </w:rPr>
            <w:t xml:space="preserve">site</w:t>
          </w:r>
        </w:ins>
      </w:hyperlink>
      <w:r>
        <w:t xml:space="preserve">.</w:t>
      </w:r>
    </w:p>
    <w:p>
      <w:pPr>
        <w:rPr>
          <w:ins w:id="47" w:author="Ann Lee" w:date="2026-03-02T10:00:00Z"/>
        </w:rPr>
      </w:pPr>
      <w:r>
        <w:t xml:space="preserve">Across </w:t>
      </w:r>
      <w:ins w:id="46" w:author="Ann Lee" w:date="2026-03-02T10:00:00Z">
        <w:r>
          <w:t xml:space="preserve">two</w:t>
        </w:r>
      </w:ins>
    </w:p>
    <w:p>
      <w:ins w:id="48" w:author="Ann Lee" w:date="2026-03-02T10:00:00Z">
        <w:r>
          <w:t xml:space="preserve">paragraphs</w:t>
        </w:r>
      </w:ins>
      <w:r>
        <w:t xml:space="preserve"> here.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Bo Chen" w:date="2026-03-02T10:00:00Z" w:initials="B">
    <w:p>
      <w:pPr>
        <w:pStyle w:val="CommentText"/>
      </w:pPr>
      <w:r>
        <w:t xml:space="preserve">Cuts the deletion.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Link" Type="http://schemas.openxmlformats.org/officeDocument/2006/relationships/hyperlink" Target="https://example.com/" TargetMode="External"/></Relationships>
</file>