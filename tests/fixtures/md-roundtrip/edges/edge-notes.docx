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Foot</w:t>
      </w:r>
      <w:r>
        <w:rPr>
          <w:rStyle w:val="FootnoteReference"/>
        </w:rPr>
        <w:footnoteReference w:id="1"/>
      </w:r>
      <w:r>
        <w:t xml:space="preserve"> and end</w:t>
      </w:r>
      <w:r>
        <w:rPr>
          <w:rStyle w:val="EndnoteReference"/>
        </w:rPr>
        <w:endnoteReference w:id="1"/>
      </w:r>
      <w:r>
        <w:t xml:space="preserve"> and end again</w:t>
      </w:r>
      <w:r>
        <w:rPr>
          <w:rStyle w:val="EndnoteReference"/>
        </w:rPr>
        <w:endnoteReference w:id="2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An endnote.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A second endnote.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A footnote </w:t>
      </w:r>
      <w:ins w:id="30" w:author="Ann Lee" w:date="2026-03-02T10:00:00Z">
        <w:r>
          <w:t xml:space="preserve">with an insertion</w:t>
        </w:r>
      </w:ins>
      <w:r>
        <w:t xml:space="preserve">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/Relationships>
</file>