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Del then ins: </w:t>
      </w:r>
      <w:del w:id="50" w:author="Ann Lee" w:date="2026-03-02T10:00:00Z">
        <w:r>
          <w:delText xml:space="preserve">old</w:delText>
        </w:r>
      </w:del>
      <w:ins w:id="51" w:author="Ann Lee" w:date="2026-03-02T10:00:00Z">
        <w:r>
          <w:t xml:space="preserve">new</w:t>
        </w:r>
      </w:ins>
      <w:r>
        <w:t xml:space="preserve">.</w:t>
      </w:r>
    </w:p>
    <w:p>
      <w:r>
        <w:t xml:space="preserve">Ins then del: </w:t>
      </w:r>
      <w:ins w:id="52" w:author="Ann Lee" w:date="2026-03-02T10:00:00Z">
        <w:r>
          <w:t xml:space="preserve">new</w:t>
        </w:r>
      </w:ins>
      <w:del w:id="53" w:author="Ann Lee" w:date="2026-03-02T10:00:00Z">
        <w:r>
          <w:delText xml:space="preserve">old</w:delText>
        </w:r>
      </w:del>
      <w:r>
        <w:t xml:space="preserve">.</w:t>
      </w:r>
    </w:p>
    <w:p>
      <w:r>
        <w:t xml:space="preserve">Ins ins del del: </w:t>
      </w:r>
      <w:ins w:id="54" w:author="Ann Lee" w:date="2026-03-02T10:00:00Z">
        <w:r>
          <w:t xml:space="preserve">one </w:t>
        </w:r>
      </w:ins>
      <w:ins w:id="55" w:author="Bo Chen" w:date="2026-03-02T10:00:00Z">
        <w:r>
          <w:t xml:space="preserve">two </w:t>
        </w:r>
      </w:ins>
      <w:del w:id="56" w:author="Ann Lee" w:date="2026-03-02T10:00:00Z">
        <w:r>
          <w:delText xml:space="preserve">three </w:delText>
        </w:r>
      </w:del>
      <w:del w:id="57" w:author="Bo Chen" w:date="2026-03-02T10:00:00Z">
        <w:r>
          <w:delText xml:space="preserve">four</w:delText>
        </w:r>
      </w:del>
      <w:r>
        <w:t xml:space="preserve">.</w:t>
      </w:r>
    </w:p>
    <w:p>
      <w:r>
        <w:t xml:space="preserve">Two authors: </w:t>
      </w:r>
      <w:del w:id="58" w:author="Ann Lee" w:date="2026-03-02T10:00:00Z">
        <w:r>
          <w:delText xml:space="preserve">hers</w:delText>
        </w:r>
      </w:del>
      <w:ins w:id="59" w:author="Bo Chen" w:date="2026-03-02T10:00:00Z">
        <w:r>
          <w:t xml:space="preserve">his</w:t>
        </w:r>
      </w:ins>
      <w:r>
        <w:t xml:space="preserve">.</w:t>
      </w:r>
    </w:p>
    <w:p>
      <w:r>
        <w:t xml:space="preserve">Side by side: </w:t>
      </w:r>
      <w:del w:id="60" w:author="Ann Lee" w:date="2026-03-02T10:00:00Z">
        <w:r>
          <w:delText xml:space="preserve">a</w:delText>
        </w:r>
      </w:del>
      <w:ins w:id="61" w:author="Ann Lee" w:date="2026-03-02T10:00:00Z">
        <w:r>
          <w:t xml:space="preserve">b</w:t>
        </w:r>
      </w:ins>
      <w:del w:id="62" w:author="Ann Lee" w:date="2026-03-02T10:00:00Z">
        <w:r>
          <w:delText xml:space="preserve">c</w:delText>
        </w:r>
      </w:del>
      <w:ins w:id="63" w:author="Ann Lee" w:date="2026-03-02T10:00:00Z">
        <w:r>
          <w:t xml:space="preserve">d</w:t>
        </w:r>
      </w:ins>
      <w:r>
        <w:t xml:space="preserve">.</w:t>
      </w:r>
    </w:p>
    <w:p>
      <w:r>
        <w:t xml:space="preserve">Spaced: </w:t>
      </w:r>
      <w:del w:id="64" w:author="Ann Lee" w:date="2026-03-02T10:00:00Z">
        <w:r>
          <w:delText xml:space="preserve">x</w:delText>
        </w:r>
      </w:del>
      <w:r>
        <w:t xml:space="preserve"> </w:t>
      </w:r>
      <w:ins w:id="65" w:author="Ann Lee" w:date="2026-03-02T10:00:00Z">
        <w:r>
          <w:t xml:space="preserve">y</w:t>
        </w:r>
      </w:ins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