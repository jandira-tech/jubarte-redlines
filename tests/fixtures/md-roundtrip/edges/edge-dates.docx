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Range: </w:t>
      </w:r>
      <w:ins w:id="70" w:author="Ann Lee" w:date="2026-03-02T10:00:00Z">
        <w:r>
          <w:t xml:space="preserve">one </w:t>
        </w:r>
      </w:ins>
      <w:ins w:id="71" w:author="Ann Lee" w:date="2026-03-04T16:30:00Z">
        <w:r>
          <w:t xml:space="preserve">two</w:t>
        </w:r>
      </w:ins>
      <w:r>
        <w:t xml:space="preserve">.</w:t>
      </w:r>
    </w:p>
    <w:p>
      <w:r>
        <w:t xml:space="preserve">Single: </w:t>
      </w:r>
      <w:ins w:id="72" w:author="Bo Chen" w:date="2026-03-03T09:15:00Z">
        <w:r>
          <w:t xml:space="preserve">once</w:t>
        </w:r>
      </w:ins>
      <w:r>
        <w:t xml:space="preserve">.</w:t>
      </w:r>
    </w:p>
    <w:p>
      <w:r>
        <w:t xml:space="preserve">Same day: </w:t>
      </w:r>
      <w:ins w:id="73" w:author="Cy Diaz" w:date="2026-03-05T08:00:00Z">
        <w:r>
          <w:t xml:space="preserve">morning </w:t>
        </w:r>
      </w:ins>
      <w:ins w:id="74" w:author="Cy Diaz" w:date="2026-03-05T20:00:00Z">
        <w:r>
          <w:t xml:space="preserve">evening</w:t>
        </w:r>
      </w:ins>
      <w:r>
        <w:t xml:space="preserve">.</w:t>
      </w:r>
    </w:p>
    <w:p>
      <w:r>
        <w:t xml:space="preserve">Undated: </w:t>
      </w:r>
      <w:ins w:id="75" w:author="Di Eng">
        <w:r>
          <w:t xml:space="preserve">whenever</w:t>
        </w:r>
      </w:ins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