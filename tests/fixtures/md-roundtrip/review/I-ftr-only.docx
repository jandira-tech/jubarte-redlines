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Body.</w:t>
      </w:r>
    </w:p>
    <w:sectPr>
      <w:footerReference w:type="default" r:id="rIdFt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F </w:t>
    </w:r>
    <w:ins w:id="40" w:author="Ann Lee" w:date="2026-03-02T10:00:00Z">
      <w:r>
        <w:t xml:space="preserve">one</w:t>
      </w:r>
    </w:ins>
    <w:r>
      <w:t xml:space="preserve"> </w:t>
    </w:r>
    <w:ins w:id="41" w:author="Ann Lee" w:date="2026-03-04T16:30:00Z">
      <w:r>
        <w:t xml:space="preserve">two</w:t>
      </w:r>
    </w:ins>
  </w:p>
</w:ft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tr" Type="http://schemas.openxmlformats.org/officeDocument/2006/relationships/footer" Target="footer1.xml"/></Relationships>
</file>