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pPrChange w:id="10" w:author="Ann Lee" w:date="2026-03-04T16:30:00Z">
          <w:pPr>
            <w:jc w:val="left"/>
          </w:pPr>
        </w:pPrChange>
      </w:pPr>
      <w:ins w:id="1" w:author="Ann Lee" w:date="2026-03-02T10:00:00Z">
        <w:r>
          <w:t xml:space="preserve">added</w:t>
        </w:r>
      </w:ins>
      <w:r>
        <w:t xml:space="preserve"> kept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