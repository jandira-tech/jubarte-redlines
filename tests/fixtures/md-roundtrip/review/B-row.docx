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Ann Lee" w:date="2026-03-02T10:00:00Z">
        <w:r>
          <w:t xml:space="preserve">added</w:t>
        </w:r>
      </w:ins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x0</w:t>
            </w:r>
          </w:p>
        </w:tc>
        <w:tc>
          <w:tcPr>
            <w:tcW w:w="2400" w:type="dxa"/>
          </w:tcPr>
          <w:p>
            <w:r>
              <w:t xml:space="preserve">y0</w:t>
            </w:r>
          </w:p>
        </w:tc>
      </w:tr>
      <w:tr>
        <w:trPr>
          <w:ins w:id="3" w:author="Ann Lee" w:date="2026-03-04T16:30:00Z"/>
        </w:trPr>
        <w:tc>
          <w:tcPr>
            <w:tcW w:w="2400" w:type="dxa"/>
          </w:tcPr>
          <w:p>
            <w:r>
              <w:t xml:space="preserve">x1</w:t>
            </w:r>
          </w:p>
        </w:tc>
        <w:tc>
          <w:tcPr>
            <w:tcW w:w="2400" w:type="dxa"/>
          </w:tcPr>
          <w:p>
            <w:r>
              <w:t xml:space="preserve">y1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