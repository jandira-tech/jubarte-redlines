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5FD7BCB" w:rsidR="00873856" w:rsidRDefault="001711FE">
      <w:ins w:id="0" w:author="Alma Reyes" w:date="2026-10-18T02:56:00Z">
        <w:r>
          <w:t>The parties</w:t>
        </w:r>
      </w:ins>
      <w:ins w:id="1" w:author="Alma Sato Reyes" w:date="2026-10-17T23:01:00Z" w16du:dateUtc="2026-10-18T03:01:00Z">
        <w:r w:rsidR="002C2B76">
          <w:t xml:space="preserve"> and </w:t>
        </w:r>
      </w:ins>
      <w:proofErr w:type="spellStart"/>
      <w:ins w:id="2" w:author="Alma Sato Reyes" w:date="2026-10-17T23:02:00Z" w16du:dateUtc="2026-10-18T03:02:00Z">
        <w:r w:rsidR="00134468">
          <w:t>affiliates</w:t>
        </w:r>
      </w:ins>
      <w:ins w:id="3" w:author="Alma Reyes" w:date="2026-10-18T02:56:00Z">
        <w:del w:id="4" w:author="Alma Sato Reyes" w:date="2026-10-17T23:01:00Z" w16du:dateUtc="2026-10-18T03:01:00Z">
          <w:r w:rsidDel="002C2B76">
            <w:delText xml:space="preserve"> </w:delText>
          </w:r>
        </w:del>
        <w:r>
          <w:t>will</w:t>
        </w:r>
        <w:proofErr w:type="spellEnd"/>
        <w:r>
          <w:t xml:space="preserve"> pay the </w:t>
        </w:r>
        <w:del w:id="5" w:author="Alma Sato Reyes" w:date="2026-10-17T23:01:00Z" w16du:dateUtc="2026-10-18T03:01:00Z">
          <w:r w:rsidDel="002C2B76">
            <w:delText>insurers</w:delText>
          </w:r>
        </w:del>
      </w:ins>
      <w:ins w:id="6" w:author="Alma Sato Reyes" w:date="2026-10-17T23:01:00Z" w16du:dateUtc="2026-10-18T03:01:00Z">
        <w:r w:rsidR="002C2B76">
          <w:t>bankers</w:t>
        </w:r>
      </w:ins>
      <w:ins w:id="7" w:author="Alma Reyes" w:date="2026-10-18T02:56:00Z">
        <w:r>
          <w:t xml:space="preserve"> pro rata at the end of the month.</w:t>
        </w:r>
      </w:ins>
    </w:p>
    <w:sectPr w:rsidR="0087385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ma Sato Reyes">
    <w15:presenceInfo w15:providerId="None" w15:userId="Alma Sato Reye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856"/>
    <w:rsid w:val="00134468"/>
    <w:rsid w:val="001711FE"/>
    <w:rsid w:val="002C2B76"/>
    <w:rsid w:val="00726479"/>
    <w:rsid w:val="00873856"/>
    <w:rsid w:val="00CF0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B07961"/>
  <w15:docId w15:val="{611BEEBC-5299-C047-9927-4D2DA1F6B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microsoft.com/office/2011/relationships/people" Target="people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Alma Sato Reyes</cp:lastModifiedBy>
  <cp:revision>2</cp:revision>
  <dcterms:created xsi:type="dcterms:W3CDTF">2026-10-18T03:02:00Z</dcterms:created>
  <dcterms:modified xsi:type="dcterms:W3CDTF">2026-10-18T03:02:00Z</dcterms:modified>
</cp:coreProperties>
</file>