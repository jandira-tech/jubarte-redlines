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53BC01" w14:textId="77777777" w:rsidR="00DB30BF" w:rsidRDefault="0099584B">
      <w:r>
        <w:t>The quick brown fox x−</w:t>
      </w:r>
      <w:ins w:id="0" w:author="Comparison" w:date="2026-10-01T11:43:00Z" w16du:dateUtc="2026-10-01T15:43:00Z">
        <w:r>
          <w:t>z</w:t>
        </w:r>
      </w:ins>
      <w:del w:id="1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70606347" w14:textId="77777777" w:rsidR="00DB30BF" w:rsidRDefault="0099584B">
      <w:r>
        <w:t>The quick brown fox x≤</w:t>
      </w:r>
      <w:ins w:id="2" w:author="Comparison" w:date="2026-10-01T11:43:00Z" w16du:dateUtc="2026-10-01T15:43:00Z">
        <w:r>
          <w:t>z</w:t>
        </w:r>
      </w:ins>
      <w:del w:id="3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3CCD90BB" w14:textId="77777777" w:rsidR="00DB30BF" w:rsidRDefault="0099584B">
      <w:r>
        <w:t>The quick brown fox x∞</w:t>
      </w:r>
      <w:ins w:id="4" w:author="Comparison" w:date="2026-10-01T11:43:00Z" w16du:dateUtc="2026-10-01T15:43:00Z">
        <w:r>
          <w:t>z</w:t>
        </w:r>
      </w:ins>
      <w:del w:id="5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35362C07" w14:textId="77777777" w:rsidR="00DB30BF" w:rsidRDefault="0099584B">
      <w:r>
        <w:t>The quick brown fox x∑</w:t>
      </w:r>
      <w:ins w:id="6" w:author="Comparison" w:date="2026-10-01T11:43:00Z" w16du:dateUtc="2026-10-01T15:43:00Z">
        <w:r>
          <w:t>z</w:t>
        </w:r>
      </w:ins>
      <w:del w:id="7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7A43D711" w14:textId="77777777" w:rsidR="00DB30BF" w:rsidRDefault="0099584B">
      <w:r>
        <w:t>The quick brown fox x→</w:t>
      </w:r>
      <w:ins w:id="8" w:author="Comparison" w:date="2026-10-01T11:43:00Z" w16du:dateUtc="2026-10-01T15:43:00Z">
        <w:r>
          <w:t>z</w:t>
        </w:r>
      </w:ins>
      <w:del w:id="9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179E8ECE" w14:textId="77777777" w:rsidR="00DB30BF" w:rsidRDefault="0099584B">
      <w:r>
        <w:t>The quick brown fox x⇒</w:t>
      </w:r>
      <w:ins w:id="10" w:author="Comparison" w:date="2026-10-01T11:43:00Z" w16du:dateUtc="2026-10-01T15:43:00Z">
        <w:r>
          <w:t>z</w:t>
        </w:r>
      </w:ins>
      <w:del w:id="11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38D93068" w14:textId="77777777" w:rsidR="00DB30BF" w:rsidRDefault="0099584B">
      <w:r>
        <w:t>The quick brown fox x</w:t>
      </w:r>
      <w:r>
        <w:t>、</w:t>
      </w:r>
      <w:ins w:id="12" w:author="Comparison" w:date="2026-10-01T11:43:00Z" w16du:dateUtc="2026-10-01T15:43:00Z">
        <w:r>
          <w:t>z</w:t>
        </w:r>
      </w:ins>
      <w:del w:id="13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7F22C8C3" w14:textId="77777777" w:rsidR="00DB30BF" w:rsidRDefault="0099584B">
      <w:r>
        <w:t>The quick brown fox x</w:t>
      </w:r>
      <w:r>
        <w:t>。</w:t>
      </w:r>
      <w:ins w:id="14" w:author="Comparison" w:date="2026-10-01T11:43:00Z" w16du:dateUtc="2026-10-01T15:43:00Z">
        <w:r>
          <w:t>z</w:t>
        </w:r>
      </w:ins>
      <w:del w:id="15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747CEFE0" w14:textId="77777777" w:rsidR="00DB30BF" w:rsidRDefault="0099584B">
      <w:r>
        <w:t>The quick brown fox x</w:t>
      </w:r>
      <w:r>
        <w:t>「</w:t>
      </w:r>
      <w:ins w:id="16" w:author="Comparison" w:date="2026-10-01T11:43:00Z" w16du:dateUtc="2026-10-01T15:43:00Z">
        <w:r>
          <w:t>z</w:t>
        </w:r>
      </w:ins>
      <w:del w:id="17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780B5B22" w14:textId="77777777" w:rsidR="00DB30BF" w:rsidRDefault="0099584B">
      <w:r>
        <w:t>The quick brown fox x</w:t>
      </w:r>
      <w:r>
        <w:t>々</w:t>
      </w:r>
      <w:ins w:id="18" w:author="Comparison" w:date="2026-10-01T11:43:00Z" w16du:dateUtc="2026-10-01T15:43:00Z">
        <w:r>
          <w:t>z</w:t>
        </w:r>
      </w:ins>
      <w:del w:id="19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66B423CE" w14:textId="77777777" w:rsidR="00DB30BF" w:rsidRDefault="0099584B">
      <w:r>
        <w:t>The quick brown fox x™</w:t>
      </w:r>
      <w:ins w:id="20" w:author="Comparison" w:date="2026-10-01T11:43:00Z" w16du:dateUtc="2026-10-01T15:43:00Z">
        <w:r>
          <w:t>z</w:t>
        </w:r>
      </w:ins>
      <w:del w:id="21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27CE8ACD" w14:textId="77777777" w:rsidR="00DB30BF" w:rsidRDefault="0099584B">
      <w:r>
        <w:t>The quick brown fox x№</w:t>
      </w:r>
      <w:ins w:id="22" w:author="Comparison" w:date="2026-10-01T11:43:00Z" w16du:dateUtc="2026-10-01T15:43:00Z">
        <w:r>
          <w:t>z</w:t>
        </w:r>
      </w:ins>
      <w:del w:id="23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39AFA2B4" w14:textId="77777777" w:rsidR="00DB30BF" w:rsidRDefault="0099584B">
      <w:r>
        <w:t>The quick brown fox x●</w:t>
      </w:r>
      <w:ins w:id="24" w:author="Comparison" w:date="2026-10-01T11:43:00Z" w16du:dateUtc="2026-10-01T15:43:00Z">
        <w:r>
          <w:t>z</w:t>
        </w:r>
      </w:ins>
      <w:del w:id="25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2201B121" w14:textId="77777777" w:rsidR="00DB30BF" w:rsidRDefault="0099584B">
      <w:r>
        <w:t>The quick brown fox x■</w:t>
      </w:r>
      <w:ins w:id="26" w:author="Comparison" w:date="2026-10-01T11:43:00Z" w16du:dateUtc="2026-10-01T15:43:00Z">
        <w:r>
          <w:t>z</w:t>
        </w:r>
      </w:ins>
      <w:del w:id="27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35F4FB62" w14:textId="77777777" w:rsidR="00DB30BF" w:rsidRDefault="0099584B">
      <w:r>
        <w:t>The quick brown fox x★</w:t>
      </w:r>
      <w:ins w:id="28" w:author="Comparison" w:date="2026-10-01T11:43:00Z" w16du:dateUtc="2026-10-01T15:43:00Z">
        <w:r>
          <w:t>z</w:t>
        </w:r>
      </w:ins>
      <w:del w:id="29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125CA184" w14:textId="77777777" w:rsidR="00DB30BF" w:rsidRDefault="0099584B">
      <w:r>
        <w:t>The quick brown fox x✓</w:t>
      </w:r>
      <w:ins w:id="30" w:author="Comparison" w:date="2026-10-01T11:43:00Z" w16du:dateUtc="2026-10-01T15:43:00Z">
        <w:r>
          <w:t>z</w:t>
        </w:r>
      </w:ins>
      <w:del w:id="31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06AD004D" w14:textId="77777777" w:rsidR="00DB30BF" w:rsidRDefault="0099584B">
      <w:r>
        <w:t>The quick brown fox x•</w:t>
      </w:r>
      <w:ins w:id="32" w:author="Comparison" w:date="2026-10-01T11:43:00Z" w16du:dateUtc="2026-10-01T15:43:00Z">
        <w:r>
          <w:t>z</w:t>
        </w:r>
      </w:ins>
      <w:del w:id="33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35F1380E" w14:textId="77777777" w:rsidR="00DB30BF" w:rsidRDefault="0099584B">
      <w:r>
        <w:t>The quick brown fox x·</w:t>
      </w:r>
      <w:ins w:id="34" w:author="Comparison" w:date="2026-10-01T11:43:00Z" w16du:dateUtc="2026-10-01T15:43:00Z">
        <w:r>
          <w:t>z</w:t>
        </w:r>
      </w:ins>
      <w:del w:id="35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02003FC4" w14:textId="77777777" w:rsidR="00DB30BF" w:rsidRDefault="0099584B">
      <w:r>
        <w:t xml:space="preserve">The quick brown fox </w:t>
      </w:r>
      <w:ins w:id="36" w:author="Comparison" w:date="2026-10-01T11:43:00Z" w16du:dateUtc="2026-10-01T15:43:00Z">
        <w:r>
          <w:t>xˆz</w:t>
        </w:r>
      </w:ins>
      <w:del w:id="37" w:author="Comparison" w:date="2026-10-01T11:43:00Z" w16du:dateUtc="2026-10-01T15:43:00Z">
        <w:r>
          <w:delText>xˆy</w:delText>
        </w:r>
      </w:del>
      <w:r>
        <w:t xml:space="preserve"> jumps over the lazy dog.</w:t>
      </w:r>
    </w:p>
    <w:p w14:paraId="5E9AEB0A" w14:textId="77777777" w:rsidR="00DB30BF" w:rsidRDefault="0099584B">
      <w:r>
        <w:t>The quick brown fox x←</w:t>
      </w:r>
      <w:ins w:id="38" w:author="Comparison" w:date="2026-10-01T11:43:00Z" w16du:dateUtc="2026-10-01T15:43:00Z">
        <w:r>
          <w:t>z</w:t>
        </w:r>
      </w:ins>
      <w:del w:id="39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7837B83F" w14:textId="77777777" w:rsidR="00DB30BF" w:rsidRDefault="0099584B">
      <w:r>
        <w:t>The quick brown fox x′</w:t>
      </w:r>
      <w:ins w:id="40" w:author="Comparison" w:date="2026-10-01T11:43:00Z" w16du:dateUtc="2026-10-01T15:43:00Z">
        <w:r>
          <w:t>z</w:t>
        </w:r>
      </w:ins>
      <w:del w:id="41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0CA44306" w14:textId="77777777" w:rsidR="00DB30BF" w:rsidRDefault="0099584B">
      <w:r>
        <w:t>The quick brown fox x´</w:t>
      </w:r>
      <w:ins w:id="42" w:author="Comparison" w:date="2026-10-01T11:43:00Z" w16du:dateUtc="2026-10-01T15:43:00Z">
        <w:r>
          <w:t>z</w:t>
        </w:r>
      </w:ins>
      <w:del w:id="43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14ABF381" w14:textId="77777777" w:rsidR="00DB30BF" w:rsidRDefault="0099584B">
      <w:r>
        <w:t>The quick brown fox x‖</w:t>
      </w:r>
      <w:ins w:id="44" w:author="Comparison" w:date="2026-10-01T11:43:00Z" w16du:dateUtc="2026-10-01T15:43:00Z">
        <w:r>
          <w:t>z</w:t>
        </w:r>
      </w:ins>
      <w:del w:id="45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23A969CA" w14:textId="77777777" w:rsidR="00DB30BF" w:rsidRDefault="0099584B">
      <w:r>
        <w:t>The quick brown fox x</w:t>
      </w:r>
      <w:r>
        <w:t>Ⰰ</w:t>
      </w:r>
      <w:ins w:id="46" w:author="Comparison" w:date="2026-10-01T11:43:00Z" w16du:dateUtc="2026-10-01T15:43:00Z">
        <w:r>
          <w:t>z</w:t>
        </w:r>
      </w:ins>
      <w:del w:id="47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354C40A0" w14:textId="77777777" w:rsidR="00DB30BF" w:rsidRDefault="0099584B">
      <w:r>
        <w:t>The quick brown fox x</w:t>
      </w:r>
      <w:r>
        <w:t>⸺</w:t>
      </w:r>
      <w:ins w:id="48" w:author="Comparison" w:date="2026-10-01T11:43:00Z" w16du:dateUtc="2026-10-01T15:43:00Z">
        <w:r>
          <w:t>z</w:t>
        </w:r>
      </w:ins>
      <w:del w:id="49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49581696" w14:textId="77777777" w:rsidR="00DB30BF" w:rsidRDefault="0099584B">
      <w:r>
        <w:t>The quick brown fox x─</w:t>
      </w:r>
      <w:ins w:id="50" w:author="Comparison" w:date="2026-10-01T11:43:00Z" w16du:dateUtc="2026-10-01T15:43:00Z">
        <w:r>
          <w:t>z</w:t>
        </w:r>
      </w:ins>
      <w:del w:id="51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536757E0" w14:textId="77777777" w:rsidR="00DB30BF" w:rsidRDefault="0099584B">
      <w:r>
        <w:t>The quick brown fox x⌘</w:t>
      </w:r>
      <w:ins w:id="52" w:author="Comparison" w:date="2026-10-01T11:43:00Z" w16du:dateUtc="2026-10-01T15:43:00Z">
        <w:r>
          <w:t>z</w:t>
        </w:r>
      </w:ins>
      <w:del w:id="53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3EA30EFB" w14:textId="77777777" w:rsidR="00DB30BF" w:rsidRDefault="0099584B">
      <w:r>
        <w:t>The quick brown fox x</w:t>
      </w:r>
      <w:r>
        <w:t>，</w:t>
      </w:r>
      <w:ins w:id="54" w:author="Comparison" w:date="2026-10-01T11:43:00Z" w16du:dateUtc="2026-10-01T15:43:00Z">
        <w:r>
          <w:t>z</w:t>
        </w:r>
      </w:ins>
      <w:del w:id="55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10828E86" w14:textId="77777777" w:rsidR="00DB30BF" w:rsidRDefault="0099584B">
      <w:r>
        <w:t>The quick brown fox x</w:t>
      </w:r>
      <w:r>
        <w:t>・</w:t>
      </w:r>
      <w:ins w:id="56" w:author="Comparison" w:date="2026-10-01T11:43:00Z" w16du:dateUtc="2026-10-01T15:43:00Z">
        <w:r>
          <w:t>z</w:t>
        </w:r>
      </w:ins>
      <w:del w:id="57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7BA26E43" w14:textId="77777777" w:rsidR="00DB30BF" w:rsidRDefault="0099584B">
      <w:r>
        <w:t>The quick brown fox xⅠ</w:t>
      </w:r>
      <w:ins w:id="58" w:author="Comparison" w:date="2026-10-01T11:43:00Z" w16du:dateUtc="2026-10-01T15:43:00Z">
        <w:r>
          <w:t>z</w:t>
        </w:r>
      </w:ins>
      <w:del w:id="59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216CFA66" w14:textId="77777777" w:rsidR="00DB30BF" w:rsidRDefault="0099584B">
      <w:r>
        <w:t xml:space="preserve">The quick brown fox </w:t>
      </w:r>
      <w:ins w:id="60" w:author="Comparison" w:date="2026-10-01T11:43:00Z" w16du:dateUtc="2026-10-01T15:43:00Z">
        <w:r>
          <w:t>xαz</w:t>
        </w:r>
      </w:ins>
      <w:del w:id="61" w:author="Comparison" w:date="2026-10-01T11:43:00Z" w16du:dateUtc="2026-10-01T15:43:00Z">
        <w:r>
          <w:delText>xαy</w:delText>
        </w:r>
      </w:del>
      <w:r>
        <w:t xml:space="preserve"> jumps over the lazy dog.</w:t>
      </w:r>
    </w:p>
    <w:p w14:paraId="6CCEF0D8" w14:textId="77777777" w:rsidR="00DB30BF" w:rsidRDefault="0099584B">
      <w:r>
        <w:t xml:space="preserve">The quick brown fox </w:t>
      </w:r>
      <w:ins w:id="62" w:author="Comparison" w:date="2026-10-01T11:43:00Z" w16du:dateUtc="2026-10-01T15:43:00Z">
        <w:r>
          <w:t>xжz</w:t>
        </w:r>
      </w:ins>
      <w:del w:id="63" w:author="Comparison" w:date="2026-10-01T11:43:00Z" w16du:dateUtc="2026-10-01T15:43:00Z">
        <w:r>
          <w:delText>xжy</w:delText>
        </w:r>
      </w:del>
      <w:r>
        <w:t xml:space="preserve"> jumps over the lazy dog.</w:t>
      </w:r>
    </w:p>
    <w:p w14:paraId="59FA8DD8" w14:textId="77777777" w:rsidR="00DB30BF" w:rsidRDefault="0099584B">
      <w:r>
        <w:t xml:space="preserve">The quick brown fox </w:t>
      </w:r>
      <w:ins w:id="64" w:author="Comparison" w:date="2026-10-01T11:43:00Z" w16du:dateUtc="2026-10-01T15:43:00Z">
        <w:r>
          <w:t>x</w:t>
        </w:r>
        <w:r>
          <w:t>א</w:t>
        </w:r>
        <w:r>
          <w:t>z</w:t>
        </w:r>
      </w:ins>
      <w:del w:id="65" w:author="Comparison" w:date="2026-10-01T11:43:00Z" w16du:dateUtc="2026-10-01T15:43:00Z">
        <w:r>
          <w:delText>x</w:delText>
        </w:r>
        <w:r>
          <w:delText>א</w:delText>
        </w:r>
        <w:r>
          <w:delText>y</w:delText>
        </w:r>
      </w:del>
      <w:r>
        <w:t xml:space="preserve"> jumps over the lazy dog.</w:t>
      </w:r>
    </w:p>
    <w:p w14:paraId="7C208F93" w14:textId="77777777" w:rsidR="00DB30BF" w:rsidRDefault="0099584B">
      <w:r>
        <w:t>The quick brown fox x</w:t>
      </w:r>
      <w:r>
        <w:t>ก</w:t>
      </w:r>
      <w:ins w:id="66" w:author="Comparison" w:date="2026-10-01T11:43:00Z" w16du:dateUtc="2026-10-01T15:43:00Z">
        <w:r>
          <w:t>z</w:t>
        </w:r>
      </w:ins>
      <w:del w:id="67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08310121" w14:textId="77777777" w:rsidR="00DB30BF" w:rsidRDefault="0099584B">
      <w:r>
        <w:t>The quick brown fox x</w:t>
      </w:r>
      <w:r>
        <w:t>가</w:t>
      </w:r>
      <w:ins w:id="68" w:author="Comparison" w:date="2026-10-01T11:43:00Z" w16du:dateUtc="2026-10-01T15:43:00Z">
        <w:r>
          <w:t>z</w:t>
        </w:r>
      </w:ins>
      <w:del w:id="69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5B04F2BA" w14:textId="77777777" w:rsidR="00DB30BF" w:rsidRDefault="0099584B">
      <w:r>
        <w:t>The quick brown fox x</w:t>
      </w:r>
      <w:r>
        <w:t>あ</w:t>
      </w:r>
      <w:ins w:id="70" w:author="Comparison" w:date="2026-10-01T11:43:00Z" w16du:dateUtc="2026-10-01T15:43:00Z">
        <w:r>
          <w:t>z</w:t>
        </w:r>
      </w:ins>
      <w:del w:id="71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67E0BC0F" w14:textId="77777777" w:rsidR="00DB30BF" w:rsidRDefault="0099584B">
      <w:r>
        <w:t>The quick brown fox x</w:t>
      </w:r>
      <w:r>
        <w:t>ア</w:t>
      </w:r>
      <w:ins w:id="72" w:author="Comparison" w:date="2026-10-01T11:43:00Z" w16du:dateUtc="2026-10-01T15:43:00Z">
        <w:r>
          <w:t>z</w:t>
        </w:r>
      </w:ins>
      <w:del w:id="73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339B7A45" w14:textId="77777777" w:rsidR="00DB30BF" w:rsidRDefault="0099584B">
      <w:r>
        <w:t xml:space="preserve">The quick brown fox </w:t>
      </w:r>
      <w:ins w:id="74" w:author="Comparison" w:date="2026-10-01T11:43:00Z" w16du:dateUtc="2026-10-01T15:43:00Z">
        <w:r>
          <w:t>x</w:t>
        </w:r>
        <w:r>
          <w:t>क</w:t>
        </w:r>
        <w:r>
          <w:t>z</w:t>
        </w:r>
      </w:ins>
      <w:del w:id="75" w:author="Comparison" w:date="2026-10-01T11:43:00Z" w16du:dateUtc="2026-10-01T15:43:00Z">
        <w:r>
          <w:delText>x</w:delText>
        </w:r>
        <w:r>
          <w:delText>क</w:delText>
        </w:r>
        <w:r>
          <w:delText>y</w:delText>
        </w:r>
      </w:del>
      <w:r>
        <w:t xml:space="preserve"> jumps over the lazy dog.</w:t>
      </w:r>
    </w:p>
    <w:p w14:paraId="6EAE7557" w14:textId="77777777" w:rsidR="00DB30BF" w:rsidRDefault="0099584B">
      <w:r>
        <w:t xml:space="preserve">The quick brown fox </w:t>
      </w:r>
      <w:ins w:id="76" w:author="Comparison" w:date="2026-10-01T11:43:00Z" w16du:dateUtc="2026-10-01T15:43:00Z">
        <w:r>
          <w:t>x</w:t>
        </w:r>
        <w:r>
          <w:t>٣</w:t>
        </w:r>
        <w:r>
          <w:t>z</w:t>
        </w:r>
      </w:ins>
      <w:del w:id="77" w:author="Comparison" w:date="2026-10-01T11:43:00Z" w16du:dateUtc="2026-10-01T15:43:00Z">
        <w:r>
          <w:delText>x</w:delText>
        </w:r>
        <w:r>
          <w:delText>٣</w:delText>
        </w:r>
        <w:r>
          <w:delText>y</w:delText>
        </w:r>
      </w:del>
      <w:r>
        <w:t xml:space="preserve"> jumps over the lazy dog.</w:t>
      </w:r>
    </w:p>
    <w:p w14:paraId="35D8875D" w14:textId="77777777" w:rsidR="00DB30BF" w:rsidRDefault="0099584B">
      <w:r>
        <w:t xml:space="preserve">The quick brown fox </w:t>
      </w:r>
      <w:ins w:id="78" w:author="Comparison" w:date="2026-10-01T11:43:00Z" w16du:dateUtc="2026-10-01T15:43:00Z">
        <w:r>
          <w:t>xéz</w:t>
        </w:r>
      </w:ins>
      <w:del w:id="79" w:author="Comparison" w:date="2026-10-01T11:43:00Z" w16du:dateUtc="2026-10-01T15:43:00Z">
        <w:r>
          <w:delText>xéy</w:delText>
        </w:r>
      </w:del>
      <w:r>
        <w:t xml:space="preserve"> jumps over the lazy dog.</w:t>
      </w:r>
    </w:p>
    <w:p w14:paraId="4ECDBEE5" w14:textId="77777777" w:rsidR="00DB30BF" w:rsidRDefault="0099584B">
      <w:r>
        <w:t xml:space="preserve">The quick brown fox </w:t>
      </w:r>
      <w:ins w:id="80" w:author="Comparison" w:date="2026-10-01T11:43:00Z" w16du:dateUtc="2026-10-01T15:43:00Z">
        <w:r>
          <w:t>xßz</w:t>
        </w:r>
      </w:ins>
      <w:del w:id="81" w:author="Comparison" w:date="2026-10-01T11:43:00Z" w16du:dateUtc="2026-10-01T15:43:00Z">
        <w:r>
          <w:delText>xßy</w:delText>
        </w:r>
      </w:del>
      <w:r>
        <w:t xml:space="preserve"> jumps over the lazy dog.</w:t>
      </w:r>
    </w:p>
    <w:p w14:paraId="4621354D" w14:textId="77777777" w:rsidR="00DB30BF" w:rsidRDefault="0099584B">
      <w:r>
        <w:t xml:space="preserve">The quick brown fox </w:t>
      </w:r>
      <w:ins w:id="82" w:author="Comparison" w:date="2026-10-01T11:43:00Z" w16du:dateUtc="2026-10-01T15:43:00Z">
        <w:r>
          <w:t>xłz</w:t>
        </w:r>
      </w:ins>
      <w:del w:id="83" w:author="Comparison" w:date="2026-10-01T11:43:00Z" w16du:dateUtc="2026-10-01T15:43:00Z">
        <w:r>
          <w:delText>xły</w:delText>
        </w:r>
      </w:del>
      <w:r>
        <w:t xml:space="preserve"> jumps over the lazy dog.</w:t>
      </w:r>
    </w:p>
    <w:p w14:paraId="0306AA36" w14:textId="77777777" w:rsidR="00DB30BF" w:rsidRDefault="0099584B">
      <w:r>
        <w:t xml:space="preserve">The quick brown fox </w:t>
      </w:r>
      <w:ins w:id="84" w:author="Comparison" w:date="2026-10-01T11:43:00Z" w16du:dateUtc="2026-10-01T15:43:00Z">
        <w:r>
          <w:t>x</w:t>
        </w:r>
        <w:r>
          <w:t>ə</w:t>
        </w:r>
        <w:r>
          <w:t>z</w:t>
        </w:r>
      </w:ins>
      <w:del w:id="85" w:author="Comparison" w:date="2026-10-01T11:43:00Z" w16du:dateUtc="2026-10-01T15:43:00Z">
        <w:r>
          <w:delText>x</w:delText>
        </w:r>
        <w:r>
          <w:delText>ə</w:delText>
        </w:r>
        <w:r>
          <w:delText>y</w:delText>
        </w:r>
      </w:del>
      <w:r>
        <w:t xml:space="preserve"> jumps over the lazy dog.</w:t>
      </w:r>
    </w:p>
    <w:p w14:paraId="31BC87ED" w14:textId="77777777" w:rsidR="00DB30BF" w:rsidRDefault="0099584B">
      <w:r>
        <w:t xml:space="preserve">The quick brown fox </w:t>
      </w:r>
      <w:ins w:id="86" w:author="Comparison" w:date="2026-10-01T11:43:00Z" w16du:dateUtc="2026-10-01T15:43:00Z">
        <w:r>
          <w:t>xﬁz</w:t>
        </w:r>
      </w:ins>
      <w:del w:id="87" w:author="Comparison" w:date="2026-10-01T11:43:00Z" w16du:dateUtc="2026-10-01T15:43:00Z">
        <w:r>
          <w:delText>xﬁy</w:delText>
        </w:r>
      </w:del>
      <w:r>
        <w:t xml:space="preserve"> jumps over the lazy dog.</w:t>
      </w:r>
    </w:p>
    <w:p w14:paraId="28B74C51" w14:textId="77777777" w:rsidR="00DB30BF" w:rsidRDefault="0099584B">
      <w:r>
        <w:t xml:space="preserve">The quick brown fox </w:t>
      </w:r>
      <w:ins w:id="88" w:author="Comparison" w:date="2026-10-01T11:43:00Z" w16du:dateUtc="2026-10-01T15:43:00Z">
        <w:r>
          <w:t>xℓz</w:t>
        </w:r>
      </w:ins>
      <w:del w:id="89" w:author="Comparison" w:date="2026-10-01T11:43:00Z" w16du:dateUtc="2026-10-01T15:43:00Z">
        <w:r>
          <w:delText>xℓy</w:delText>
        </w:r>
      </w:del>
      <w:r>
        <w:t xml:space="preserve"> jumps over the lazy dog.</w:t>
      </w:r>
    </w:p>
    <w:p w14:paraId="1AF79944" w14:textId="77777777" w:rsidR="00DB30BF" w:rsidRDefault="0099584B">
      <w:r>
        <w:t>The quick brown fox x²</w:t>
      </w:r>
      <w:ins w:id="90" w:author="Comparison" w:date="2026-10-01T11:43:00Z" w16du:dateUtc="2026-10-01T15:43:00Z">
        <w:r>
          <w:t>z</w:t>
        </w:r>
      </w:ins>
      <w:del w:id="91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27BF9760" w14:textId="77777777" w:rsidR="00DB30BF" w:rsidRDefault="0099584B">
      <w:r>
        <w:t xml:space="preserve">The quick brown fox </w:t>
      </w:r>
      <w:ins w:id="92" w:author="Comparison" w:date="2026-10-01T11:43:00Z" w16du:dateUtc="2026-10-01T15:43:00Z">
        <w:r>
          <w:t>xªz</w:t>
        </w:r>
      </w:ins>
      <w:del w:id="93" w:author="Comparison" w:date="2026-10-01T11:43:00Z" w16du:dateUtc="2026-10-01T15:43:00Z">
        <w:r>
          <w:delText>xªy</w:delText>
        </w:r>
      </w:del>
      <w:r>
        <w:t xml:space="preserve"> jumps over the lazy dog.</w:t>
      </w:r>
    </w:p>
    <w:p w14:paraId="7C1F1743" w14:textId="77777777" w:rsidR="00DB30BF" w:rsidRDefault="0099584B">
      <w:r>
        <w:t xml:space="preserve">The quick brown fox </w:t>
      </w:r>
      <w:ins w:id="94" w:author="Comparison" w:date="2026-10-01T11:43:00Z" w16du:dateUtc="2026-10-01T15:43:00Z">
        <w:r>
          <w:t>xºz</w:t>
        </w:r>
      </w:ins>
      <w:del w:id="95" w:author="Comparison" w:date="2026-10-01T11:43:00Z" w16du:dateUtc="2026-10-01T15:43:00Z">
        <w:r>
          <w:delText>xºy</w:delText>
        </w:r>
      </w:del>
      <w:r>
        <w:t xml:space="preserve"> jumps over the lazy dog.</w:t>
      </w:r>
    </w:p>
    <w:p w14:paraId="4FCC59ED" w14:textId="77777777" w:rsidR="00DB30BF" w:rsidRDefault="0099584B">
      <w:r>
        <w:t xml:space="preserve">The quick brown fox </w:t>
      </w:r>
      <w:ins w:id="96" w:author="Comparison" w:date="2026-10-01T11:43:00Z" w16du:dateUtc="2026-10-01T15:43:00Z">
        <w:r>
          <w:t>xµz</w:t>
        </w:r>
      </w:ins>
      <w:del w:id="97" w:author="Comparison" w:date="2026-10-01T11:43:00Z" w16du:dateUtc="2026-10-01T15:43:00Z">
        <w:r>
          <w:delText>xµy</w:delText>
        </w:r>
      </w:del>
      <w:r>
        <w:t xml:space="preserve"> jumps over the lazy dog.</w:t>
      </w:r>
    </w:p>
    <w:p w14:paraId="6DA2CB36" w14:textId="77777777" w:rsidR="00DB30BF" w:rsidRDefault="0099584B">
      <w:r>
        <w:t xml:space="preserve">The quick brown fox </w:t>
      </w:r>
      <w:ins w:id="98" w:author="Comparison" w:date="2026-10-01T11:43:00Z" w16du:dateUtc="2026-10-01T15:43:00Z">
        <w:r>
          <w:t>xÆz</w:t>
        </w:r>
      </w:ins>
      <w:del w:id="99" w:author="Comparison" w:date="2026-10-01T11:43:00Z" w16du:dateUtc="2026-10-01T15:43:00Z">
        <w:r>
          <w:delText>xÆy</w:delText>
        </w:r>
      </w:del>
      <w:r>
        <w:t xml:space="preserve"> jumps over the lazy dog.</w:t>
      </w:r>
    </w:p>
    <w:p w14:paraId="195AC8F6" w14:textId="77777777" w:rsidR="00DB30BF" w:rsidRDefault="0099584B">
      <w:r>
        <w:t xml:space="preserve">The quick brown fox </w:t>
      </w:r>
      <w:ins w:id="100" w:author="Comparison" w:date="2026-10-01T11:43:00Z" w16du:dateUtc="2026-10-01T15:43:00Z">
        <w:r>
          <w:t>xǅz</w:t>
        </w:r>
      </w:ins>
      <w:del w:id="101" w:author="Comparison" w:date="2026-10-01T11:43:00Z" w16du:dateUtc="2026-10-01T15:43:00Z">
        <w:r>
          <w:delText>xǅy</w:delText>
        </w:r>
      </w:del>
      <w:r>
        <w:t xml:space="preserve"> jumps over the lazy dog.</w:t>
      </w:r>
    </w:p>
    <w:p w14:paraId="4ADC3FE3" w14:textId="77777777" w:rsidR="00DB30BF" w:rsidRDefault="0099584B">
      <w:r>
        <w:t xml:space="preserve">The quick brown fox </w:t>
      </w:r>
      <w:ins w:id="102" w:author="Comparison" w:date="2026-10-01T11:43:00Z" w16du:dateUtc="2026-10-01T15:43:00Z">
        <w:r>
          <w:t>xʰz</w:t>
        </w:r>
      </w:ins>
      <w:del w:id="103" w:author="Comparison" w:date="2026-10-01T11:43:00Z" w16du:dateUtc="2026-10-01T15:43:00Z">
        <w:r>
          <w:delText>xʰy</w:delText>
        </w:r>
      </w:del>
      <w:r>
        <w:t xml:space="preserve"> jumps over the lazy dog.</w:t>
      </w:r>
    </w:p>
    <w:p w14:paraId="7E8BBBFB" w14:textId="77777777" w:rsidR="00DB30BF" w:rsidRDefault="0099584B">
      <w:r>
        <w:t>The quick brown fox x</w:t>
      </w:r>
      <w:r>
        <w:t>ᴀ</w:t>
      </w:r>
      <w:ins w:id="104" w:author="Comparison" w:date="2026-10-01T11:43:00Z" w16du:dateUtc="2026-10-01T15:43:00Z">
        <w:r>
          <w:t>z</w:t>
        </w:r>
      </w:ins>
      <w:del w:id="105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51B78830" w14:textId="77777777" w:rsidR="00DB30BF" w:rsidRDefault="0099584B">
      <w:r>
        <w:t xml:space="preserve">The quick brown fox </w:t>
      </w:r>
      <w:ins w:id="106" w:author="Comparison" w:date="2026-10-01T11:43:00Z" w16du:dateUtc="2026-10-01T15:43:00Z">
        <w:r>
          <w:t>x</w:t>
        </w:r>
        <w:r>
          <w:t>ḁ</w:t>
        </w:r>
        <w:r>
          <w:t>z</w:t>
        </w:r>
      </w:ins>
      <w:del w:id="107" w:author="Comparison" w:date="2026-10-01T11:43:00Z" w16du:dateUtc="2026-10-01T15:43:00Z">
        <w:r>
          <w:delText>x</w:delText>
        </w:r>
        <w:r>
          <w:delText>ḁ</w:delText>
        </w:r>
        <w:r>
          <w:delText>y</w:delText>
        </w:r>
      </w:del>
      <w:r>
        <w:t xml:space="preserve"> jumps over the lazy dog.</w:t>
      </w:r>
    </w:p>
    <w:p w14:paraId="08F08AF5" w14:textId="77777777" w:rsidR="00DB30BF" w:rsidRDefault="0099584B">
      <w:r>
        <w:t>The quick brown fox xⱠ</w:t>
      </w:r>
      <w:ins w:id="108" w:author="Comparison" w:date="2026-10-01T11:43:00Z" w16du:dateUtc="2026-10-01T15:43:00Z">
        <w:r>
          <w:t>z</w:t>
        </w:r>
      </w:ins>
      <w:del w:id="109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0F0F939A" w14:textId="77777777" w:rsidR="00DB30BF" w:rsidRDefault="0099584B">
      <w:r>
        <w:t>The quick brown fox xꜰ</w:t>
      </w:r>
      <w:ins w:id="110" w:author="Comparison" w:date="2026-10-01T11:43:00Z" w16du:dateUtc="2026-10-01T15:43:00Z">
        <w:r>
          <w:t>z</w:t>
        </w:r>
      </w:ins>
      <w:del w:id="111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639E3011" w14:textId="77777777" w:rsidR="00DB30BF" w:rsidRDefault="0099584B">
      <w:r>
        <w:t>The quick brown fox x</w:t>
      </w:r>
      <w:r>
        <w:t>Ａ</w:t>
      </w:r>
      <w:ins w:id="112" w:author="Comparison" w:date="2026-10-01T11:43:00Z" w16du:dateUtc="2026-10-01T15:43:00Z">
        <w:r>
          <w:t>z</w:t>
        </w:r>
      </w:ins>
      <w:del w:id="113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46A6F410" w14:textId="77777777" w:rsidR="00DB30BF" w:rsidRDefault="0099584B">
      <w:r>
        <w:t>The quick brown fox x­</w:t>
      </w:r>
      <w:ins w:id="114" w:author="Comparison" w:date="2026-10-01T11:43:00Z" w16du:dateUtc="2026-10-01T15:43:00Z">
        <w:r>
          <w:t>z</w:t>
        </w:r>
      </w:ins>
      <w:del w:id="115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0DEDD545" w14:textId="77777777" w:rsidR="00DB30BF" w:rsidRDefault="0099584B">
      <w:r>
        <w:t xml:space="preserve">The quick brown fox </w:t>
      </w:r>
      <w:ins w:id="116" w:author="Comparison" w:date="2026-10-01T11:43:00Z" w16du:dateUtc="2026-10-01T15:43:00Z">
        <w:r>
          <w:t>x‍z</w:t>
        </w:r>
      </w:ins>
      <w:del w:id="117" w:author="Comparison" w:date="2026-10-01T11:43:00Z" w16du:dateUtc="2026-10-01T15:43:00Z">
        <w:r>
          <w:delText>x‍y</w:delText>
        </w:r>
      </w:del>
      <w:r>
        <w:t xml:space="preserve"> jumps over the lazy dog.</w:t>
      </w:r>
    </w:p>
    <w:p w14:paraId="781B682B" w14:textId="77777777" w:rsidR="00DB30BF" w:rsidRDefault="0099584B">
      <w:r>
        <w:t>The quick brown fox xⓐ</w:t>
      </w:r>
      <w:ins w:id="118" w:author="Comparison" w:date="2026-10-01T11:43:00Z" w16du:dateUtc="2026-10-01T15:43:00Z">
        <w:r>
          <w:t>z</w:t>
        </w:r>
      </w:ins>
      <w:del w:id="119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4E782AFD" w14:textId="77777777" w:rsidR="00DB30BF" w:rsidRDefault="0099584B">
      <w:r>
        <w:t xml:space="preserve">The quick brown fox </w:t>
      </w:r>
      <w:ins w:id="120" w:author="Comparison" w:date="2026-10-01T11:43:00Z" w16du:dateUtc="2026-10-01T15:43:00Z">
        <w:r>
          <w:t>αβδ</w:t>
        </w:r>
      </w:ins>
      <w:del w:id="121" w:author="Comparison" w:date="2026-10-01T11:43:00Z" w16du:dateUtc="2026-10-01T15:43:00Z">
        <w:r>
          <w:delText>αβγ</w:delText>
        </w:r>
      </w:del>
      <w:r>
        <w:t xml:space="preserve"> jumps over the lazy dog.</w:t>
      </w:r>
    </w:p>
    <w:p w14:paraId="7315FF01" w14:textId="77777777" w:rsidR="00DB30BF" w:rsidRDefault="0099584B">
      <w:r>
        <w:t xml:space="preserve">The quick brown fox </w:t>
      </w:r>
      <w:ins w:id="122" w:author="Comparison" w:date="2026-10-01T11:43:00Z" w16du:dateUtc="2026-10-01T15:43:00Z">
        <w:r>
          <w:t>жзк</w:t>
        </w:r>
      </w:ins>
      <w:del w:id="123" w:author="Comparison" w:date="2026-10-01T11:43:00Z" w16du:dateUtc="2026-10-01T15:43:00Z">
        <w:r>
          <w:delText>жзи</w:delText>
        </w:r>
      </w:del>
      <w:r>
        <w:t xml:space="preserve"> jumps over the lazy dog.</w:t>
      </w:r>
    </w:p>
    <w:p w14:paraId="2DE4B410" w14:textId="77777777" w:rsidR="00DB30BF" w:rsidRDefault="0099584B">
      <w:r>
        <w:t xml:space="preserve">The quick brown fox </w:t>
      </w:r>
      <w:ins w:id="124" w:author="Comparison" w:date="2026-10-01T11:43:00Z" w16du:dateUtc="2026-10-01T15:43:00Z">
        <w:r>
          <w:t>אבד</w:t>
        </w:r>
      </w:ins>
      <w:del w:id="125" w:author="Comparison" w:date="2026-10-01T11:43:00Z" w16du:dateUtc="2026-10-01T15:43:00Z">
        <w:r>
          <w:delText>אבג</w:delText>
        </w:r>
      </w:del>
      <w:r>
        <w:t xml:space="preserve"> jumps over the lazy dog.</w:t>
      </w:r>
    </w:p>
    <w:p w14:paraId="39DC9677" w14:textId="77777777" w:rsidR="00DB30BF" w:rsidRDefault="0099584B">
      <w:r>
        <w:t xml:space="preserve">The quick brown fox </w:t>
      </w:r>
      <w:ins w:id="126" w:author="Comparison" w:date="2026-10-01T11:43:00Z" w16du:dateUtc="2026-10-01T15:43:00Z">
        <w:r>
          <w:t>عبث</w:t>
        </w:r>
      </w:ins>
      <w:del w:id="127" w:author="Comparison" w:date="2026-10-01T11:43:00Z" w16du:dateUtc="2026-10-01T15:43:00Z">
        <w:r>
          <w:delText>عبت</w:delText>
        </w:r>
      </w:del>
      <w:r>
        <w:t xml:space="preserve"> jumps over the lazy dog.</w:t>
      </w:r>
    </w:p>
    <w:p w14:paraId="5E85261A" w14:textId="77777777" w:rsidR="00DB30BF" w:rsidRDefault="0099584B">
      <w:r>
        <w:t xml:space="preserve">The quick brown fox </w:t>
      </w:r>
      <w:ins w:id="128" w:author="Comparison" w:date="2026-10-01T11:43:00Z" w16du:dateUtc="2026-10-01T15:43:00Z">
        <w:r>
          <w:t>กขง</w:t>
        </w:r>
      </w:ins>
      <w:del w:id="129" w:author="Comparison" w:date="2026-10-01T11:43:00Z" w16du:dateUtc="2026-10-01T15:43:00Z">
        <w:r>
          <w:delText>กขค</w:delText>
        </w:r>
      </w:del>
      <w:r>
        <w:t xml:space="preserve"> jumps over the lazy dog.</w:t>
      </w:r>
    </w:p>
    <w:p w14:paraId="3513893D" w14:textId="77777777" w:rsidR="00DB30BF" w:rsidRDefault="0099584B">
      <w:r>
        <w:t xml:space="preserve">The quick brown fox </w:t>
      </w:r>
      <w:ins w:id="130" w:author="Comparison" w:date="2026-10-01T11:43:00Z" w16du:dateUtc="2026-10-01T15:43:00Z">
        <w:r>
          <w:t>가나라</w:t>
        </w:r>
      </w:ins>
      <w:del w:id="131" w:author="Comparison" w:date="2026-10-01T11:43:00Z" w16du:dateUtc="2026-10-01T15:43:00Z">
        <w:r>
          <w:delText>가나다</w:delText>
        </w:r>
      </w:del>
      <w:r>
        <w:t xml:space="preserve"> jumps over the lazy dog.</w:t>
      </w:r>
    </w:p>
    <w:p w14:paraId="4984C22D" w14:textId="77777777" w:rsidR="00DB30BF" w:rsidRDefault="0099584B">
      <w:r>
        <w:t xml:space="preserve">The quick brown fox </w:t>
      </w:r>
      <w:ins w:id="132" w:author="Comparison" w:date="2026-10-01T11:43:00Z" w16du:dateUtc="2026-10-01T15:43:00Z">
        <w:r>
          <w:t>あいえ</w:t>
        </w:r>
      </w:ins>
      <w:del w:id="133" w:author="Comparison" w:date="2026-10-01T11:43:00Z" w16du:dateUtc="2026-10-01T15:43:00Z">
        <w:r>
          <w:delText>あいう</w:delText>
        </w:r>
      </w:del>
      <w:r>
        <w:t xml:space="preserve"> jumps over the lazy dog.</w:t>
      </w:r>
    </w:p>
    <w:p w14:paraId="051A0A19" w14:textId="77777777" w:rsidR="00DB30BF" w:rsidRDefault="0099584B">
      <w:r>
        <w:t xml:space="preserve">The quick brown fox </w:t>
      </w:r>
      <w:ins w:id="134" w:author="Comparison" w:date="2026-10-01T11:43:00Z" w16du:dateUtc="2026-10-01T15:43:00Z">
        <w:r>
          <w:t>アイエ</w:t>
        </w:r>
      </w:ins>
      <w:del w:id="135" w:author="Comparison" w:date="2026-10-01T11:43:00Z" w16du:dateUtc="2026-10-01T15:43:00Z">
        <w:r>
          <w:delText>アイウ</w:delText>
        </w:r>
      </w:del>
      <w:r>
        <w:t xml:space="preserve"> jumps over the lazy dog.</w:t>
      </w:r>
    </w:p>
    <w:p w14:paraId="53021B13" w14:textId="77777777" w:rsidR="00DB30BF" w:rsidRDefault="0099584B">
      <w:r>
        <w:t xml:space="preserve">The quick brown fox </w:t>
      </w:r>
      <w:ins w:id="136" w:author="Comparison" w:date="2026-10-01T11:43:00Z" w16du:dateUtc="2026-10-01T15:43:00Z">
        <w:r>
          <w:t>कखघ</w:t>
        </w:r>
      </w:ins>
      <w:del w:id="137" w:author="Comparison" w:date="2026-10-01T11:43:00Z" w16du:dateUtc="2026-10-01T15:43:00Z">
        <w:r>
          <w:delText>कखग</w:delText>
        </w:r>
      </w:del>
      <w:r>
        <w:t xml:space="preserve"> jumps over the lazy dog.</w:t>
      </w:r>
    </w:p>
    <w:p w14:paraId="12D5985F" w14:textId="77777777" w:rsidR="00DB30BF" w:rsidRDefault="0099584B">
      <w:r>
        <w:t xml:space="preserve">The quick brown fox </w:t>
      </w:r>
      <w:ins w:id="138" w:author="Comparison" w:date="2026-10-01T11:43:00Z" w16du:dateUtc="2026-10-01T15:43:00Z">
        <w:r>
          <w:t>ⰀⰁⰃ</w:t>
        </w:r>
      </w:ins>
      <w:del w:id="139" w:author="Comparison" w:date="2026-10-01T11:43:00Z" w16du:dateUtc="2026-10-01T15:43:00Z">
        <w:r>
          <w:delText>ⰀⰁⰂ</w:delText>
        </w:r>
      </w:del>
      <w:r>
        <w:t xml:space="preserve"> jumps over the lazy dog.</w:t>
      </w:r>
    </w:p>
    <w:p w14:paraId="274340A4" w14:textId="77777777" w:rsidR="00DB30BF" w:rsidRDefault="0099584B">
      <w:r>
        <w:t xml:space="preserve">The quick brown fox </w:t>
      </w:r>
      <w:ins w:id="140" w:author="Comparison" w:date="2026-10-01T11:43:00Z" w16du:dateUtc="2026-10-01T15:43:00Z">
        <w:r>
          <w:t>ⅠⅡⅣ</w:t>
        </w:r>
      </w:ins>
      <w:del w:id="141" w:author="Comparison" w:date="2026-10-01T11:43:00Z" w16du:dateUtc="2026-10-01T15:43:00Z">
        <w:r>
          <w:delText>ⅠⅡⅢ</w:delText>
        </w:r>
      </w:del>
      <w:r>
        <w:t xml:space="preserve"> jumps over the lazy dog.</w:t>
      </w:r>
    </w:p>
    <w:p w14:paraId="5A139C08" w14:textId="77777777" w:rsidR="00DB30BF" w:rsidRDefault="0099584B">
      <w:r>
        <w:t xml:space="preserve">The quick brown fox </w:t>
      </w:r>
      <w:ins w:id="142" w:author="Comparison" w:date="2026-10-01T11:43:00Z" w16du:dateUtc="2026-10-01T15:43:00Z">
        <w:r>
          <w:t>٣٤٦</w:t>
        </w:r>
      </w:ins>
      <w:del w:id="143" w:author="Comparison" w:date="2026-10-01T11:43:00Z" w16du:dateUtc="2026-10-01T15:43:00Z">
        <w:r>
          <w:delText>٣٤٥</w:delText>
        </w:r>
      </w:del>
      <w:r>
        <w:t xml:space="preserve"> jumps over the lazy dog.</w:t>
      </w:r>
    </w:p>
    <w:p w14:paraId="3D55D18C" w14:textId="77777777" w:rsidR="00DB30BF" w:rsidRDefault="0099584B">
      <w:r>
        <w:t xml:space="preserve">The quick brown fox </w:t>
      </w:r>
      <w:ins w:id="144" w:author="Comparison" w:date="2026-10-01T11:43:00Z" w16du:dateUtc="2026-10-01T15:43:00Z">
        <w:r>
          <w:t>ԱԲԴ</w:t>
        </w:r>
      </w:ins>
      <w:del w:id="145" w:author="Comparison" w:date="2026-10-01T11:43:00Z" w16du:dateUtc="2026-10-01T15:43:00Z">
        <w:r>
          <w:delText>ԱԲԳ</w:delText>
        </w:r>
      </w:del>
      <w:r>
        <w:t xml:space="preserve"> jumps over the lazy dog.</w:t>
      </w:r>
    </w:p>
    <w:p w14:paraId="2054BE41" w14:textId="77777777" w:rsidR="00DB30BF" w:rsidRDefault="0099584B">
      <w:r>
        <w:t xml:space="preserve">The quick brown fox </w:t>
      </w:r>
      <w:ins w:id="146" w:author="Comparison" w:date="2026-10-01T11:43:00Z" w16du:dateUtc="2026-10-01T15:43:00Z">
        <w:r>
          <w:t>აბდ</w:t>
        </w:r>
      </w:ins>
      <w:del w:id="147" w:author="Comparison" w:date="2026-10-01T11:43:00Z" w16du:dateUtc="2026-10-01T15:43:00Z">
        <w:r>
          <w:delText>აბგ</w:delText>
        </w:r>
      </w:del>
      <w:r>
        <w:t xml:space="preserve"> jumps over the lazy dog.</w:t>
      </w:r>
    </w:p>
    <w:p w14:paraId="6E1387A5" w14:textId="77777777" w:rsidR="00DB30BF" w:rsidRDefault="0099584B">
      <w:r>
        <w:t xml:space="preserve">The quick brown fox </w:t>
      </w:r>
      <w:ins w:id="148" w:author="Comparison" w:date="2026-10-01T11:43:00Z" w16du:dateUtc="2026-10-01T15:43:00Z">
        <w:r>
          <w:t>α13</w:t>
        </w:r>
      </w:ins>
      <w:del w:id="149" w:author="Comparison" w:date="2026-10-01T11:43:00Z" w16du:dateUtc="2026-10-01T15:43:00Z">
        <w:r>
          <w:delText>α12</w:delText>
        </w:r>
      </w:del>
      <w:r>
        <w:t xml:space="preserve"> jumps over the lazy dog.</w:t>
      </w:r>
    </w:p>
    <w:p w14:paraId="7E47C271" w14:textId="77777777" w:rsidR="00DB30BF" w:rsidRDefault="0099584B">
      <w:r>
        <w:t xml:space="preserve">The quick brown fox </w:t>
      </w:r>
      <w:ins w:id="150" w:author="Comparison" w:date="2026-10-01T11:43:00Z" w16du:dateUtc="2026-10-01T15:43:00Z">
        <w:r>
          <w:t>ж13</w:t>
        </w:r>
      </w:ins>
      <w:del w:id="151" w:author="Comparison" w:date="2026-10-01T11:43:00Z" w16du:dateUtc="2026-10-01T15:43:00Z">
        <w:r>
          <w:delText>ж12</w:delText>
        </w:r>
      </w:del>
      <w:r>
        <w:t xml:space="preserve"> jumps over the lazy dog.</w:t>
      </w:r>
    </w:p>
    <w:p w14:paraId="21FB72D9" w14:textId="77777777" w:rsidR="00DB30BF" w:rsidRDefault="0099584B">
      <w:r>
        <w:t xml:space="preserve">The quick brown fox </w:t>
      </w:r>
      <w:ins w:id="152" w:author="Comparison" w:date="2026-10-01T11:43:00Z" w16du:dateUtc="2026-10-01T15:43:00Z">
        <w:r>
          <w:t>1αγ</w:t>
        </w:r>
      </w:ins>
      <w:del w:id="153" w:author="Comparison" w:date="2026-10-01T11:43:00Z" w16du:dateUtc="2026-10-01T15:43:00Z">
        <w:r>
          <w:delText>1αβ</w:delText>
        </w:r>
      </w:del>
      <w:r>
        <w:t xml:space="preserve"> jumps over the lazy dog.</w:t>
      </w:r>
    </w:p>
    <w:p w14:paraId="4671A3CE" w14:textId="77777777" w:rsidR="00DB30BF" w:rsidRDefault="0099584B">
      <w:r>
        <w:t xml:space="preserve">The quick brown fox </w:t>
      </w:r>
      <w:ins w:id="154" w:author="Comparison" w:date="2026-10-01T11:43:00Z" w16du:dateUtc="2026-10-01T15:43:00Z">
        <w:r>
          <w:t>αxz</w:t>
        </w:r>
      </w:ins>
      <w:del w:id="155" w:author="Comparison" w:date="2026-10-01T11:43:00Z" w16du:dateUtc="2026-10-01T15:43:00Z">
        <w:r>
          <w:delText>αxy</w:delText>
        </w:r>
      </w:del>
      <w:r>
        <w:t xml:space="preserve"> jumps over the lazy dog.</w:t>
      </w:r>
    </w:p>
    <w:p w14:paraId="10A5FFCA" w14:textId="77777777" w:rsidR="00DB30BF" w:rsidRDefault="0099584B">
      <w:r>
        <w:t xml:space="preserve">The quick brown fox </w:t>
      </w:r>
      <w:ins w:id="156" w:author="Comparison" w:date="2026-10-01T11:43:00Z" w16du:dateUtc="2026-10-01T15:43:00Z">
        <w:r>
          <w:t>ⓐⓑⓓ</w:t>
        </w:r>
      </w:ins>
      <w:del w:id="157" w:author="Comparison" w:date="2026-10-01T11:43:00Z" w16du:dateUtc="2026-10-01T15:43:00Z">
        <w:r>
          <w:delText>ⓐⓑⓒ</w:delText>
        </w:r>
      </w:del>
      <w:r>
        <w:t xml:space="preserve"> jumps over the lazy dog.</w:t>
      </w:r>
    </w:p>
    <w:p w14:paraId="4B5295B7" w14:textId="77777777" w:rsidR="00DB30BF" w:rsidRDefault="0099584B">
      <w:r>
        <w:t xml:space="preserve">The quick brown fox </w:t>
      </w:r>
      <w:ins w:id="158" w:author="Comparison" w:date="2026-10-01T11:43:00Z" w16du:dateUtc="2026-10-01T15:43:00Z">
        <w:r>
          <w:t>²³⁴</w:t>
        </w:r>
      </w:ins>
      <w:del w:id="159" w:author="Comparison" w:date="2026-10-01T11:43:00Z" w16du:dateUtc="2026-10-01T15:43:00Z">
        <w:r>
          <w:delText>²³¹</w:delText>
        </w:r>
      </w:del>
      <w:r>
        <w:t xml:space="preserve"> jumps over the lazy dog.</w:t>
      </w:r>
    </w:p>
    <w:p w14:paraId="3A466333" w14:textId="77777777" w:rsidR="00DB30BF" w:rsidRDefault="0099584B">
      <w:r>
        <w:t xml:space="preserve">The quick brown fox </w:t>
      </w:r>
      <w:ins w:id="160" w:author="Comparison" w:date="2026-10-01T11:43:00Z" w16du:dateUtc="2026-10-01T15:43:00Z">
        <w:r>
          <w:t>−−≤</w:t>
        </w:r>
      </w:ins>
      <w:del w:id="161" w:author="Comparison" w:date="2026-10-01T11:43:00Z" w16du:dateUtc="2026-10-01T15:43:00Z">
        <w:r>
          <w:delText>−−−</w:delText>
        </w:r>
      </w:del>
      <w:r>
        <w:t xml:space="preserve"> jumps over the lazy dog.</w:t>
      </w:r>
    </w:p>
    <w:p w14:paraId="39586D93" w14:textId="77777777" w:rsidR="00DB30BF" w:rsidRDefault="0099584B">
      <w:r>
        <w:t xml:space="preserve">The quick brown fox </w:t>
      </w:r>
      <w:ins w:id="162" w:author="Comparison" w:date="2026-10-01T11:43:00Z" w16du:dateUtc="2026-10-01T15:43:00Z">
        <w:r>
          <w:t>→→←</w:t>
        </w:r>
      </w:ins>
      <w:del w:id="163" w:author="Comparison" w:date="2026-10-01T11:43:00Z" w16du:dateUtc="2026-10-01T15:43:00Z">
        <w:r>
          <w:delText>→→→</w:delText>
        </w:r>
      </w:del>
      <w:r>
        <w:t xml:space="preserve"> jumps over the lazy dog.</w:t>
      </w:r>
    </w:p>
    <w:p w14:paraId="10707646" w14:textId="77777777" w:rsidR="00DB30BF" w:rsidRDefault="0099584B">
      <w:r>
        <w:t xml:space="preserve">The quick brown fox </w:t>
      </w:r>
      <w:ins w:id="164" w:author="Comparison" w:date="2026-10-01T11:43:00Z" w16du:dateUtc="2026-10-01T15:43:00Z">
        <w:r>
          <w:t>●●■</w:t>
        </w:r>
      </w:ins>
      <w:del w:id="165" w:author="Comparison" w:date="2026-10-01T11:43:00Z" w16du:dateUtc="2026-10-01T15:43:00Z">
        <w:r>
          <w:delText>●●●</w:delText>
        </w:r>
      </w:del>
      <w:r>
        <w:t xml:space="preserve"> jumps over the lazy dog.</w:t>
      </w:r>
    </w:p>
    <w:p w14:paraId="4576150D" w14:textId="77777777" w:rsidR="00DB30BF" w:rsidRDefault="0099584B">
      <w:r>
        <w:t xml:space="preserve">The quick brown fox </w:t>
      </w:r>
      <w:ins w:id="166" w:author="Comparison" w:date="2026-10-01T11:43:00Z" w16du:dateUtc="2026-10-01T15:43:00Z">
        <w:r>
          <w:t>✓✓✗</w:t>
        </w:r>
      </w:ins>
      <w:del w:id="167" w:author="Comparison" w:date="2026-10-01T11:43:00Z" w16du:dateUtc="2026-10-01T15:43:00Z">
        <w:r>
          <w:delText>✓✓✓</w:delText>
        </w:r>
      </w:del>
      <w:r>
        <w:t xml:space="preserve"> jumps over the lazy dog.</w:t>
      </w:r>
    </w:p>
    <w:p w14:paraId="5E126159" w14:textId="77777777" w:rsidR="00DB30BF" w:rsidRDefault="0099584B">
      <w:r>
        <w:t xml:space="preserve">The quick brown fox </w:t>
      </w:r>
      <w:ins w:id="168" w:author="Comparison" w:date="2026-10-01T11:43:00Z" w16du:dateUtc="2026-10-01T15:43:00Z">
        <w:r>
          <w:t>™™℠</w:t>
        </w:r>
      </w:ins>
      <w:del w:id="169" w:author="Comparison" w:date="2026-10-01T11:43:00Z" w16du:dateUtc="2026-10-01T15:43:00Z">
        <w:r>
          <w:delText>™™™</w:delText>
        </w:r>
      </w:del>
      <w:r>
        <w:t xml:space="preserve"> jumps over the lazy dog.</w:t>
      </w:r>
    </w:p>
    <w:p w14:paraId="022D7412" w14:textId="77777777" w:rsidR="00DB30BF" w:rsidRDefault="0099584B">
      <w:r>
        <w:t xml:space="preserve">The quick brown fox </w:t>
      </w:r>
      <w:ins w:id="170" w:author="Comparison" w:date="2026-10-01T11:43:00Z" w16du:dateUtc="2026-10-01T15:43:00Z">
        <w:r>
          <w:t>、、。</w:t>
        </w:r>
      </w:ins>
      <w:del w:id="171" w:author="Comparison" w:date="2026-10-01T11:43:00Z" w16du:dateUtc="2026-10-01T15:43:00Z">
        <w:r>
          <w:delText>、、、</w:delText>
        </w:r>
      </w:del>
      <w:r>
        <w:t xml:space="preserve"> jumps over the lazy dog.</w:t>
      </w:r>
    </w:p>
    <w:p w14:paraId="24CA76C3" w14:textId="77777777" w:rsidR="00DB30BF" w:rsidRDefault="0099584B">
      <w:r>
        <w:t xml:space="preserve">The quick brown fox </w:t>
      </w:r>
      <w:ins w:id="172" w:author="Comparison" w:date="2026-10-01T11:43:00Z" w16du:dateUtc="2026-10-01T15:43:00Z">
        <w:r>
          <w:t>¬¬±</w:t>
        </w:r>
      </w:ins>
      <w:del w:id="173" w:author="Comparison" w:date="2026-10-01T11:43:00Z" w16du:dateUtc="2026-10-01T15:43:00Z">
        <w:r>
          <w:delText>¬¬¬</w:delText>
        </w:r>
      </w:del>
      <w:r>
        <w:t xml:space="preserve"> jumps over the lazy dog.</w:t>
      </w:r>
    </w:p>
    <w:p w14:paraId="063ACE5E" w14:textId="77777777" w:rsidR="00DB30BF" w:rsidRDefault="0099584B">
      <w:r>
        <w:t xml:space="preserve">The quick brown fox </w:t>
      </w:r>
      <w:ins w:id="174" w:author="Comparison" w:date="2026-10-01T11:43:00Z" w16du:dateUtc="2026-10-01T15:43:00Z">
        <w:r>
          <w:t>§§¶</w:t>
        </w:r>
      </w:ins>
      <w:del w:id="175" w:author="Comparison" w:date="2026-10-01T11:43:00Z" w16du:dateUtc="2026-10-01T15:43:00Z">
        <w:r>
          <w:delText>§§§</w:delText>
        </w:r>
      </w:del>
      <w:r>
        <w:t xml:space="preserve"> jumps over the lazy dog.</w:t>
      </w:r>
    </w:p>
    <w:p w14:paraId="190BA71F" w14:textId="77777777" w:rsidR="00DB30BF" w:rsidRDefault="0099584B">
      <w:r>
        <w:t xml:space="preserve">The quick brown fox </w:t>
      </w:r>
      <w:ins w:id="176" w:author="Comparison" w:date="2026-10-01T11:43:00Z" w16du:dateUtc="2026-10-01T15:43:00Z">
        <w:r>
          <w:t>——–</w:t>
        </w:r>
      </w:ins>
      <w:del w:id="177" w:author="Comparison" w:date="2026-10-01T11:43:00Z" w16du:dateUtc="2026-10-01T15:43:00Z">
        <w:r>
          <w:delText>———</w:delText>
        </w:r>
      </w:del>
      <w:r>
        <w:t xml:space="preserve"> jumps over the lazy dog.</w:t>
      </w:r>
    </w:p>
    <w:p w14:paraId="6F1701DD" w14:textId="77777777" w:rsidR="00DB30BF" w:rsidRDefault="0099584B">
      <w:r>
        <w:t xml:space="preserve">The quick brown fox </w:t>
      </w:r>
      <w:ins w:id="178" w:author="Comparison" w:date="2026-10-01T11:43:00Z" w16du:dateUtc="2026-10-01T15:43:00Z">
        <w:r>
          <w:t>““”</w:t>
        </w:r>
      </w:ins>
      <w:del w:id="179" w:author="Comparison" w:date="2026-10-01T11:43:00Z" w16du:dateUtc="2026-10-01T15:43:00Z">
        <w:r>
          <w:delText>“““</w:delText>
        </w:r>
      </w:del>
      <w:r>
        <w:t xml:space="preserve"> jumps over the lazy dog.</w:t>
      </w:r>
    </w:p>
    <w:p w14:paraId="60AF5E90" w14:textId="77777777" w:rsidR="00DB30BF" w:rsidRDefault="0099584B">
      <w:r>
        <w:t xml:space="preserve">The quick brown fox </w:t>
      </w:r>
      <w:r>
        <w:t>ア</w:t>
      </w:r>
      <w:ins w:id="180" w:author="Comparison" w:date="2026-10-01T11:43:00Z" w16du:dateUtc="2026-10-01T15:43:00Z">
        <w:r>
          <w:t>あう</w:t>
        </w:r>
      </w:ins>
      <w:del w:id="181" w:author="Comparison" w:date="2026-10-01T11:43:00Z" w16du:dateUtc="2026-10-01T15:43:00Z">
        <w:r>
          <w:delText>あい</w:delText>
        </w:r>
      </w:del>
      <w:r>
        <w:t xml:space="preserve"> jumps over the lazy dog.</w:t>
      </w:r>
    </w:p>
    <w:p w14:paraId="42CBAE14" w14:textId="77777777" w:rsidR="00DB30BF" w:rsidRDefault="0099584B">
      <w:r>
        <w:t xml:space="preserve">The quick brown fox </w:t>
      </w:r>
      <w:r>
        <w:t>あ</w:t>
      </w:r>
      <w:ins w:id="182" w:author="Comparison" w:date="2026-10-01T11:43:00Z" w16du:dateUtc="2026-10-01T15:43:00Z">
        <w:r>
          <w:t>アウ</w:t>
        </w:r>
      </w:ins>
      <w:del w:id="183" w:author="Comparison" w:date="2026-10-01T11:43:00Z" w16du:dateUtc="2026-10-01T15:43:00Z">
        <w:r>
          <w:delText>アイ</w:delText>
        </w:r>
      </w:del>
      <w:r>
        <w:t xml:space="preserve"> jumps over the lazy dog.</w:t>
      </w:r>
    </w:p>
    <w:p w14:paraId="1AE20118" w14:textId="77777777" w:rsidR="00DB30BF" w:rsidRDefault="0099584B">
      <w:r>
        <w:t xml:space="preserve">The quick brown fox </w:t>
      </w:r>
      <w:r>
        <w:t>ー</w:t>
      </w:r>
      <w:ins w:id="184" w:author="Comparison" w:date="2026-10-01T11:43:00Z" w16du:dateUtc="2026-10-01T15:43:00Z">
        <w:r>
          <w:t>アウ</w:t>
        </w:r>
      </w:ins>
      <w:del w:id="185" w:author="Comparison" w:date="2026-10-01T11:43:00Z" w16du:dateUtc="2026-10-01T15:43:00Z">
        <w:r>
          <w:delText>アイ</w:delText>
        </w:r>
      </w:del>
      <w:r>
        <w:t xml:space="preserve"> jumps over the lazy dog.</w:t>
      </w:r>
    </w:p>
    <w:p w14:paraId="6B50C8A9" w14:textId="77777777" w:rsidR="00DB30BF" w:rsidRDefault="0099584B">
      <w:r>
        <w:t>The quick brown fox x₂</w:t>
      </w:r>
      <w:ins w:id="186" w:author="Comparison" w:date="2026-10-01T11:43:00Z" w16du:dateUtc="2026-10-01T15:43:00Z">
        <w:r>
          <w:t>z</w:t>
        </w:r>
      </w:ins>
      <w:del w:id="187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152EFE86" w14:textId="77777777" w:rsidR="00DB30BF" w:rsidRDefault="0099584B">
      <w:r>
        <w:t>The quick brown fox H₂</w:t>
      </w:r>
      <w:ins w:id="188" w:author="Comparison" w:date="2026-10-01T11:43:00Z" w16du:dateUtc="2026-10-01T15:43:00Z">
        <w:r>
          <w:t>Q</w:t>
        </w:r>
      </w:ins>
      <w:del w:id="189" w:author="Comparison" w:date="2026-10-01T11:43:00Z" w16du:dateUtc="2026-10-01T15:43:00Z">
        <w:r>
          <w:delText>O</w:delText>
        </w:r>
      </w:del>
      <w:r>
        <w:t xml:space="preserve"> jumps over the lazy dog.</w:t>
      </w:r>
    </w:p>
    <w:p w14:paraId="46E70936" w14:textId="77777777" w:rsidR="00DB30BF" w:rsidRDefault="0099584B">
      <w:r>
        <w:t>The quick brown fox x⁴</w:t>
      </w:r>
      <w:ins w:id="190" w:author="Comparison" w:date="2026-10-01T11:43:00Z" w16du:dateUtc="2026-10-01T15:43:00Z">
        <w:r>
          <w:t>z</w:t>
        </w:r>
      </w:ins>
      <w:del w:id="191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28592EBE" w14:textId="77777777" w:rsidR="00DB30BF" w:rsidRDefault="0099584B">
      <w:r>
        <w:t xml:space="preserve">The quick brown fox </w:t>
      </w:r>
      <w:ins w:id="192" w:author="Comparison" w:date="2026-10-01T11:43:00Z" w16du:dateUtc="2026-10-01T15:43:00Z">
        <w:r>
          <w:t>xⁿz</w:t>
        </w:r>
      </w:ins>
      <w:del w:id="193" w:author="Comparison" w:date="2026-10-01T11:43:00Z" w16du:dateUtc="2026-10-01T15:43:00Z">
        <w:r>
          <w:delText>xⁿy</w:delText>
        </w:r>
      </w:del>
      <w:r>
        <w:t xml:space="preserve"> jumps over the lazy dog.</w:t>
      </w:r>
    </w:p>
    <w:p w14:paraId="0062E580" w14:textId="77777777" w:rsidR="00DB30BF" w:rsidRDefault="0099584B">
      <w:r>
        <w:t>The quick brown fox x⅓</w:t>
      </w:r>
      <w:ins w:id="194" w:author="Comparison" w:date="2026-10-01T11:43:00Z" w16du:dateUtc="2026-10-01T15:43:00Z">
        <w:r>
          <w:t>z</w:t>
        </w:r>
      </w:ins>
      <w:del w:id="195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6D0B14FF" w14:textId="77777777" w:rsidR="00DB30BF" w:rsidRDefault="0099584B">
      <w:r>
        <w:t>The quick brown fox x℃</w:t>
      </w:r>
      <w:ins w:id="196" w:author="Comparison" w:date="2026-10-01T11:43:00Z" w16du:dateUtc="2026-10-01T15:43:00Z">
        <w:r>
          <w:t>z</w:t>
        </w:r>
      </w:ins>
      <w:del w:id="197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5D316F00" w14:textId="77777777" w:rsidR="00DB30BF" w:rsidRDefault="0099584B">
      <w:r>
        <w:t xml:space="preserve">The quick brown fox </w:t>
      </w:r>
      <w:ins w:id="198" w:author="Comparison" w:date="2026-10-01T11:43:00Z" w16du:dateUtc="2026-10-01T15:43:00Z">
        <w:r>
          <w:t>xℕz</w:t>
        </w:r>
      </w:ins>
      <w:del w:id="199" w:author="Comparison" w:date="2026-10-01T11:43:00Z" w16du:dateUtc="2026-10-01T15:43:00Z">
        <w:r>
          <w:delText>xℕy</w:delText>
        </w:r>
      </w:del>
      <w:r>
        <w:t xml:space="preserve"> jumps over the lazy dog.</w:t>
      </w:r>
    </w:p>
    <w:p w14:paraId="4C7C3E86" w14:textId="77777777" w:rsidR="00DB30BF" w:rsidRDefault="0099584B">
      <w:r>
        <w:t xml:space="preserve">The quick brown fox </w:t>
      </w:r>
      <w:ins w:id="200" w:author="Comparison" w:date="2026-10-01T11:43:00Z" w16du:dateUtc="2026-10-01T15:43:00Z">
        <w:r>
          <w:t>xΩz</w:t>
        </w:r>
      </w:ins>
      <w:del w:id="201" w:author="Comparison" w:date="2026-10-01T11:43:00Z" w16du:dateUtc="2026-10-01T15:43:00Z">
        <w:r>
          <w:delText>xΩy</w:delText>
        </w:r>
      </w:del>
      <w:r>
        <w:t xml:space="preserve"> jumps over the lazy dog.</w:t>
      </w:r>
    </w:p>
    <w:p w14:paraId="55776741" w14:textId="77777777" w:rsidR="00DB30BF" w:rsidRDefault="0099584B">
      <w:r>
        <w:t xml:space="preserve">The quick brown fox </w:t>
      </w:r>
      <w:ins w:id="202" w:author="Comparison" w:date="2026-10-01T11:43:00Z" w16du:dateUtc="2026-10-01T15:43:00Z">
        <w:r>
          <w:t>xÅz</w:t>
        </w:r>
      </w:ins>
      <w:del w:id="203" w:author="Comparison" w:date="2026-10-01T11:43:00Z" w16du:dateUtc="2026-10-01T15:43:00Z">
        <w:r>
          <w:delText>xÅy</w:delText>
        </w:r>
      </w:del>
      <w:r>
        <w:t xml:space="preserve"> jumps over the lazy dog.</w:t>
      </w:r>
    </w:p>
    <w:p w14:paraId="60C11AE1" w14:textId="77777777" w:rsidR="00DB30BF" w:rsidRDefault="0099584B">
      <w:r>
        <w:t xml:space="preserve">The quick brown fox </w:t>
      </w:r>
      <w:ins w:id="204" w:author="Comparison" w:date="2026-10-01T11:43:00Z" w16du:dateUtc="2026-10-01T15:43:00Z">
        <w:r>
          <w:t>x</w:t>
        </w:r>
        <w:r>
          <w:t>ἀ</w:t>
        </w:r>
        <w:r>
          <w:t>z</w:t>
        </w:r>
      </w:ins>
      <w:del w:id="205" w:author="Comparison" w:date="2026-10-01T11:43:00Z" w16du:dateUtc="2026-10-01T15:43:00Z">
        <w:r>
          <w:delText>x</w:delText>
        </w:r>
        <w:r>
          <w:delText>ἀ</w:delText>
        </w:r>
        <w:r>
          <w:delText>y</w:delText>
        </w:r>
      </w:del>
      <w:r>
        <w:t xml:space="preserve"> jumps over the lazy dog.</w:t>
      </w:r>
    </w:p>
    <w:p w14:paraId="6B3103A6" w14:textId="77777777" w:rsidR="00DB30BF" w:rsidRDefault="0099584B">
      <w:r>
        <w:t xml:space="preserve">The quick brown fox </w:t>
      </w:r>
      <w:ins w:id="206" w:author="Comparison" w:date="2026-10-01T11:43:00Z" w16du:dateUtc="2026-10-01T15:43:00Z">
        <w:r>
          <w:t>xƀz</w:t>
        </w:r>
      </w:ins>
      <w:del w:id="207" w:author="Comparison" w:date="2026-10-01T11:43:00Z" w16du:dateUtc="2026-10-01T15:43:00Z">
        <w:r>
          <w:delText>xƀy</w:delText>
        </w:r>
      </w:del>
      <w:r>
        <w:t xml:space="preserve"> jumps over the lazy dog.</w:t>
      </w:r>
    </w:p>
    <w:p w14:paraId="5265F64F" w14:textId="77777777" w:rsidR="00DB30BF" w:rsidRDefault="0099584B">
      <w:r>
        <w:t xml:space="preserve">The quick brown fox </w:t>
      </w:r>
      <w:ins w:id="208" w:author="Comparison" w:date="2026-10-01T11:43:00Z" w16du:dateUtc="2026-10-01T15:43:00Z">
        <w:r>
          <w:t>xˈz</w:t>
        </w:r>
      </w:ins>
      <w:del w:id="209" w:author="Comparison" w:date="2026-10-01T11:43:00Z" w16du:dateUtc="2026-10-01T15:43:00Z">
        <w:r>
          <w:delText>xˈy</w:delText>
        </w:r>
      </w:del>
      <w:r>
        <w:t xml:space="preserve"> jumps over the lazy dog.</w:t>
      </w:r>
    </w:p>
    <w:p w14:paraId="2CA70A0B" w14:textId="77777777" w:rsidR="00DB30BF" w:rsidRDefault="0099584B">
      <w:r>
        <w:t xml:space="preserve">The quick brown fox </w:t>
      </w:r>
      <w:ins w:id="210" w:author="Comparison" w:date="2026-10-01T11:43:00Z" w16du:dateUtc="2026-10-01T15:43:00Z">
        <w:r>
          <w:t>x</w:t>
        </w:r>
        <w:r>
          <w:t>Ա</w:t>
        </w:r>
        <w:r>
          <w:t>z</w:t>
        </w:r>
      </w:ins>
      <w:del w:id="211" w:author="Comparison" w:date="2026-10-01T11:43:00Z" w16du:dateUtc="2026-10-01T15:43:00Z">
        <w:r>
          <w:delText>x</w:delText>
        </w:r>
        <w:r>
          <w:delText>Ա</w:delText>
        </w:r>
        <w:r>
          <w:delText>y</w:delText>
        </w:r>
      </w:del>
      <w:r>
        <w:t xml:space="preserve"> jumps over the lazy dog.</w:t>
      </w:r>
    </w:p>
    <w:p w14:paraId="1F391D91" w14:textId="77777777" w:rsidR="00DB30BF" w:rsidRDefault="0099584B">
      <w:r>
        <w:t>The quick brown fox x</w:t>
      </w:r>
      <w:r>
        <w:t>ა</w:t>
      </w:r>
      <w:ins w:id="212" w:author="Comparison" w:date="2026-10-01T11:43:00Z" w16du:dateUtc="2026-10-01T15:43:00Z">
        <w:r>
          <w:t>z</w:t>
        </w:r>
      </w:ins>
      <w:del w:id="213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6D3007C8" w14:textId="77777777" w:rsidR="00DB30BF" w:rsidRDefault="0099584B">
      <w:r>
        <w:t xml:space="preserve">The quick brown fox </w:t>
      </w:r>
      <w:ins w:id="214" w:author="Comparison" w:date="2026-10-01T11:43:00Z" w16du:dateUtc="2026-10-01T15:43:00Z">
        <w:r>
          <w:t>x</w:t>
        </w:r>
        <w:r>
          <w:t>த</w:t>
        </w:r>
        <w:r>
          <w:t>z</w:t>
        </w:r>
      </w:ins>
      <w:del w:id="215" w:author="Comparison" w:date="2026-10-01T11:43:00Z" w16du:dateUtc="2026-10-01T15:43:00Z">
        <w:r>
          <w:delText>x</w:delText>
        </w:r>
        <w:r>
          <w:delText>த</w:delText>
        </w:r>
        <w:r>
          <w:delText>y</w:delText>
        </w:r>
      </w:del>
      <w:r>
        <w:t xml:space="preserve"> jumps over the lazy dog.</w:t>
      </w:r>
    </w:p>
    <w:p w14:paraId="66A78821" w14:textId="77777777" w:rsidR="00DB30BF" w:rsidRDefault="0099584B">
      <w:r>
        <w:t xml:space="preserve">The quick brown fox </w:t>
      </w:r>
      <w:ins w:id="216" w:author="Comparison" w:date="2026-10-01T11:43:00Z" w16du:dateUtc="2026-10-01T15:43:00Z">
        <w:r>
          <w:t>x</w:t>
        </w:r>
        <w:r>
          <w:t>ব</w:t>
        </w:r>
        <w:r>
          <w:t>z</w:t>
        </w:r>
      </w:ins>
      <w:del w:id="217" w:author="Comparison" w:date="2026-10-01T11:43:00Z" w16du:dateUtc="2026-10-01T15:43:00Z">
        <w:r>
          <w:delText>x</w:delText>
        </w:r>
        <w:r>
          <w:delText>ব</w:delText>
        </w:r>
        <w:r>
          <w:delText>y</w:delText>
        </w:r>
      </w:del>
      <w:r>
        <w:t xml:space="preserve"> jumps over the lazy dog.</w:t>
      </w:r>
    </w:p>
    <w:p w14:paraId="441E3939" w14:textId="77777777" w:rsidR="00DB30BF" w:rsidRDefault="0099584B">
      <w:r>
        <w:t xml:space="preserve">The quick brown fox </w:t>
      </w:r>
      <w:ins w:id="218" w:author="Comparison" w:date="2026-10-01T11:43:00Z" w16du:dateUtc="2026-10-01T15:43:00Z">
        <w:r>
          <w:t>x</w:t>
        </w:r>
        <w:r>
          <w:t>සි</w:t>
        </w:r>
        <w:r>
          <w:t>z</w:t>
        </w:r>
      </w:ins>
      <w:del w:id="219" w:author="Comparison" w:date="2026-10-01T11:43:00Z" w16du:dateUtc="2026-10-01T15:43:00Z">
        <w:r>
          <w:delText>x</w:delText>
        </w:r>
        <w:r>
          <w:delText>සි</w:delText>
        </w:r>
        <w:r>
          <w:delText>y</w:delText>
        </w:r>
      </w:del>
      <w:r>
        <w:t xml:space="preserve"> jumps over the lazy dog.</w:t>
      </w:r>
    </w:p>
    <w:p w14:paraId="56861460" w14:textId="77777777" w:rsidR="00DB30BF" w:rsidRDefault="0099584B">
      <w:r>
        <w:t xml:space="preserve">The quick brown fox </w:t>
      </w:r>
      <w:ins w:id="220" w:author="Comparison" w:date="2026-10-01T11:43:00Z" w16du:dateUtc="2026-10-01T15:43:00Z">
        <w:r>
          <w:t>x</w:t>
        </w:r>
        <w:r>
          <w:t>ཀ</w:t>
        </w:r>
        <w:r>
          <w:t>z</w:t>
        </w:r>
      </w:ins>
      <w:del w:id="221" w:author="Comparison" w:date="2026-10-01T11:43:00Z" w16du:dateUtc="2026-10-01T15:43:00Z">
        <w:r>
          <w:delText>x</w:delText>
        </w:r>
        <w:r>
          <w:delText>ཀ</w:delText>
        </w:r>
        <w:r>
          <w:delText>y</w:delText>
        </w:r>
      </w:del>
      <w:r>
        <w:t xml:space="preserve"> jumps over the lazy dog.</w:t>
      </w:r>
    </w:p>
    <w:p w14:paraId="70C88A74" w14:textId="77777777" w:rsidR="00DB30BF" w:rsidRDefault="0099584B">
      <w:r>
        <w:t xml:space="preserve">The quick brown fox </w:t>
      </w:r>
      <w:ins w:id="222" w:author="Comparison" w:date="2026-10-01T11:43:00Z" w16du:dateUtc="2026-10-01T15:43:00Z">
        <w:r>
          <w:t>x</w:t>
        </w:r>
        <w:r>
          <w:t>က</w:t>
        </w:r>
        <w:r>
          <w:t>z</w:t>
        </w:r>
      </w:ins>
      <w:del w:id="223" w:author="Comparison" w:date="2026-10-01T11:43:00Z" w16du:dateUtc="2026-10-01T15:43:00Z">
        <w:r>
          <w:delText>x</w:delText>
        </w:r>
        <w:r>
          <w:delText>က</w:delText>
        </w:r>
        <w:r>
          <w:delText>y</w:delText>
        </w:r>
      </w:del>
      <w:r>
        <w:t xml:space="preserve"> jumps over the lazy dog.</w:t>
      </w:r>
    </w:p>
    <w:p w14:paraId="58746D57" w14:textId="77777777" w:rsidR="00DB30BF" w:rsidRDefault="0099584B">
      <w:r>
        <w:t>The quick brown fox x</w:t>
      </w:r>
      <w:r>
        <w:t>ក</w:t>
      </w:r>
      <w:ins w:id="224" w:author="Comparison" w:date="2026-10-01T11:43:00Z" w16du:dateUtc="2026-10-01T15:43:00Z">
        <w:r>
          <w:t>z</w:t>
        </w:r>
      </w:ins>
      <w:del w:id="225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05937D59" w14:textId="77777777" w:rsidR="00DB30BF" w:rsidRDefault="0099584B">
      <w:r>
        <w:t xml:space="preserve">The quick brown fox </w:t>
      </w:r>
      <w:ins w:id="226" w:author="Comparison" w:date="2026-10-01T11:43:00Z" w16du:dateUtc="2026-10-01T15:43:00Z">
        <w:r>
          <w:t>x</w:t>
        </w:r>
        <w:r>
          <w:t>ᠠ</w:t>
        </w:r>
        <w:r>
          <w:t>z</w:t>
        </w:r>
      </w:ins>
      <w:del w:id="227" w:author="Comparison" w:date="2026-10-01T11:43:00Z" w16du:dateUtc="2026-10-01T15:43:00Z">
        <w:r>
          <w:delText>x</w:delText>
        </w:r>
        <w:r>
          <w:delText>ᠠ</w:delText>
        </w:r>
        <w:r>
          <w:delText>y</w:delText>
        </w:r>
      </w:del>
      <w:r>
        <w:t xml:space="preserve"> jumps over the lazy dog.</w:t>
      </w:r>
    </w:p>
    <w:p w14:paraId="063C718A" w14:textId="77777777" w:rsidR="00DB30BF" w:rsidRDefault="0099584B">
      <w:r>
        <w:t xml:space="preserve">The quick brown fox </w:t>
      </w:r>
      <w:ins w:id="228" w:author="Comparison" w:date="2026-10-01T11:43:00Z" w16du:dateUtc="2026-10-01T15:43:00Z">
        <w:r>
          <w:t>x</w:t>
        </w:r>
        <w:r>
          <w:t>ܐ</w:t>
        </w:r>
        <w:r>
          <w:t>z</w:t>
        </w:r>
      </w:ins>
      <w:del w:id="229" w:author="Comparison" w:date="2026-10-01T11:43:00Z" w16du:dateUtc="2026-10-01T15:43:00Z">
        <w:r>
          <w:delText>x</w:delText>
        </w:r>
        <w:r>
          <w:delText>ܐ</w:delText>
        </w:r>
        <w:r>
          <w:delText>y</w:delText>
        </w:r>
      </w:del>
      <w:r>
        <w:t xml:space="preserve"> jumps over the lazy dog.</w:t>
      </w:r>
    </w:p>
    <w:p w14:paraId="57DC6312" w14:textId="77777777" w:rsidR="00DB30BF" w:rsidRDefault="0099584B">
      <w:r>
        <w:t xml:space="preserve">The quick brown fox </w:t>
      </w:r>
      <w:ins w:id="230" w:author="Comparison" w:date="2026-10-01T11:43:00Z" w16du:dateUtc="2026-10-01T15:43:00Z">
        <w:r>
          <w:t>x</w:t>
        </w:r>
        <w:r>
          <w:t>ހ</w:t>
        </w:r>
        <w:r>
          <w:t>z</w:t>
        </w:r>
      </w:ins>
      <w:del w:id="231" w:author="Comparison" w:date="2026-10-01T11:43:00Z" w16du:dateUtc="2026-10-01T15:43:00Z">
        <w:r>
          <w:delText>x</w:delText>
        </w:r>
        <w:r>
          <w:delText>ހ</w:delText>
        </w:r>
        <w:r>
          <w:delText>y</w:delText>
        </w:r>
      </w:del>
      <w:r>
        <w:t xml:space="preserve"> jumps over the lazy dog.</w:t>
      </w:r>
    </w:p>
    <w:p w14:paraId="3CD17C43" w14:textId="77777777" w:rsidR="00DB30BF" w:rsidRDefault="0099584B">
      <w:r>
        <w:t>The quick brown fox xߊ</w:t>
      </w:r>
      <w:ins w:id="232" w:author="Comparison" w:date="2026-10-01T11:43:00Z" w16du:dateUtc="2026-10-01T15:43:00Z">
        <w:r>
          <w:t>z</w:t>
        </w:r>
      </w:ins>
      <w:del w:id="233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4B98DE32" w14:textId="77777777" w:rsidR="00DB30BF" w:rsidRDefault="0099584B">
      <w:r>
        <w:t>The quick brown fox x</w:t>
      </w:r>
      <w:r>
        <w:t>ሀ</w:t>
      </w:r>
      <w:ins w:id="234" w:author="Comparison" w:date="2026-10-01T11:43:00Z" w16du:dateUtc="2026-10-01T15:43:00Z">
        <w:r>
          <w:t>z</w:t>
        </w:r>
      </w:ins>
      <w:del w:id="235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4291056C" w14:textId="77777777" w:rsidR="00DB30BF" w:rsidRDefault="0099584B">
      <w:r>
        <w:t>The quick brown fox x</w:t>
      </w:r>
      <w:r>
        <w:t>Ԁ</w:t>
      </w:r>
      <w:ins w:id="236" w:author="Comparison" w:date="2026-10-01T11:43:00Z" w16du:dateUtc="2026-10-01T15:43:00Z">
        <w:r>
          <w:t>z</w:t>
        </w:r>
      </w:ins>
      <w:del w:id="237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5089D13B" w14:textId="77777777" w:rsidR="00DB30BF" w:rsidRDefault="0099584B">
      <w:r>
        <w:t>The quick brown fox x</w:t>
      </w:r>
      <w:r>
        <w:t>Ꭰ</w:t>
      </w:r>
      <w:ins w:id="238" w:author="Comparison" w:date="2026-10-01T11:43:00Z" w16du:dateUtc="2026-10-01T15:43:00Z">
        <w:r>
          <w:t>z</w:t>
        </w:r>
      </w:ins>
      <w:del w:id="239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522CABD5" w14:textId="77777777" w:rsidR="00DB30BF" w:rsidRDefault="0099584B">
      <w:r>
        <w:t>The quick brown fox x</w:t>
      </w:r>
      <w:r>
        <w:t>ᐁ</w:t>
      </w:r>
      <w:ins w:id="240" w:author="Comparison" w:date="2026-10-01T11:43:00Z" w16du:dateUtc="2026-10-01T15:43:00Z">
        <w:r>
          <w:t>z</w:t>
        </w:r>
      </w:ins>
      <w:del w:id="241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16C8FDB2" w14:textId="77777777" w:rsidR="00DB30BF" w:rsidRDefault="0099584B">
      <w:r>
        <w:t xml:space="preserve">The quick brown fox </w:t>
      </w:r>
      <w:ins w:id="242" w:author="Comparison" w:date="2026-10-01T11:43:00Z" w16du:dateUtc="2026-10-01T15:43:00Z">
        <w:r>
          <w:t>x</w:t>
        </w:r>
        <w:r>
          <w:t>ب</w:t>
        </w:r>
        <w:r>
          <w:t>z</w:t>
        </w:r>
      </w:ins>
      <w:del w:id="243" w:author="Comparison" w:date="2026-10-01T11:43:00Z" w16du:dateUtc="2026-10-01T15:43:00Z">
        <w:r>
          <w:delText>x</w:delText>
        </w:r>
        <w:r>
          <w:delText>ب</w:delText>
        </w:r>
        <w:r>
          <w:delText>y</w:delText>
        </w:r>
      </w:del>
      <w:r>
        <w:t xml:space="preserve"> jumps over the lazy dog.</w:t>
      </w:r>
    </w:p>
    <w:p w14:paraId="37B95E0C" w14:textId="77777777" w:rsidR="00DB30BF" w:rsidRDefault="0099584B">
      <w:r>
        <w:t xml:space="preserve">The quick brown fox </w:t>
      </w:r>
      <w:ins w:id="244" w:author="Comparison" w:date="2026-10-01T11:43:00Z" w16du:dateUtc="2026-10-01T15:43:00Z">
        <w:r>
          <w:t>x</w:t>
        </w:r>
        <w:r>
          <w:t>ﭐ</w:t>
        </w:r>
        <w:r>
          <w:t>z</w:t>
        </w:r>
      </w:ins>
      <w:del w:id="245" w:author="Comparison" w:date="2026-10-01T11:43:00Z" w16du:dateUtc="2026-10-01T15:43:00Z">
        <w:r>
          <w:delText>x</w:delText>
        </w:r>
        <w:r>
          <w:delText>ﭐ</w:delText>
        </w:r>
        <w:r>
          <w:delText>y</w:delText>
        </w:r>
      </w:del>
      <w:r>
        <w:t xml:space="preserve"> jumps over the lazy dog.</w:t>
      </w:r>
    </w:p>
    <w:p w14:paraId="5D59B7AB" w14:textId="77777777" w:rsidR="00DB30BF" w:rsidRDefault="0099584B">
      <w:r>
        <w:t xml:space="preserve">The quick brown fox </w:t>
      </w:r>
      <w:ins w:id="246" w:author="Comparison" w:date="2026-10-01T11:43:00Z" w16du:dateUtc="2026-10-01T15:43:00Z">
        <w:r>
          <w:t>x</w:t>
        </w:r>
        <w:r>
          <w:t>יִ</w:t>
        </w:r>
        <w:r>
          <w:t>z</w:t>
        </w:r>
      </w:ins>
      <w:del w:id="247" w:author="Comparison" w:date="2026-10-01T11:43:00Z" w16du:dateUtc="2026-10-01T15:43:00Z">
        <w:r>
          <w:delText>x</w:delText>
        </w:r>
        <w:r>
          <w:delText>יִ</w:delText>
        </w:r>
        <w:r>
          <w:delText>y</w:delText>
        </w:r>
      </w:del>
      <w:r>
        <w:t xml:space="preserve"> jumps over the lazy dog.</w:t>
      </w:r>
    </w:p>
    <w:p w14:paraId="55E7F5A2" w14:textId="77777777" w:rsidR="00DB30BF" w:rsidRDefault="0099584B">
      <w:r>
        <w:t xml:space="preserve">The quick brown fox </w:t>
      </w:r>
      <w:ins w:id="248" w:author="Comparison" w:date="2026-10-01T11:43:00Z" w16du:dateUtc="2026-10-01T15:43:00Z">
        <w:r>
          <w:t>x</w:t>
        </w:r>
        <w:r>
          <w:t>𝑥</w:t>
        </w:r>
        <w:r>
          <w:t>z</w:t>
        </w:r>
      </w:ins>
      <w:del w:id="249" w:author="Comparison" w:date="2026-10-01T11:43:00Z" w16du:dateUtc="2026-10-01T15:43:00Z">
        <w:r>
          <w:delText>x</w:delText>
        </w:r>
        <w:r>
          <w:delText>𝑥</w:delText>
        </w:r>
        <w:r>
          <w:delText>y</w:delText>
        </w:r>
      </w:del>
      <w:r>
        <w:t xml:space="preserve"> jumps over the lazy dog.</w:t>
      </w:r>
    </w:p>
    <w:p w14:paraId="3EC731E0" w14:textId="77777777" w:rsidR="00DB30BF" w:rsidRDefault="0099584B">
      <w:r>
        <w:t xml:space="preserve">The quick brown fox </w:t>
      </w:r>
      <w:ins w:id="250" w:author="Comparison" w:date="2026-10-01T11:43:00Z" w16du:dateUtc="2026-10-01T15:43:00Z">
        <w:r>
          <w:t>x</w:t>
        </w:r>
        <w:r>
          <w:t>😀</w:t>
        </w:r>
        <w:r>
          <w:t>z</w:t>
        </w:r>
      </w:ins>
      <w:del w:id="251" w:author="Comparison" w:date="2026-10-01T11:43:00Z" w16du:dateUtc="2026-10-01T15:43:00Z">
        <w:r>
          <w:delText>x</w:delText>
        </w:r>
        <w:r>
          <w:delText>😀</w:delText>
        </w:r>
        <w:r>
          <w:delText>y</w:delText>
        </w:r>
      </w:del>
      <w:r>
        <w:t xml:space="preserve"> jumps over the lazy dog.</w:t>
      </w:r>
    </w:p>
    <w:p w14:paraId="7AD13909" w14:textId="77777777" w:rsidR="00DB30BF" w:rsidRDefault="0099584B">
      <w:r>
        <w:t>The quick brown fox x</w:t>
      </w:r>
      <w:r>
        <w:t>ກ</w:t>
      </w:r>
      <w:ins w:id="252" w:author="Comparison" w:date="2026-10-01T11:43:00Z" w16du:dateUtc="2026-10-01T15:43:00Z">
        <w:r>
          <w:t>z</w:t>
        </w:r>
      </w:ins>
      <w:del w:id="253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4786063B" w14:textId="77777777" w:rsidR="00DB30BF" w:rsidRDefault="0099584B">
      <w:r>
        <w:t>The quick brown fox x</w:t>
      </w:r>
      <w:r>
        <w:t>๓</w:t>
      </w:r>
      <w:ins w:id="254" w:author="Comparison" w:date="2026-10-01T11:43:00Z" w16du:dateUtc="2026-10-01T15:43:00Z">
        <w:r>
          <w:t>z</w:t>
        </w:r>
      </w:ins>
      <w:del w:id="255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7BA9D7ED" w14:textId="77777777" w:rsidR="00DB30BF" w:rsidRDefault="0099584B">
      <w:r>
        <w:t>The quick brown fox xⅰ</w:t>
      </w:r>
      <w:ins w:id="256" w:author="Comparison" w:date="2026-10-01T11:43:00Z" w16du:dateUtc="2026-10-01T15:43:00Z">
        <w:r>
          <w:t>z</w:t>
        </w:r>
      </w:ins>
      <w:del w:id="257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3DCD9EC7" w14:textId="77777777" w:rsidR="00DB30BF" w:rsidRDefault="0099584B">
      <w:r>
        <w:t>The quick brown fox x</w:t>
      </w:r>
      <w:r>
        <w:t>ั</w:t>
      </w:r>
      <w:ins w:id="258" w:author="Comparison" w:date="2026-10-01T11:43:00Z" w16du:dateUtc="2026-10-01T15:43:00Z">
        <w:r>
          <w:t>z</w:t>
        </w:r>
      </w:ins>
      <w:del w:id="259" w:author="Comparison" w:date="2026-10-01T11:43:00Z" w16du:dateUtc="2026-10-01T15:43:00Z">
        <w:r>
          <w:delText>y</w:delText>
        </w:r>
      </w:del>
      <w:r>
        <w:t xml:space="preserve"> jumps over the lazy dog.</w:t>
      </w:r>
    </w:p>
    <w:p w14:paraId="1450FF8E" w14:textId="77777777" w:rsidR="00DB30BF" w:rsidRDefault="0099584B">
      <w:r>
        <w:t xml:space="preserve">The quick brown fox </w:t>
      </w:r>
      <w:ins w:id="260" w:author="Comparison" w:date="2026-10-01T11:43:00Z" w16du:dateUtc="2026-10-01T15:43:00Z">
        <w:r>
          <w:t>ກຂງ</w:t>
        </w:r>
      </w:ins>
      <w:del w:id="261" w:author="Comparison" w:date="2026-10-01T11:43:00Z" w16du:dateUtc="2026-10-01T15:43:00Z">
        <w:r>
          <w:delText>ກຂຄ</w:delText>
        </w:r>
      </w:del>
      <w:r>
        <w:t xml:space="preserve"> jumps over the lazy dog.</w:t>
      </w:r>
    </w:p>
    <w:p w14:paraId="0268941A" w14:textId="77777777" w:rsidR="00DB30BF" w:rsidRDefault="0099584B">
      <w:r>
        <w:t xml:space="preserve">The quick brown fox </w:t>
      </w:r>
      <w:ins w:id="262" w:author="Comparison" w:date="2026-10-01T11:43:00Z" w16du:dateUtc="2026-10-01T15:43:00Z">
        <w:r>
          <w:t>₂₃₅</w:t>
        </w:r>
      </w:ins>
      <w:del w:id="263" w:author="Comparison" w:date="2026-10-01T11:43:00Z" w16du:dateUtc="2026-10-01T15:43:00Z">
        <w:r>
          <w:delText>₂₃₄</w:delText>
        </w:r>
      </w:del>
      <w:r>
        <w:t xml:space="preserve"> jumps over the lazy dog.</w:t>
      </w:r>
    </w:p>
    <w:p w14:paraId="01064EB0" w14:textId="77777777" w:rsidR="00DB30BF" w:rsidRDefault="0099584B">
      <w:r>
        <w:t xml:space="preserve">The quick brown fox </w:t>
      </w:r>
      <w:r>
        <w:t>ᴀ</w:t>
      </w:r>
      <w:r>
        <w:t>ʙ</w:t>
      </w:r>
      <w:ins w:id="264" w:author="Comparison" w:date="2026-10-01T11:43:00Z" w16du:dateUtc="2026-10-01T15:43:00Z">
        <w:r>
          <w:t>ᴅ</w:t>
        </w:r>
      </w:ins>
      <w:del w:id="265" w:author="Comparison" w:date="2026-10-01T11:43:00Z" w16du:dateUtc="2026-10-01T15:43:00Z">
        <w:r>
          <w:delText>ᴄ</w:delText>
        </w:r>
      </w:del>
      <w:r>
        <w:t xml:space="preserve"> jumps over the lazy dog.</w:t>
      </w:r>
    </w:p>
    <w:p w14:paraId="6A0573FA" w14:textId="77777777" w:rsidR="00DB30BF" w:rsidRDefault="0099584B">
      <w:r>
        <w:t xml:space="preserve">The quick brown fox </w:t>
      </w:r>
      <w:ins w:id="266" w:author="Comparison" w:date="2026-10-01T11:43:00Z" w16du:dateUtc="2026-10-01T15:43:00Z">
        <w:r>
          <w:t>ⱠⱡⱣ</w:t>
        </w:r>
      </w:ins>
      <w:del w:id="267" w:author="Comparison" w:date="2026-10-01T11:43:00Z" w16du:dateUtc="2026-10-01T15:43:00Z">
        <w:r>
          <w:delText>ⱠⱡⱢ</w:delText>
        </w:r>
      </w:del>
      <w:r>
        <w:t xml:space="preserve"> jumps over the lazy dog.</w:t>
      </w:r>
    </w:p>
    <w:p w14:paraId="6E3F3DF0" w14:textId="77777777" w:rsidR="00DB30BF" w:rsidRDefault="0099584B">
      <w:r>
        <w:t>The quick brown fox a</w:t>
      </w:r>
      <w:ins w:id="268" w:author="Comparison" w:date="2026-10-01T11:43:00Z" w16du:dateUtc="2026-10-01T15:43:00Z">
        <w:r>
          <w:t>)!</w:t>
        </w:r>
      </w:ins>
      <w:del w:id="269" w:author="Comparison" w:date="2026-10-01T11:43:00Z" w16du:dateUtc="2026-10-01T15:43:00Z">
        <w:r>
          <w:delText>).</w:delText>
        </w:r>
      </w:del>
      <w:r>
        <w:t xml:space="preserve"> jumps over the lazy dog.</w:t>
      </w:r>
    </w:p>
    <w:p w14:paraId="0B382484" w14:textId="77777777" w:rsidR="00DB30BF" w:rsidRDefault="0099584B">
      <w:r>
        <w:t>The quick brown fox a</w:t>
      </w:r>
      <w:ins w:id="270" w:author="Comparison" w:date="2026-10-01T11:43:00Z" w16du:dateUtc="2026-10-01T15:43:00Z">
        <w:r>
          <w:t>."</w:t>
        </w:r>
      </w:ins>
      <w:del w:id="271" w:author="Comparison" w:date="2026-10-01T11:43:00Z" w16du:dateUtc="2026-10-01T15:43:00Z">
        <w:r>
          <w:delText>.”</w:delText>
        </w:r>
      </w:del>
      <w:r>
        <w:t xml:space="preserve"> jumps over the lazy dog.</w:t>
      </w:r>
    </w:p>
    <w:p w14:paraId="03DD86E4" w14:textId="77777777" w:rsidR="00DB30BF" w:rsidRDefault="0099584B">
      <w:r>
        <w:t>The quick brown fox a</w:t>
      </w:r>
      <w:ins w:id="272" w:author="Comparison" w:date="2026-10-01T11:43:00Z" w16du:dateUtc="2026-10-01T15:43:00Z">
        <w:r>
          <w:t>-+</w:t>
        </w:r>
      </w:ins>
      <w:del w:id="273" w:author="Comparison" w:date="2026-10-01T11:43:00Z" w16du:dateUtc="2026-10-01T15:43:00Z">
        <w:r>
          <w:delText>--</w:delText>
        </w:r>
      </w:del>
      <w:r>
        <w:t xml:space="preserve"> jumps over the lazy dog.</w:t>
      </w:r>
    </w:p>
    <w:p w14:paraId="648C8F60" w14:textId="77777777" w:rsidR="00DB30BF" w:rsidRDefault="0099584B">
      <w:r>
        <w:t>The quick brown fox a</w:t>
      </w:r>
      <w:ins w:id="274" w:author="Comparison" w:date="2026-10-01T11:43:00Z" w16du:dateUtc="2026-10-01T15:43:00Z">
        <w:r>
          <w:t>?.</w:t>
        </w:r>
      </w:ins>
      <w:del w:id="275" w:author="Comparison" w:date="2026-10-01T11:43:00Z" w16du:dateUtc="2026-10-01T15:43:00Z">
        <w:r>
          <w:delText>?!</w:delText>
        </w:r>
      </w:del>
      <w:r>
        <w:t xml:space="preserve"> jumps over the lazy dog.</w:t>
      </w:r>
    </w:p>
    <w:p w14:paraId="7F6538B4" w14:textId="77777777" w:rsidR="00DB30BF" w:rsidRDefault="0099584B">
      <w:r>
        <w:t>The quick brown fox a</w:t>
      </w:r>
      <w:ins w:id="276" w:author="Comparison" w:date="2026-10-01T11:43:00Z" w16du:dateUtc="2026-10-01T15:43:00Z">
        <w:r>
          <w:t>,‘</w:t>
        </w:r>
      </w:ins>
      <w:del w:id="277" w:author="Comparison" w:date="2026-10-01T11:43:00Z" w16du:dateUtc="2026-10-01T15:43:00Z">
        <w:r>
          <w:delText>,“</w:delText>
        </w:r>
      </w:del>
      <w:r>
        <w:t xml:space="preserve"> jumps over the lazy dog.</w:t>
      </w:r>
    </w:p>
    <w:p w14:paraId="693D41A2" w14:textId="77777777" w:rsidR="00DB30BF" w:rsidRDefault="0099584B">
      <w:r>
        <w:t>The quick brown fox a</w:t>
      </w:r>
      <w:ins w:id="278" w:author="Comparison" w:date="2026-10-01T11:43:00Z" w16du:dateUtc="2026-10-01T15:43:00Z">
        <w:r>
          <w:t>§,</w:t>
        </w:r>
      </w:ins>
      <w:del w:id="279" w:author="Comparison" w:date="2026-10-01T11:43:00Z" w16du:dateUtc="2026-10-01T15:43:00Z">
        <w:r>
          <w:delText>§.</w:delText>
        </w:r>
      </w:del>
      <w:r>
        <w:t xml:space="preserve"> jumps over the lazy dog.</w:t>
      </w:r>
    </w:p>
    <w:p w14:paraId="6E0BC16F" w14:textId="77777777" w:rsidR="00DB30BF" w:rsidRDefault="0099584B">
      <w:r>
        <w:t>The quick brown fox a</w:t>
      </w:r>
      <w:ins w:id="280" w:author="Comparison" w:date="2026-10-01T11:43:00Z" w16du:dateUtc="2026-10-01T15:43:00Z">
        <w:r>
          <w:t>−</w:t>
        </w:r>
        <w:r>
          <w:t>,</w:t>
        </w:r>
      </w:ins>
      <w:del w:id="281" w:author="Comparison" w:date="2026-10-01T11:43:00Z" w16du:dateUtc="2026-10-01T15:43:00Z">
        <w:r>
          <w:delText>−</w:delText>
        </w:r>
        <w:r>
          <w:delText>.</w:delText>
        </w:r>
      </w:del>
      <w:r>
        <w:t xml:space="preserve"> jumps over the lazy dog.</w:t>
      </w:r>
    </w:p>
    <w:p w14:paraId="5408BA81" w14:textId="77777777" w:rsidR="00DB30BF" w:rsidRDefault="0099584B">
      <w:r>
        <w:t>The quick brown fox a</w:t>
      </w:r>
      <w:ins w:id="282" w:author="Comparison" w:date="2026-10-01T11:43:00Z" w16du:dateUtc="2026-10-01T15:43:00Z">
        <w:r>
          <w:t>→,</w:t>
        </w:r>
      </w:ins>
      <w:del w:id="283" w:author="Comparison" w:date="2026-10-01T11:43:00Z" w16du:dateUtc="2026-10-01T15:43:00Z">
        <w:r>
          <w:delText>→.</w:delText>
        </w:r>
      </w:del>
      <w:r>
        <w:t xml:space="preserve"> jumps over the lazy dog.</w:t>
      </w:r>
    </w:p>
    <w:p w14:paraId="6DE7D861" w14:textId="77777777" w:rsidR="00DB30BF" w:rsidRDefault="0099584B">
      <w:r>
        <w:t>The quick brown fox a</w:t>
      </w:r>
      <w:ins w:id="284" w:author="Comparison" w:date="2026-10-01T11:43:00Z" w16du:dateUtc="2026-10-01T15:43:00Z">
        <w:r>
          <w:t>●,</w:t>
        </w:r>
      </w:ins>
      <w:del w:id="285" w:author="Comparison" w:date="2026-10-01T11:43:00Z" w16du:dateUtc="2026-10-01T15:43:00Z">
        <w:r>
          <w:delText>●.</w:delText>
        </w:r>
      </w:del>
      <w:r>
        <w:t xml:space="preserve"> jumps over the lazy dog.</w:t>
      </w:r>
    </w:p>
    <w:p w14:paraId="7264E231" w14:textId="77777777" w:rsidR="00DB30BF" w:rsidRDefault="0099584B">
      <w:r>
        <w:t>The quick brown fox a</w:t>
      </w:r>
      <w:ins w:id="286" w:author="Comparison" w:date="2026-10-01T11:43:00Z" w16du:dateUtc="2026-10-01T15:43:00Z">
        <w:r>
          <w:t>、，</w:t>
        </w:r>
      </w:ins>
      <w:del w:id="287" w:author="Comparison" w:date="2026-10-01T11:43:00Z" w16du:dateUtc="2026-10-01T15:43:00Z">
        <w:r>
          <w:delText>、。</w:delText>
        </w:r>
      </w:del>
      <w:r>
        <w:t xml:space="preserve"> jumps over the lazy dog.</w:t>
      </w:r>
    </w:p>
    <w:p w14:paraId="234673A7" w14:textId="77777777" w:rsidR="00DB30BF" w:rsidRDefault="0099584B">
      <w:r>
        <w:t>The quick brown fox a</w:t>
      </w:r>
      <w:ins w:id="288" w:author="Comparison" w:date="2026-10-01T11:43:00Z" w16du:dateUtc="2026-10-01T15:43:00Z">
        <w:r>
          <w:t>([</w:t>
        </w:r>
      </w:ins>
      <w:del w:id="289" w:author="Comparison" w:date="2026-10-01T11:43:00Z" w16du:dateUtc="2026-10-01T15:43:00Z">
        <w:r>
          <w:delText>((</w:delText>
        </w:r>
      </w:del>
      <w:r>
        <w:t xml:space="preserve"> jumps over the lazy dog.</w:t>
      </w:r>
    </w:p>
    <w:p w14:paraId="60CF9F43" w14:textId="77777777" w:rsidR="00DB30BF" w:rsidRDefault="0099584B">
      <w:r>
        <w:t>The quick brown fox a</w:t>
      </w:r>
      <w:ins w:id="290" w:author="Comparison" w:date="2026-10-01T11:43:00Z" w16du:dateUtc="2026-10-01T15:43:00Z">
        <w:r>
          <w:t>.,</w:t>
        </w:r>
      </w:ins>
      <w:del w:id="291" w:author="Comparison" w:date="2026-10-01T11:43:00Z" w16du:dateUtc="2026-10-01T15:43:00Z">
        <w:r>
          <w:delText>..</w:delText>
        </w:r>
      </w:del>
      <w:r>
        <w:t xml:space="preserve"> jumps over the lazy dog.</w:t>
      </w:r>
    </w:p>
    <w:p w14:paraId="181DC621" w14:textId="77777777" w:rsidR="00DB30BF" w:rsidRDefault="0099584B">
      <w:r>
        <w:t>The quick brown fox a</w:t>
      </w:r>
      <w:ins w:id="292" w:author="Comparison" w:date="2026-10-01T11:43:00Z" w16du:dateUtc="2026-10-01T15:43:00Z">
        <w:r>
          <w:t>$#</w:t>
        </w:r>
      </w:ins>
      <w:del w:id="293" w:author="Comparison" w:date="2026-10-01T11:43:00Z" w16du:dateUtc="2026-10-01T15:43:00Z">
        <w:r>
          <w:delText>$%</w:delText>
        </w:r>
      </w:del>
      <w:r>
        <w:t xml:space="preserve"> jumps over the lazy dog.</w:t>
      </w:r>
    </w:p>
    <w:p w14:paraId="49468BF9" w14:textId="77777777" w:rsidR="00DB30BF" w:rsidRDefault="0099584B">
      <w:r>
        <w:t>The quick brown fox a</w:t>
      </w:r>
      <w:ins w:id="294" w:author="Comparison" w:date="2026-10-01T11:43:00Z" w16du:dateUtc="2026-10-01T15:43:00Z">
        <w:r>
          <w:t>—‘</w:t>
        </w:r>
      </w:ins>
      <w:del w:id="295" w:author="Comparison" w:date="2026-10-01T11:43:00Z" w16du:dateUtc="2026-10-01T15:43:00Z">
        <w:r>
          <w:delText>—“</w:delText>
        </w:r>
      </w:del>
      <w:r>
        <w:t xml:space="preserve"> jumps over the lazy dog.</w:t>
      </w:r>
    </w:p>
    <w:p w14:paraId="32749AD6" w14:textId="77777777" w:rsidR="00DB30BF" w:rsidRDefault="0099584B">
      <w:r>
        <w:t>The quick brown fox a</w:t>
      </w:r>
      <w:ins w:id="296" w:author="Comparison" w:date="2026-10-01T11:43:00Z" w16du:dateUtc="2026-10-01T15:43:00Z">
        <w:r>
          <w:t>…,</w:t>
        </w:r>
      </w:ins>
      <w:del w:id="297" w:author="Comparison" w:date="2026-10-01T11:43:00Z" w16du:dateUtc="2026-10-01T15:43:00Z">
        <w:r>
          <w:delText>….</w:delText>
        </w:r>
      </w:del>
      <w:r>
        <w:t xml:space="preserve"> jumps over the lazy dog.</w:t>
      </w:r>
    </w:p>
    <w:p w14:paraId="3E64D33E" w14:textId="77777777" w:rsidR="00DB30BF" w:rsidRDefault="0099584B">
      <w:r>
        <w:t xml:space="preserve">The quick brown fox </w:t>
      </w:r>
      <w:ins w:id="298" w:author="Comparison" w:date="2026-10-01T11:43:00Z" w16du:dateUtc="2026-10-01T15:43:00Z">
        <w:r>
          <w:t>a’t</w:t>
        </w:r>
      </w:ins>
      <w:del w:id="299" w:author="Comparison" w:date="2026-10-01T11:43:00Z" w16du:dateUtc="2026-10-01T15:43:00Z">
        <w:r>
          <w:delText>a’s</w:delText>
        </w:r>
      </w:del>
      <w:r>
        <w:t xml:space="preserve"> jumps over the lazy dog.</w:t>
      </w:r>
    </w:p>
    <w:p w14:paraId="3D08C0A6" w14:textId="77777777" w:rsidR="00DB30BF" w:rsidRDefault="0099584B">
      <w:r>
        <w:t xml:space="preserve">The quick brown fox </w:t>
      </w:r>
      <w:ins w:id="300" w:author="Comparison" w:date="2026-10-01T11:43:00Z" w16du:dateUtc="2026-10-01T15:43:00Z">
        <w:r>
          <w:t>a't</w:t>
        </w:r>
      </w:ins>
      <w:del w:id="301" w:author="Comparison" w:date="2026-10-01T11:43:00Z" w16du:dateUtc="2026-10-01T15:43:00Z">
        <w:r>
          <w:delText>a's</w:delText>
        </w:r>
      </w:del>
      <w:r>
        <w:t xml:space="preserve"> jumps over the lazy dog.</w:t>
      </w:r>
    </w:p>
    <w:p w14:paraId="13D372F4" w14:textId="77777777" w:rsidR="00DB30BF" w:rsidRDefault="0099584B">
      <w:r>
        <w:t>The quick brown fox a.</w:t>
      </w:r>
      <w:ins w:id="302" w:author="Comparison" w:date="2026-10-01T11:43:00Z" w16du:dateUtc="2026-10-01T15:43:00Z">
        <w:r>
          <w:t>2</w:t>
        </w:r>
      </w:ins>
      <w:del w:id="303" w:author="Comparison" w:date="2026-10-01T11:43:00Z" w16du:dateUtc="2026-10-01T15:43:00Z">
        <w:r>
          <w:delText>1</w:delText>
        </w:r>
      </w:del>
      <w:r>
        <w:t xml:space="preserve"> jumps over the lazy dog.</w:t>
      </w:r>
    </w:p>
    <w:p w14:paraId="31EDBB88" w14:textId="77777777" w:rsidR="00DB30BF" w:rsidRDefault="0099584B">
      <w:r>
        <w:t>The quick brown fox a</w:t>
      </w:r>
      <w:ins w:id="304" w:author="Comparison" w:date="2026-10-01T11:43:00Z" w16du:dateUtc="2026-10-01T15:43:00Z">
        <w:r>
          <w:t>²,</w:t>
        </w:r>
      </w:ins>
      <w:del w:id="305" w:author="Comparison" w:date="2026-10-01T11:43:00Z" w16du:dateUtc="2026-10-01T15:43:00Z">
        <w:r>
          <w:delText>².</w:delText>
        </w:r>
      </w:del>
      <w:r>
        <w:t xml:space="preserve"> jumps over the lazy dog.</w:t>
      </w:r>
    </w:p>
    <w:p w14:paraId="08400F6D" w14:textId="77777777" w:rsidR="00DB30BF" w:rsidRDefault="0099584B">
      <w:r>
        <w:t>The quick brown fox aⓐ</w:t>
      </w:r>
      <w:ins w:id="306" w:author="Comparison" w:date="2026-10-01T11:43:00Z" w16du:dateUtc="2026-10-01T15:43:00Z">
        <w:r>
          <w:t>,</w:t>
        </w:r>
      </w:ins>
      <w:del w:id="307" w:author="Comparison" w:date="2026-10-01T11:43:00Z" w16du:dateUtc="2026-10-01T15:43:00Z">
        <w:r>
          <w:delText>.</w:delText>
        </w:r>
      </w:del>
      <w:r>
        <w:t xml:space="preserve"> jumps over the lazy dog.</w:t>
      </w:r>
    </w:p>
    <w:sectPr w:rsidR="00DB30B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30BF"/>
    <w:rsid w:val="006B2E65"/>
    <w:rsid w:val="008F4DE8"/>
    <w:rsid w:val="0099584B"/>
    <w:rsid w:val="00C42605"/>
    <w:rsid w:val="00CC0EAF"/>
    <w:rsid w:val="00DB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20A11B"/>
  <w15:docId w15:val="{CD9F8A2E-3DCC-8142-A50D-1B5B5AEEC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1176</Words>
  <Characters>6705</Characters>
  <Application>Microsoft Office Word</Application>
  <DocSecurity>0</DocSecurity>
  <Lines>55</Lines>
  <Paragraphs>15</Paragraphs>
  <ScaleCrop>false</ScaleCrop>
  <Company/>
  <LinksUpToDate>false</LinksUpToDate>
  <CharactersWithSpaces>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2026-10-01T15:43:00Z</dcterms:created>
  <dcterms:modified xsi:type="dcterms:W3CDTF">2026-10-01T15:43:00Z</dcterms:modified>
</cp:coreProperties>
</file>