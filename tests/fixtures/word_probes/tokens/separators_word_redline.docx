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CA8624" w14:textId="77777777" w:rsidR="001C25F9" w:rsidRDefault="00477D03">
      <w:r>
        <w:t>Then file_</w:t>
      </w:r>
      <w:ins w:id="0" w:author="Comparison" w:date="2026-10-01T03:17:00Z" w16du:dateUtc="2026-10-01T07:17:00Z">
        <w:r>
          <w:t>138</w:t>
        </w:r>
      </w:ins>
      <w:del w:id="1" w:author="Comparison" w:date="2026-10-01T03:17:00Z" w16du:dateUtc="2026-10-01T07:17:00Z">
        <w:r>
          <w:delText>137</w:delText>
        </w:r>
      </w:del>
      <w:r>
        <w:t>.docx again. Then snake_</w:t>
      </w:r>
      <w:ins w:id="2" w:author="Comparison" w:date="2026-10-01T03:17:00Z" w16du:dateUtc="2026-10-01T07:17:00Z">
        <w:r>
          <w:t>b</w:t>
        </w:r>
      </w:ins>
      <w:del w:id="3" w:author="Comparison" w:date="2026-10-01T03:17:00Z" w16du:dateUtc="2026-10-01T07:17:00Z">
        <w:r>
          <w:delText>a</w:delText>
        </w:r>
      </w:del>
      <w:r>
        <w:t xml:space="preserve"> again. Then </w:t>
      </w:r>
      <w:ins w:id="4" w:author="Comparison" w:date="2026-10-01T03:17:00Z" w16du:dateUtc="2026-10-01T07:17:00Z">
        <w:r>
          <w:t>a2</w:t>
        </w:r>
      </w:ins>
      <w:del w:id="5" w:author="Comparison" w:date="2026-10-01T03:17:00Z" w16du:dateUtc="2026-10-01T07:17:00Z">
        <w:r>
          <w:delText>a1</w:delText>
        </w:r>
      </w:del>
      <w:r>
        <w:t xml:space="preserve">_b again. Then </w:t>
      </w:r>
      <w:ins w:id="6" w:author="Comparison" w:date="2026-10-01T03:17:00Z" w16du:dateUtc="2026-10-01T07:17:00Z">
        <w:r>
          <w:t>Right</w:t>
        </w:r>
      </w:ins>
      <w:del w:id="7" w:author="Comparison" w:date="2026-10-01T03:17:00Z" w16du:dateUtc="2026-10-01T07:17:00Z">
        <w:r>
          <w:delText>Left</w:delText>
        </w:r>
      </w:del>
      <w:r>
        <w:t>-aligned again. Then Left-</w:t>
      </w:r>
      <w:ins w:id="8" w:author="Comparison" w:date="2026-10-01T03:17:00Z" w16du:dateUtc="2026-10-01T07:17:00Z">
        <w:r>
          <w:t>justified</w:t>
        </w:r>
      </w:ins>
      <w:del w:id="9" w:author="Comparison" w:date="2026-10-01T03:17:00Z" w16du:dateUtc="2026-10-01T07:17:00Z">
        <w:r>
          <w:delText>aligned</w:delText>
        </w:r>
      </w:del>
      <w:r>
        <w:t xml:space="preserve"> again. Then </w:t>
      </w:r>
      <w:ins w:id="10" w:author="Comparison" w:date="2026-10-01T03:17:00Z" w16du:dateUtc="2026-10-01T07:17:00Z">
        <w:r>
          <w:t>R1C2</w:t>
        </w:r>
      </w:ins>
      <w:del w:id="11" w:author="Comparison" w:date="2026-10-01T03:17:00Z" w16du:dateUtc="2026-10-01T07:17:00Z">
        <w:r>
          <w:delText>R1C1</w:delText>
        </w:r>
      </w:del>
      <w:r>
        <w:t xml:space="preserve">-x again. Then </w:t>
      </w:r>
      <w:ins w:id="12" w:author="Comparison" w:date="2026-10-01T03:17:00Z" w16du:dateUtc="2026-10-01T07:17:00Z">
        <w:r>
          <w:t>138</w:t>
        </w:r>
      </w:ins>
      <w:del w:id="13" w:author="Comparison" w:date="2026-10-01T03:17:00Z" w16du:dateUtc="2026-10-01T07:17:00Z">
        <w:r>
          <w:delText>137</w:delText>
        </w:r>
      </w:del>
      <w:r>
        <w:t>.docx again. Then 1.</w:t>
      </w:r>
      <w:ins w:id="14" w:author="Comparison" w:date="2026-10-01T03:17:00Z" w16du:dateUtc="2026-10-01T07:17:00Z">
        <w:r>
          <w:t>6</w:t>
        </w:r>
      </w:ins>
      <w:del w:id="15" w:author="Comparison" w:date="2026-10-01T03:17:00Z" w16du:dateUtc="2026-10-01T07:17:00Z">
        <w:r>
          <w:delText>5</w:delText>
        </w:r>
      </w:del>
      <w:r>
        <w:t xml:space="preserve"> again. Then abc.</w:t>
      </w:r>
      <w:ins w:id="16" w:author="Comparison" w:date="2026-10-01T03:17:00Z" w16du:dateUtc="2026-10-01T07:17:00Z">
        <w:r>
          <w:t>deg</w:t>
        </w:r>
      </w:ins>
      <w:del w:id="17" w:author="Comparison" w:date="2026-10-01T03:17:00Z" w16du:dateUtc="2026-10-01T07:17:00Z">
        <w:r>
          <w:delText>def</w:delText>
        </w:r>
      </w:del>
      <w:r>
        <w:t xml:space="preserve"> again. Then </w:t>
      </w:r>
      <w:ins w:id="18" w:author="Comparison" w:date="2026-10-01T03:17:00Z" w16du:dateUtc="2026-10-01T07:17:00Z">
        <w:r>
          <w:t>Ä2</w:t>
        </w:r>
      </w:ins>
      <w:del w:id="19" w:author="Comparison" w:date="2026-10-01T03:17:00Z" w16du:dateUtc="2026-10-01T07:17:00Z">
        <w:r>
          <w:delText>Ä1</w:delText>
        </w:r>
      </w:del>
      <w:r>
        <w:t xml:space="preserve"> again. Then Ab</w:t>
      </w:r>
      <w:ins w:id="20" w:author="Comparison" w:date="2026-10-01T03:17:00Z" w16du:dateUtc="2026-10-01T07:17:00Z">
        <w:r>
          <w:t>２</w:t>
        </w:r>
      </w:ins>
      <w:del w:id="21" w:author="Comparison" w:date="2026-10-01T03:17:00Z" w16du:dateUtc="2026-10-01T07:17:00Z">
        <w:r>
          <w:delText>１</w:delText>
        </w:r>
      </w:del>
      <w:r>
        <w:t xml:space="preserve"> again. Then 2a-</w:t>
      </w:r>
      <w:ins w:id="22" w:author="Comparison" w:date="2026-10-01T03:17:00Z" w16du:dateUtc="2026-10-01T07:17:00Z">
        <w:r>
          <w:t>4b</w:t>
        </w:r>
      </w:ins>
      <w:del w:id="23" w:author="Comparison" w:date="2026-10-01T03:17:00Z" w16du:dateUtc="2026-10-01T07:17:00Z">
        <w:r>
          <w:delText>3b</w:delText>
        </w:r>
      </w:del>
      <w:r>
        <w:t xml:space="preserve"> again.</w:t>
      </w:r>
    </w:p>
    <w:sectPr w:rsidR="001C25F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25F9"/>
    <w:rsid w:val="001C25F9"/>
    <w:rsid w:val="00212572"/>
    <w:rsid w:val="00477D03"/>
    <w:rsid w:val="005D4DEB"/>
    <w:rsid w:val="007C3FFF"/>
    <w:rsid w:val="00D04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E452E312-7028-B14D-B190-A168687EB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234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2026-10-01T07:17:00Z</dcterms:created>
  <dcterms:modified xsi:type="dcterms:W3CDTF">2026-10-01T07:17:00Z</dcterms:modified>
</cp:coreProperties>
</file>