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6F782" w14:textId="77777777" w:rsidR="00D60962" w:rsidRDefault="00366557">
      <w:r>
        <w:t>Then alpha:</w:t>
      </w:r>
      <w:ins w:id="0" w:author="Comparison" w:date="2026-10-01T03:51:00Z" w16du:dateUtc="2026-10-01T07:51:00Z">
        <w:r>
          <w:t>gamma</w:t>
        </w:r>
      </w:ins>
      <w:del w:id="1" w:author="Comparison" w:date="2026-10-01T03:51:00Z" w16du:dateUtc="2026-10-01T07:51:00Z">
        <w:r>
          <w:delText>beta</w:delText>
        </w:r>
      </w:del>
      <w:r>
        <w:t xml:space="preserve"> again. Then alpha/</w:t>
      </w:r>
      <w:ins w:id="2" w:author="Comparison" w:date="2026-10-01T03:51:00Z" w16du:dateUtc="2026-10-01T07:51:00Z">
        <w:r>
          <w:t>gamma</w:t>
        </w:r>
      </w:ins>
      <w:del w:id="3" w:author="Comparison" w:date="2026-10-01T03:51:00Z" w16du:dateUtc="2026-10-01T07:51:00Z">
        <w:r>
          <w:delText>beta</w:delText>
        </w:r>
      </w:del>
      <w:r>
        <w:t xml:space="preserve"> again. Then alpha!</w:t>
      </w:r>
      <w:ins w:id="4" w:author="Comparison" w:date="2026-10-01T03:51:00Z" w16du:dateUtc="2026-10-01T07:51:00Z">
        <w:r>
          <w:t>gamma</w:t>
        </w:r>
      </w:ins>
      <w:del w:id="5" w:author="Comparison" w:date="2026-10-01T03:51:00Z" w16du:dateUtc="2026-10-01T07:51:00Z">
        <w:r>
          <w:delText>beta</w:delText>
        </w:r>
      </w:del>
      <w:r>
        <w:t xml:space="preserve"> again. Then alpha?</w:t>
      </w:r>
      <w:ins w:id="6" w:author="Comparison" w:date="2026-10-01T03:51:00Z" w16du:dateUtc="2026-10-01T07:51:00Z">
        <w:r>
          <w:t>gamma</w:t>
        </w:r>
      </w:ins>
      <w:del w:id="7" w:author="Comparison" w:date="2026-10-01T03:51:00Z" w16du:dateUtc="2026-10-01T07:51:00Z">
        <w:r>
          <w:delText>beta</w:delText>
        </w:r>
      </w:del>
      <w:r>
        <w:t xml:space="preserve"> again. Then </w:t>
      </w:r>
      <w:ins w:id="8" w:author="Comparison" w:date="2026-10-01T03:51:00Z" w16du:dateUtc="2026-10-01T07:51:00Z">
        <w:r>
          <w:t>alpha'gamma</w:t>
        </w:r>
      </w:ins>
      <w:del w:id="9" w:author="Comparison" w:date="2026-10-01T03:51:00Z" w16du:dateUtc="2026-10-01T07:51:00Z">
        <w:r>
          <w:delText>alpha'beta</w:delText>
        </w:r>
      </w:del>
      <w:r>
        <w:t xml:space="preserve"> again. Then alpha&amp;</w:t>
      </w:r>
      <w:ins w:id="10" w:author="Comparison" w:date="2026-10-01T03:51:00Z" w16du:dateUtc="2026-10-01T07:51:00Z">
        <w:r>
          <w:t>gamma</w:t>
        </w:r>
      </w:ins>
      <w:del w:id="11" w:author="Comparison" w:date="2026-10-01T03:51:00Z" w16du:dateUtc="2026-10-01T07:51:00Z">
        <w:r>
          <w:delText>beta</w:delText>
        </w:r>
      </w:del>
      <w:r>
        <w:t xml:space="preserve"> again. Then alpha@</w:t>
      </w:r>
      <w:ins w:id="12" w:author="Comparison" w:date="2026-10-01T03:51:00Z" w16du:dateUtc="2026-10-01T07:51:00Z">
        <w:r>
          <w:t>gamma</w:t>
        </w:r>
      </w:ins>
      <w:del w:id="13" w:author="Comparison" w:date="2026-10-01T03:51:00Z" w16du:dateUtc="2026-10-01T07:51:00Z">
        <w:r>
          <w:delText>beta</w:delText>
        </w:r>
      </w:del>
      <w:r>
        <w:t xml:space="preserve"> again. Then alpha#</w:t>
      </w:r>
      <w:ins w:id="14" w:author="Comparison" w:date="2026-10-01T03:51:00Z" w16du:dateUtc="2026-10-01T07:51:00Z">
        <w:r>
          <w:t>gamma</w:t>
        </w:r>
      </w:ins>
      <w:del w:id="15" w:author="Comparison" w:date="2026-10-01T03:51:00Z" w16du:dateUtc="2026-10-01T07:51:00Z">
        <w:r>
          <w:delText>beta</w:delText>
        </w:r>
      </w:del>
      <w:r>
        <w:t xml:space="preserve"> again. Then alpha%</w:t>
      </w:r>
      <w:ins w:id="16" w:author="Comparison" w:date="2026-10-01T03:51:00Z" w16du:dateUtc="2026-10-01T07:51:00Z">
        <w:r>
          <w:t>gamma</w:t>
        </w:r>
      </w:ins>
      <w:del w:id="17" w:author="Comparison" w:date="2026-10-01T03:51:00Z" w16du:dateUtc="2026-10-01T07:51:00Z">
        <w:r>
          <w:delText>beta</w:delText>
        </w:r>
      </w:del>
      <w:r>
        <w:t xml:space="preserve"> again. Then alpha+</w:t>
      </w:r>
      <w:ins w:id="18" w:author="Comparison" w:date="2026-10-01T03:51:00Z" w16du:dateUtc="2026-10-01T07:51:00Z">
        <w:r>
          <w:t>gamma</w:t>
        </w:r>
      </w:ins>
      <w:del w:id="19" w:author="Comparison" w:date="2026-10-01T03:51:00Z" w16du:dateUtc="2026-10-01T07:51:00Z">
        <w:r>
          <w:delText>beta</w:delText>
        </w:r>
      </w:del>
      <w:r>
        <w:t xml:space="preserve"> again. Then alpha=</w:t>
      </w:r>
      <w:ins w:id="20" w:author="Comparison" w:date="2026-10-01T03:51:00Z" w16du:dateUtc="2026-10-01T07:51:00Z">
        <w:r>
          <w:t>gamma</w:t>
        </w:r>
      </w:ins>
      <w:del w:id="21" w:author="Comparison" w:date="2026-10-01T03:51:00Z" w16du:dateUtc="2026-10-01T07:51:00Z">
        <w:r>
          <w:delText>beta</w:delText>
        </w:r>
      </w:del>
      <w:r>
        <w:t xml:space="preserve"> again. Then alpha*</w:t>
      </w:r>
      <w:ins w:id="22" w:author="Comparison" w:date="2026-10-01T03:51:00Z" w16du:dateUtc="2026-10-01T07:51:00Z">
        <w:r>
          <w:t>gamma</w:t>
        </w:r>
      </w:ins>
      <w:del w:id="23" w:author="Comparison" w:date="2026-10-01T03:51:00Z" w16du:dateUtc="2026-10-01T07:51:00Z">
        <w:r>
          <w:delText>beta</w:delText>
        </w:r>
      </w:del>
      <w:r>
        <w:t xml:space="preserve"> again. Then alpha;</w:t>
      </w:r>
      <w:ins w:id="24" w:author="Comparison" w:date="2026-10-01T03:51:00Z" w16du:dateUtc="2026-10-01T07:51:00Z">
        <w:r>
          <w:t>gamma</w:t>
        </w:r>
      </w:ins>
      <w:del w:id="25" w:author="Comparison" w:date="2026-10-01T03:51:00Z" w16du:dateUtc="2026-10-01T07:51:00Z">
        <w:r>
          <w:delText>beta</w:delText>
        </w:r>
      </w:del>
      <w:r>
        <w:t xml:space="preserve"> again. Then </w:t>
      </w:r>
      <w:ins w:id="26" w:author="Comparison" w:date="2026-10-01T03:51:00Z" w16du:dateUtc="2026-10-01T07:51:00Z">
        <w:r>
          <w:t>alpha’gamma</w:t>
        </w:r>
      </w:ins>
      <w:del w:id="27" w:author="Comparison" w:date="2026-10-01T03:51:00Z" w16du:dateUtc="2026-10-01T07:51:00Z">
        <w:r>
          <w:delText>alpha’beta</w:delText>
        </w:r>
      </w:del>
      <w:r>
        <w:t xml:space="preserve"> again. Then alpha$</w:t>
      </w:r>
      <w:ins w:id="28" w:author="Comparison" w:date="2026-10-01T03:51:00Z" w16du:dateUtc="2026-10-01T07:51:00Z">
        <w:r>
          <w:t>gamma</w:t>
        </w:r>
      </w:ins>
      <w:del w:id="29" w:author="Comparison" w:date="2026-10-01T03:51:00Z" w16du:dateUtc="2026-10-01T07:51:00Z">
        <w:r>
          <w:delText>beta</w:delText>
        </w:r>
      </w:del>
      <w:r>
        <w:t xml:space="preserve"> again. Then alpha~</w:t>
      </w:r>
      <w:ins w:id="30" w:author="Comparison" w:date="2026-10-01T03:51:00Z" w16du:dateUtc="2026-10-01T07:51:00Z">
        <w:r>
          <w:t>gamma</w:t>
        </w:r>
      </w:ins>
      <w:del w:id="31" w:author="Comparison" w:date="2026-10-01T03:51:00Z" w16du:dateUtc="2026-10-01T07:51:00Z">
        <w:r>
          <w:delText>beta</w:delText>
        </w:r>
      </w:del>
      <w:r>
        <w:t xml:space="preserve"> again. Then 1,</w:t>
      </w:r>
      <w:ins w:id="32" w:author="Comparison" w:date="2026-10-01T03:51:00Z" w16du:dateUtc="2026-10-01T07:51:00Z">
        <w:r>
          <w:t>500</w:t>
        </w:r>
      </w:ins>
      <w:del w:id="33" w:author="Comparison" w:date="2026-10-01T03:51:00Z" w16du:dateUtc="2026-10-01T07:51:00Z">
        <w:r>
          <w:delText>000</w:delText>
        </w:r>
      </w:del>
      <w:r>
        <w:t xml:space="preserve"> again. Then </w:t>
      </w:r>
      <w:ins w:id="34" w:author="Comparison" w:date="2026-10-01T03:51:00Z" w16du:dateUtc="2026-10-01T07:51:00Z">
        <w:r>
          <w:t>2</w:t>
        </w:r>
      </w:ins>
      <w:del w:id="35" w:author="Comparison" w:date="2026-10-01T03:51:00Z" w16du:dateUtc="2026-10-01T07:51:00Z">
        <w:r>
          <w:delText>1</w:delText>
        </w:r>
      </w:del>
      <w:r>
        <w:t xml:space="preserve">,000 again. Then </w:t>
      </w:r>
      <w:ins w:id="36" w:author="Comparison" w:date="2026-10-01T03:51:00Z" w16du:dateUtc="2026-10-01T07:51:00Z">
        <w:r>
          <w:t>won't</w:t>
        </w:r>
      </w:ins>
      <w:del w:id="37" w:author="Comparison" w:date="2026-10-01T03:51:00Z" w16du:dateUtc="2026-10-01T07:51:00Z">
        <w:r>
          <w:delText>don't</w:delText>
        </w:r>
      </w:del>
      <w:r>
        <w:t xml:space="preserve"> again. Then </w:t>
      </w:r>
      <w:ins w:id="38" w:author="Comparison" w:date="2026-10-01T03:51:00Z" w16du:dateUtc="2026-10-01T07:51:00Z">
        <w:r>
          <w:t>it'd</w:t>
        </w:r>
      </w:ins>
      <w:del w:id="39" w:author="Comparison" w:date="2026-10-01T03:51:00Z" w16du:dateUtc="2026-10-01T07:51:00Z">
        <w:r>
          <w:delText>it's</w:delText>
        </w:r>
      </w:del>
      <w:r>
        <w:t xml:space="preserve"> again. Then 3,</w:t>
      </w:r>
      <w:ins w:id="40" w:author="Comparison" w:date="2026-10-01T03:51:00Z" w16du:dateUtc="2026-10-01T07:51:00Z">
        <w:r>
          <w:t>6</w:t>
        </w:r>
      </w:ins>
      <w:del w:id="41" w:author="Comparison" w:date="2026-10-01T03:51:00Z" w16du:dateUtc="2026-10-01T07:51:00Z">
        <w:r>
          <w:delText>5</w:delText>
        </w:r>
      </w:del>
      <w:r>
        <w:t xml:space="preserve"> again. Then US$</w:t>
      </w:r>
      <w:ins w:id="42" w:author="Comparison" w:date="2026-10-01T03:51:00Z" w16du:dateUtc="2026-10-01T07:51:00Z">
        <w:r>
          <w:t>6</w:t>
        </w:r>
      </w:ins>
      <w:del w:id="43" w:author="Comparison" w:date="2026-10-01T03:51:00Z" w16du:dateUtc="2026-10-01T07:51:00Z">
        <w:r>
          <w:delText>5</w:delText>
        </w:r>
      </w:del>
      <w:r>
        <w:t xml:space="preserve"> again.</w:t>
      </w:r>
    </w:p>
    <w:sectPr w:rsidR="00D6096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962"/>
    <w:rsid w:val="00366557"/>
    <w:rsid w:val="00825D11"/>
    <w:rsid w:val="00B55CDF"/>
    <w:rsid w:val="00B72715"/>
    <w:rsid w:val="00BF26F2"/>
    <w:rsid w:val="00D6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389635"/>
  <w15:docId w15:val="{2F009FD3-FF6F-AC4D-8736-D893B0A0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2026-10-01T07:51:00Z</dcterms:created>
  <dcterms:modified xsi:type="dcterms:W3CDTF">2026-10-01T07:51:00Z</dcterms:modified>
</cp:coreProperties>
</file>