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</w:tblGrid>
      <w:tr w:rsidR="00461B38" w14:paraId="65D959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39B9C5F" w14:textId="77777777" w:rsidR="00461B38" w:rsidRDefault="00A873A5">
            <w:r>
              <w:t>Row</w:t>
            </w:r>
          </w:p>
        </w:tc>
        <w:tc>
          <w:tcPr>
            <w:tcW w:w="2000" w:type="dxa"/>
          </w:tcPr>
          <w:p w14:paraId="13CACAF8" w14:textId="77777777" w:rsidR="00461B38" w:rsidRDefault="00A873A5">
            <w:ins w:id="0" w:author="Comparison" w:date="2026-10-01T03:12:00Z" w16du:dateUtc="2026-10-01T07:12:00Z">
              <w:r>
                <w:t>1</w:t>
              </w:r>
            </w:ins>
            <w:del w:id="1" w:author="Comparison" w:date="2026-10-01T03:12:00Z" w16du:dateUtc="2026-10-01T07:12:00Z">
              <w:r>
                <w:delText>R1C1</w:delText>
              </w:r>
            </w:del>
          </w:p>
        </w:tc>
      </w:tr>
      <w:tr w:rsidR="00461B38" w14:paraId="3F8FEF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E4B28F6" w14:textId="77777777" w:rsidR="00461B38" w:rsidRDefault="00A873A5">
            <w:r>
              <w:t>Row</w:t>
            </w:r>
          </w:p>
        </w:tc>
        <w:tc>
          <w:tcPr>
            <w:tcW w:w="2000" w:type="dxa"/>
          </w:tcPr>
          <w:p w14:paraId="046F5EAE" w14:textId="77777777" w:rsidR="00461B38" w:rsidRDefault="00A873A5">
            <w:ins w:id="2" w:author="Comparison" w:date="2026-10-01T03:12:00Z" w16du:dateUtc="2026-10-01T07:12:00Z">
              <w:r>
                <w:t>v3</w:t>
              </w:r>
            </w:ins>
            <w:del w:id="3" w:author="Comparison" w:date="2026-10-01T03:12:00Z" w16du:dateUtc="2026-10-01T07:12:00Z">
              <w:r>
                <w:delText>v2</w:delText>
              </w:r>
            </w:del>
          </w:p>
        </w:tc>
      </w:tr>
      <w:tr w:rsidR="00461B38" w14:paraId="5A9692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FE80892" w14:textId="77777777" w:rsidR="00461B38" w:rsidRDefault="00A873A5">
            <w:r>
              <w:t>Row</w:t>
            </w:r>
          </w:p>
        </w:tc>
        <w:tc>
          <w:tcPr>
            <w:tcW w:w="2000" w:type="dxa"/>
          </w:tcPr>
          <w:p w14:paraId="539D74CC" w14:textId="77777777" w:rsidR="00461B38" w:rsidRDefault="00A873A5">
            <w:ins w:id="4" w:author="Comparison" w:date="2026-10-01T03:12:00Z" w16du:dateUtc="2026-10-01T07:12:00Z">
              <w:r>
                <w:t>12mm</w:t>
              </w:r>
            </w:ins>
            <w:del w:id="5" w:author="Comparison" w:date="2026-10-01T03:12:00Z" w16du:dateUtc="2026-10-01T07:12:00Z">
              <w:r>
                <w:delText>10mm</w:delText>
              </w:r>
            </w:del>
          </w:p>
        </w:tc>
      </w:tr>
      <w:tr w:rsidR="00461B38" w14:paraId="48C96B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D9029C6" w14:textId="77777777" w:rsidR="00461B38" w:rsidRDefault="00A873A5">
            <w:r>
              <w:t>Row</w:t>
            </w:r>
          </w:p>
        </w:tc>
        <w:tc>
          <w:tcPr>
            <w:tcW w:w="2000" w:type="dxa"/>
          </w:tcPr>
          <w:p w14:paraId="7E9F854A" w14:textId="77777777" w:rsidR="00461B38" w:rsidRDefault="00A873A5">
            <w:r>
              <w:t>3.2(</w:t>
            </w:r>
            <w:ins w:id="6" w:author="Comparison" w:date="2026-10-01T03:12:00Z" w16du:dateUtc="2026-10-01T07:12:00Z">
              <w:r>
                <w:t>b</w:t>
              </w:r>
            </w:ins>
            <w:del w:id="7" w:author="Comparison" w:date="2026-10-01T03:12:00Z" w16du:dateUtc="2026-10-01T07:12:00Z">
              <w:r>
                <w:delText>a</w:delText>
              </w:r>
            </w:del>
            <w:r>
              <w:t>)</w:t>
            </w:r>
          </w:p>
        </w:tc>
      </w:tr>
      <w:tr w:rsidR="00461B38" w14:paraId="01F98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22C3FD7" w14:textId="77777777" w:rsidR="00461B38" w:rsidRDefault="00A873A5">
            <w:r>
              <w:t>Row</w:t>
            </w:r>
          </w:p>
        </w:tc>
        <w:tc>
          <w:tcPr>
            <w:tcW w:w="2000" w:type="dxa"/>
          </w:tcPr>
          <w:p w14:paraId="269A213B" w14:textId="77777777" w:rsidR="00461B38" w:rsidRDefault="00A873A5">
            <w:ins w:id="8" w:author="Comparison" w:date="2026-10-01T03:12:00Z" w16du:dateUtc="2026-10-01T07:12:00Z">
              <w:r>
                <w:t>B1</w:t>
              </w:r>
            </w:ins>
            <w:del w:id="9" w:author="Comparison" w:date="2026-10-01T03:12:00Z" w16du:dateUtc="2026-10-01T07:12:00Z">
              <w:r>
                <w:delText>A1</w:delText>
              </w:r>
            </w:del>
          </w:p>
        </w:tc>
      </w:tr>
      <w:tr w:rsidR="00461B38" w14:paraId="2A23F0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DA8FE43" w14:textId="77777777" w:rsidR="00461B38" w:rsidRDefault="00A873A5">
            <w:r>
              <w:t>Row</w:t>
            </w:r>
          </w:p>
        </w:tc>
        <w:tc>
          <w:tcPr>
            <w:tcW w:w="2000" w:type="dxa"/>
          </w:tcPr>
          <w:p w14:paraId="372F3C2A" w14:textId="77777777" w:rsidR="00461B38" w:rsidRDefault="00A873A5">
            <w:ins w:id="10" w:author="Comparison" w:date="2026-10-01T03:12:00Z" w16du:dateUtc="2026-10-01T07:12:00Z">
              <w:r>
                <w:t>x64</w:t>
              </w:r>
            </w:ins>
            <w:del w:id="11" w:author="Comparison" w:date="2026-10-01T03:12:00Z" w16du:dateUtc="2026-10-01T07:12:00Z">
              <w:r>
                <w:delText>x86</w:delText>
              </w:r>
            </w:del>
          </w:p>
        </w:tc>
      </w:tr>
      <w:tr w:rsidR="00461B38" w14:paraId="7FDC57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FC85F0C" w14:textId="77777777" w:rsidR="00461B38" w:rsidRDefault="00A873A5">
            <w:r>
              <w:t>Row</w:t>
            </w:r>
          </w:p>
        </w:tc>
        <w:tc>
          <w:tcPr>
            <w:tcW w:w="2000" w:type="dxa"/>
          </w:tcPr>
          <w:p w14:paraId="04F32B9A" w14:textId="77777777" w:rsidR="00461B38" w:rsidRDefault="00A873A5">
            <w:ins w:id="12" w:author="Comparison" w:date="2026-10-01T03:12:00Z" w16du:dateUtc="2026-10-01T07:12:00Z">
              <w:r>
                <w:t>abc124</w:t>
              </w:r>
            </w:ins>
            <w:del w:id="13" w:author="Comparison" w:date="2026-10-01T03:12:00Z" w16du:dateUtc="2026-10-01T07:12:00Z">
              <w:r>
                <w:delText>abc123</w:delText>
              </w:r>
            </w:del>
          </w:p>
        </w:tc>
      </w:tr>
      <w:tr w:rsidR="00461B38" w14:paraId="5C6A42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304C96B" w14:textId="77777777" w:rsidR="00461B38" w:rsidRDefault="00A873A5">
            <w:r>
              <w:t>Row</w:t>
            </w:r>
          </w:p>
        </w:tc>
        <w:tc>
          <w:tcPr>
            <w:tcW w:w="2000" w:type="dxa"/>
          </w:tcPr>
          <w:p w14:paraId="29AFE829" w14:textId="77777777" w:rsidR="00461B38" w:rsidRDefault="00A873A5">
            <w:r>
              <w:t>2026-10-</w:t>
            </w:r>
            <w:ins w:id="14" w:author="Comparison" w:date="2026-10-01T03:12:00Z" w16du:dateUtc="2026-10-01T07:12:00Z">
              <w:r>
                <w:t>02</w:t>
              </w:r>
            </w:ins>
            <w:del w:id="15" w:author="Comparison" w:date="2026-10-01T03:12:00Z" w16du:dateUtc="2026-10-01T07:12:00Z">
              <w:r>
                <w:delText>01</w:delText>
              </w:r>
            </w:del>
          </w:p>
        </w:tc>
      </w:tr>
      <w:tr w:rsidR="00461B38" w14:paraId="78AFC0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373541D" w14:textId="77777777" w:rsidR="00461B38" w:rsidRDefault="00A873A5">
            <w:r>
              <w:t>Row</w:t>
            </w:r>
          </w:p>
        </w:tc>
        <w:tc>
          <w:tcPr>
            <w:tcW w:w="2000" w:type="dxa"/>
          </w:tcPr>
          <w:p w14:paraId="2A6ED360" w14:textId="77777777" w:rsidR="00461B38" w:rsidRDefault="00A873A5">
            <w:ins w:id="16" w:author="Comparison" w:date="2026-10-01T03:12:00Z" w16du:dateUtc="2026-10-01T07:12:00Z">
              <w:r>
                <w:t>BBB</w:t>
              </w:r>
            </w:ins>
            <w:del w:id="17" w:author="Comparison" w:date="2026-10-01T03:12:00Z" w16du:dateUtc="2026-10-01T07:12:00Z">
              <w:r>
                <w:delText>R2C1</w:delText>
              </w:r>
            </w:del>
          </w:p>
        </w:tc>
      </w:tr>
      <w:tr w:rsidR="00461B38" w14:paraId="513D66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978B1F0" w14:textId="77777777" w:rsidR="00461B38" w:rsidRDefault="00A873A5">
            <w:r>
              <w:t>Row</w:t>
            </w:r>
          </w:p>
        </w:tc>
        <w:tc>
          <w:tcPr>
            <w:tcW w:w="2000" w:type="dxa"/>
          </w:tcPr>
          <w:p w14:paraId="764F09F1" w14:textId="77777777" w:rsidR="00461B38" w:rsidRDefault="00A873A5">
            <w:ins w:id="18" w:author="Comparison" w:date="2026-10-01T03:12:00Z" w16du:dateUtc="2026-10-01T07:12:00Z">
              <w:r>
                <w:t>Q4FY26</w:t>
              </w:r>
            </w:ins>
            <w:del w:id="19" w:author="Comparison" w:date="2026-10-01T03:12:00Z" w16du:dateUtc="2026-10-01T07:12:00Z">
              <w:r>
                <w:delText>Q3FY26</w:delText>
              </w:r>
            </w:del>
          </w:p>
        </w:tc>
      </w:tr>
    </w:tbl>
    <w:p w14:paraId="3BA070AC" w14:textId="77777777" w:rsidR="00461B38" w:rsidRDefault="00461B38"/>
    <w:sectPr w:rsidR="00461B3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B38"/>
    <w:rsid w:val="00284887"/>
    <w:rsid w:val="00365329"/>
    <w:rsid w:val="00461B38"/>
    <w:rsid w:val="00A873A5"/>
    <w:rsid w:val="00CD50FA"/>
    <w:rsid w:val="00DB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50FD02"/>
  <w15:docId w15:val="{811E20CC-487B-2A42-9FF6-31329548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2026-10-01T07:12:00Z</dcterms:created>
  <dcterms:modified xsi:type="dcterms:W3CDTF">2026-10-01T07:12:00Z</dcterms:modified>
</cp:coreProperties>
</file>