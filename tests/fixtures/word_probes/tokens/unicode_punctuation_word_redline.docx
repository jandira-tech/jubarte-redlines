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BE7FB" w14:textId="77777777" w:rsidR="00DF2222" w:rsidRDefault="00F768A1">
      <w:r>
        <w:t>Then alpha“</w:t>
      </w:r>
      <w:ins w:id="0" w:author="Comparison" w:date="2026-10-01T03:52:00Z" w16du:dateUtc="2026-10-01T07:52:00Z">
        <w:r>
          <w:t>gamma</w:t>
        </w:r>
      </w:ins>
      <w:del w:id="1" w:author="Comparison" w:date="2026-10-01T03:52:00Z" w16du:dateUtc="2026-10-01T07:52:00Z">
        <w:r>
          <w:delText>beta</w:delText>
        </w:r>
      </w:del>
      <w:r>
        <w:t xml:space="preserve"> again. Then alpha”</w:t>
      </w:r>
      <w:ins w:id="2" w:author="Comparison" w:date="2026-10-01T03:52:00Z" w16du:dateUtc="2026-10-01T07:52:00Z">
        <w:r>
          <w:t>gamma</w:t>
        </w:r>
      </w:ins>
      <w:del w:id="3" w:author="Comparison" w:date="2026-10-01T03:52:00Z" w16du:dateUtc="2026-10-01T07:52:00Z">
        <w:r>
          <w:delText>beta</w:delText>
        </w:r>
      </w:del>
      <w:r>
        <w:t xml:space="preserve"> again. Then alpha—</w:t>
      </w:r>
      <w:ins w:id="4" w:author="Comparison" w:date="2026-10-01T03:52:00Z" w16du:dateUtc="2026-10-01T07:52:00Z">
        <w:r>
          <w:t>gamma</w:t>
        </w:r>
      </w:ins>
      <w:del w:id="5" w:author="Comparison" w:date="2026-10-01T03:52:00Z" w16du:dateUtc="2026-10-01T07:52:00Z">
        <w:r>
          <w:delText>beta</w:delText>
        </w:r>
      </w:del>
      <w:r>
        <w:t xml:space="preserve"> again. Then alpha–</w:t>
      </w:r>
      <w:ins w:id="6" w:author="Comparison" w:date="2026-10-01T03:52:00Z" w16du:dateUtc="2026-10-01T07:52:00Z">
        <w:r>
          <w:t>gamma</w:t>
        </w:r>
      </w:ins>
      <w:del w:id="7" w:author="Comparison" w:date="2026-10-01T03:52:00Z" w16du:dateUtc="2026-10-01T07:52:00Z">
        <w:r>
          <w:delText>beta</w:delText>
        </w:r>
      </w:del>
      <w:r>
        <w:t xml:space="preserve"> again. Then alpha§</w:t>
      </w:r>
      <w:ins w:id="8" w:author="Comparison" w:date="2026-10-01T03:52:00Z" w16du:dateUtc="2026-10-01T07:52:00Z">
        <w:r>
          <w:t>gamma</w:t>
        </w:r>
      </w:ins>
      <w:del w:id="9" w:author="Comparison" w:date="2026-10-01T03:52:00Z" w16du:dateUtc="2026-10-01T07:52:00Z">
        <w:r>
          <w:delText>beta</w:delText>
        </w:r>
      </w:del>
      <w:r>
        <w:t xml:space="preserve"> again. Then alpha¶</w:t>
      </w:r>
      <w:ins w:id="10" w:author="Comparison" w:date="2026-10-01T03:52:00Z" w16du:dateUtc="2026-10-01T07:52:00Z">
        <w:r>
          <w:t>gamma</w:t>
        </w:r>
      </w:ins>
      <w:del w:id="11" w:author="Comparison" w:date="2026-10-01T03:52:00Z" w16du:dateUtc="2026-10-01T07:52:00Z">
        <w:r>
          <w:delText>beta</w:delText>
        </w:r>
      </w:del>
      <w:r>
        <w:t xml:space="preserve"> again. Then alpha•</w:t>
      </w:r>
      <w:ins w:id="12" w:author="Comparison" w:date="2026-10-01T03:52:00Z" w16du:dateUtc="2026-10-01T07:52:00Z">
        <w:r>
          <w:t>gamma</w:t>
        </w:r>
      </w:ins>
      <w:del w:id="13" w:author="Comparison" w:date="2026-10-01T03:52:00Z" w16du:dateUtc="2026-10-01T07:52:00Z">
        <w:r>
          <w:delText>beta</w:delText>
        </w:r>
      </w:del>
      <w:r>
        <w:t xml:space="preserve"> again. Then alpha…</w:t>
      </w:r>
      <w:ins w:id="14" w:author="Comparison" w:date="2026-10-01T03:52:00Z" w16du:dateUtc="2026-10-01T07:52:00Z">
        <w:r>
          <w:t>gamma</w:t>
        </w:r>
      </w:ins>
      <w:del w:id="15" w:author="Comparison" w:date="2026-10-01T03:52:00Z" w16du:dateUtc="2026-10-01T07:52:00Z">
        <w:r>
          <w:delText>beta</w:delText>
        </w:r>
      </w:del>
      <w:r>
        <w:t xml:space="preserve"> again. Then alpha«</w:t>
      </w:r>
      <w:ins w:id="16" w:author="Comparison" w:date="2026-10-01T03:52:00Z" w16du:dateUtc="2026-10-01T07:52:00Z">
        <w:r>
          <w:t>gamma</w:t>
        </w:r>
      </w:ins>
      <w:del w:id="17" w:author="Comparison" w:date="2026-10-01T03:52:00Z" w16du:dateUtc="2026-10-01T07:52:00Z">
        <w:r>
          <w:delText>beta</w:delText>
        </w:r>
      </w:del>
      <w:r>
        <w:t xml:space="preserve"> again. Then alpha»</w:t>
      </w:r>
      <w:ins w:id="18" w:author="Comparison" w:date="2026-10-01T03:52:00Z" w16du:dateUtc="2026-10-01T07:52:00Z">
        <w:r>
          <w:t>gamma</w:t>
        </w:r>
      </w:ins>
      <w:del w:id="19" w:author="Comparison" w:date="2026-10-01T03:52:00Z" w16du:dateUtc="2026-10-01T07:52:00Z">
        <w:r>
          <w:delText>beta</w:delText>
        </w:r>
      </w:del>
      <w:r>
        <w:t xml:space="preserve"> again. Then alpha </w:t>
      </w:r>
      <w:ins w:id="20" w:author="Comparison" w:date="2026-10-01T03:52:00Z" w16du:dateUtc="2026-10-01T07:52:00Z">
        <w:r>
          <w:t>gamma</w:t>
        </w:r>
      </w:ins>
      <w:del w:id="21" w:author="Comparison" w:date="2026-10-01T03:52:00Z" w16du:dateUtc="2026-10-01T07:52:00Z">
        <w:r>
          <w:delText>beta</w:delText>
        </w:r>
      </w:del>
      <w:r>
        <w:t xml:space="preserve"> again. Then alpha×</w:t>
      </w:r>
      <w:ins w:id="22" w:author="Comparison" w:date="2026-10-01T03:52:00Z" w16du:dateUtc="2026-10-01T07:52:00Z">
        <w:r>
          <w:t>gamma</w:t>
        </w:r>
      </w:ins>
      <w:del w:id="23" w:author="Comparison" w:date="2026-10-01T03:52:00Z" w16du:dateUtc="2026-10-01T07:52:00Z">
        <w:r>
          <w:delText>beta</w:delText>
        </w:r>
      </w:del>
      <w:r>
        <w:t xml:space="preserve"> again. Then alpha‘</w:t>
      </w:r>
      <w:ins w:id="24" w:author="Comparison" w:date="2026-10-01T03:52:00Z" w16du:dateUtc="2026-10-01T07:52:00Z">
        <w:r>
          <w:t>gamma</w:t>
        </w:r>
      </w:ins>
      <w:del w:id="25" w:author="Comparison" w:date="2026-10-01T03:52:00Z" w16du:dateUtc="2026-10-01T07:52:00Z">
        <w:r>
          <w:delText>beta</w:delText>
        </w:r>
      </w:del>
      <w:r>
        <w:t xml:space="preserve"> again. Then alpha·</w:t>
      </w:r>
      <w:ins w:id="26" w:author="Comparison" w:date="2026-10-01T03:52:00Z" w16du:dateUtc="2026-10-01T07:52:00Z">
        <w:r>
          <w:t>gamma</w:t>
        </w:r>
      </w:ins>
      <w:del w:id="27" w:author="Comparison" w:date="2026-10-01T03:52:00Z" w16du:dateUtc="2026-10-01T07:52:00Z">
        <w:r>
          <w:delText>beta</w:delText>
        </w:r>
      </w:del>
      <w:r>
        <w:t xml:space="preserve"> again. Then alpha°</w:t>
      </w:r>
      <w:ins w:id="28" w:author="Comparison" w:date="2026-10-01T03:52:00Z" w16du:dateUtc="2026-10-01T07:52:00Z">
        <w:r>
          <w:t>gamma</w:t>
        </w:r>
      </w:ins>
      <w:del w:id="29" w:author="Comparison" w:date="2026-10-01T03:52:00Z" w16du:dateUtc="2026-10-01T07:52:00Z">
        <w:r>
          <w:delText>beta</w:delText>
        </w:r>
      </w:del>
      <w:r>
        <w:t xml:space="preserve"> again. Then alpha©</w:t>
      </w:r>
      <w:ins w:id="30" w:author="Comparison" w:date="2026-10-01T03:52:00Z" w16du:dateUtc="2026-10-01T07:52:00Z">
        <w:r>
          <w:t>gamma</w:t>
        </w:r>
      </w:ins>
      <w:del w:id="31" w:author="Comparison" w:date="2026-10-01T03:52:00Z" w16du:dateUtc="2026-10-01T07:52:00Z">
        <w:r>
          <w:delText>beta</w:delText>
        </w:r>
      </w:del>
      <w:r>
        <w:t xml:space="preserve"> again.</w:t>
      </w:r>
    </w:p>
    <w:sectPr w:rsidR="00DF22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222"/>
    <w:rsid w:val="00112716"/>
    <w:rsid w:val="00377420"/>
    <w:rsid w:val="00891903"/>
    <w:rsid w:val="00BF26F2"/>
    <w:rsid w:val="00DF2222"/>
    <w:rsid w:val="00F7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A8F5C"/>
  <w15:docId w15:val="{2F009FD3-FF6F-AC4D-8736-D893B0A0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2026-10-01T07:52:00Z</dcterms:created>
  <dcterms:modified xsi:type="dcterms:W3CDTF">2026-10-01T07:52:00Z</dcterms:modified>
</cp:coreProperties>
</file>