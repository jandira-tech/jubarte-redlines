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32E8A9" w14:textId="77777777" w:rsidR="0047524F" w:rsidRDefault="00924350">
      <w:pPr>
        <w:rPr>
          <w:ins w:id="0" w:author="Comparison" w:date="2026-10-01T12:25:00Z" w16du:dateUtc="2026-10-01T16:25:00Z"/>
        </w:rPr>
      </w:pPr>
      <w:ins w:id="1" w:author="Comparison" w:date="2026-10-01T12:25:00Z" w16du:dateUtc="2026-10-01T16:25:00Z">
        <w:r>
          <w:t>harbor lantern meadow quartz violet saddle meadow violet harbor</w:t>
        </w:r>
      </w:ins>
    </w:p>
    <w:p w14:paraId="55148BDC" w14:textId="77777777" w:rsidR="0047524F" w:rsidRDefault="00924350">
      <w:pPr>
        <w:rPr>
          <w:ins w:id="2" w:author="Comparison" w:date="2026-10-01T12:25:00Z" w16du:dateUtc="2026-10-01T16:25:00Z"/>
        </w:rPr>
      </w:pPr>
      <w:ins w:id="3" w:author="Comparison" w:date="2026-10-01T12:25:00Z" w16du:dateUtc="2026-10-01T16:25:00Z">
        <w:r>
          <w:t>lantern meadow quartz violet saddle harbor quartz saddle lantern</w:t>
        </w:r>
      </w:ins>
    </w:p>
    <w:p w14:paraId="1046697E" w14:textId="77777777" w:rsidR="0047524F" w:rsidRDefault="00924350">
      <w:pPr>
        <w:rPr>
          <w:ins w:id="4" w:author="Comparison" w:date="2026-10-01T12:25:00Z" w16du:dateUtc="2026-10-01T16:25:00Z"/>
        </w:rPr>
      </w:pPr>
      <w:ins w:id="5" w:author="Comparison" w:date="2026-10-01T12:25:00Z" w16du:dateUtc="2026-10-01T16:25:00Z">
        <w:r>
          <w:t>meadow quartz violet saddle harbor lantern violet harbor meadow</w:t>
        </w:r>
      </w:ins>
    </w:p>
    <w:p w14:paraId="7849AFD5" w14:textId="77777777" w:rsidR="0047524F" w:rsidRDefault="00924350">
      <w:pPr>
        <w:rPr>
          <w:ins w:id="6" w:author="Comparison" w:date="2026-10-01T12:25:00Z" w16du:dateUtc="2026-10-01T16:25:00Z"/>
        </w:rPr>
      </w:pPr>
      <w:ins w:id="7" w:author="Comparison" w:date="2026-10-01T12:25:00Z" w16du:dateUtc="2026-10-01T16:25:00Z">
        <w:r>
          <w:t>quartz violet saddle harbor lantern meadow saddle lantern quartz</w:t>
        </w:r>
      </w:ins>
    </w:p>
    <w:p w14:paraId="3DEB6CE6" w14:textId="77777777" w:rsidR="0047524F" w:rsidRDefault="00924350">
      <w:pPr>
        <w:rPr>
          <w:ins w:id="8" w:author="Comparison" w:date="2026-10-01T12:25:00Z" w16du:dateUtc="2026-10-01T16:25:00Z"/>
        </w:rPr>
      </w:pPr>
      <w:ins w:id="9" w:author="Comparison" w:date="2026-10-01T12:25:00Z" w16du:dateUtc="2026-10-01T16:25:00Z">
        <w:r>
          <w:t>violet saddle harbor lantern meadow quartz harbor meadow violet</w:t>
        </w:r>
      </w:ins>
    </w:p>
    <w:p w14:paraId="0BBD8A66" w14:textId="77777777" w:rsidR="0047524F" w:rsidRDefault="00924350">
      <w:pPr>
        <w:rPr>
          <w:ins w:id="10" w:author="Comparison" w:date="2026-10-01T12:25:00Z" w16du:dateUtc="2026-10-01T16:25:00Z"/>
        </w:rPr>
      </w:pPr>
      <w:ins w:id="11" w:author="Comparison" w:date="2026-10-01T12:25:00Z" w16du:dateUtc="2026-10-01T16:25:00Z">
        <w:r>
          <w:t>saddle harbor lantern meadow quartz violet lantern quartz saddle</w:t>
        </w:r>
      </w:ins>
    </w:p>
    <w:p w14:paraId="0173328A" w14:textId="77777777" w:rsidR="0047524F" w:rsidRDefault="00924350">
      <w:pPr>
        <w:rPr>
          <w:ins w:id="12" w:author="Comparison" w:date="2026-10-01T12:25:00Z" w16du:dateUtc="2026-10-01T16:25:00Z"/>
        </w:rPr>
      </w:pPr>
      <w:ins w:id="13" w:author="Comparison" w:date="2026-10-01T12:25:00Z" w16du:dateUtc="2026-10-01T16:25:00Z">
        <w:r>
          <w:t>harbor lantern meadow quartz violet saddle meadow violet harbor</w:t>
        </w:r>
      </w:ins>
    </w:p>
    <w:p w14:paraId="3B66968C" w14:textId="77777777" w:rsidR="0047524F" w:rsidRDefault="00924350">
      <w:pPr>
        <w:rPr>
          <w:ins w:id="14" w:author="Comparison" w:date="2026-10-01T12:25:00Z" w16du:dateUtc="2026-10-01T16:25:00Z"/>
        </w:rPr>
      </w:pPr>
      <w:ins w:id="15" w:author="Comparison" w:date="2026-10-01T12:25:00Z" w16du:dateUtc="2026-10-01T16:25:00Z">
        <w:r>
          <w:t>lantern meadow quartz violet saddle harbor quartz saddle lantern</w:t>
        </w:r>
      </w:ins>
    </w:p>
    <w:p w14:paraId="69AA5E76" w14:textId="77777777" w:rsidR="0047524F" w:rsidRDefault="00924350">
      <w:pPr>
        <w:rPr>
          <w:ins w:id="16" w:author="Comparison" w:date="2026-10-01T12:25:00Z" w16du:dateUtc="2026-10-01T16:25:00Z"/>
        </w:rPr>
      </w:pPr>
      <w:ins w:id="17" w:author="Comparison" w:date="2026-10-01T12:25:00Z" w16du:dateUtc="2026-10-01T16:25:00Z">
        <w:r>
          <w:t>meadow quartz violet saddle harbor lantern violet harbor meadow</w:t>
        </w:r>
      </w:ins>
    </w:p>
    <w:p w14:paraId="47F6C5DC" w14:textId="77777777" w:rsidR="0047524F" w:rsidRDefault="00924350">
      <w:pPr>
        <w:rPr>
          <w:ins w:id="18" w:author="Comparison" w:date="2026-10-01T12:25:00Z" w16du:dateUtc="2026-10-01T16:25:00Z"/>
        </w:rPr>
      </w:pPr>
      <w:ins w:id="19" w:author="Comparison" w:date="2026-10-01T12:25:00Z" w16du:dateUtc="2026-10-01T16:25:00Z">
        <w:r>
          <w:t>quartz violet saddle harbor lantern meadow saddle lantern quartz</w:t>
        </w:r>
      </w:ins>
    </w:p>
    <w:p w14:paraId="61115F76" w14:textId="77777777" w:rsidR="0047524F" w:rsidRDefault="00924350">
      <w:pPr>
        <w:rPr>
          <w:ins w:id="20" w:author="Comparison" w:date="2026-10-01T12:25:00Z" w16du:dateUtc="2026-10-01T16:25:00Z"/>
        </w:rPr>
      </w:pPr>
      <w:ins w:id="21" w:author="Comparison" w:date="2026-10-01T12:25:00Z" w16du:dateUtc="2026-10-01T16:25:00Z">
        <w:r>
          <w:t>violet saddle harbor lantern meadow quartz harbor meadow violet</w:t>
        </w:r>
      </w:ins>
    </w:p>
    <w:p w14:paraId="72882A33" w14:textId="77777777" w:rsidR="0047524F" w:rsidRDefault="00924350">
      <w:pPr>
        <w:rPr>
          <w:ins w:id="22" w:author="Comparison" w:date="2026-10-01T12:25:00Z" w16du:dateUtc="2026-10-01T16:25:00Z"/>
        </w:rPr>
      </w:pPr>
      <w:ins w:id="23" w:author="Comparison" w:date="2026-10-01T12:25:00Z" w16du:dateUtc="2026-10-01T16:25:00Z">
        <w:r>
          <w:t>saddle harbor lantern meadow quartz violet lantern quartz saddle</w:t>
        </w:r>
      </w:ins>
    </w:p>
    <w:p w14:paraId="6CC7DBCA" w14:textId="77777777" w:rsidR="0047524F" w:rsidRDefault="00924350">
      <w:pPr>
        <w:rPr>
          <w:ins w:id="24" w:author="Comparison" w:date="2026-10-01T12:25:00Z" w16du:dateUtc="2026-10-01T16:25:00Z"/>
        </w:rPr>
      </w:pPr>
      <w:ins w:id="25" w:author="Comparison" w:date="2026-10-01T12:25:00Z" w16du:dateUtc="2026-10-01T16:25:00Z">
        <w:r>
          <w:t>harbor lantern meadow quartz violet saddle meadow violet harbor</w:t>
        </w:r>
      </w:ins>
    </w:p>
    <w:p w14:paraId="4A47B890" w14:textId="77777777" w:rsidR="0047524F" w:rsidRDefault="00924350">
      <w:pPr>
        <w:rPr>
          <w:ins w:id="26" w:author="Comparison" w:date="2026-10-01T12:25:00Z" w16du:dateUtc="2026-10-01T16:25:00Z"/>
        </w:rPr>
      </w:pPr>
      <w:ins w:id="27" w:author="Comparison" w:date="2026-10-01T12:25:00Z" w16du:dateUtc="2026-10-01T16:25:00Z">
        <w:r>
          <w:t>lantern meadow quartz violet saddle harbor quartz saddle lantern</w:t>
        </w:r>
      </w:ins>
    </w:p>
    <w:p w14:paraId="3C80409B" w14:textId="77777777" w:rsidR="0047524F" w:rsidRDefault="00924350">
      <w:pPr>
        <w:rPr>
          <w:ins w:id="28" w:author="Comparison" w:date="2026-10-01T12:25:00Z" w16du:dateUtc="2026-10-01T16:25:00Z"/>
        </w:rPr>
      </w:pPr>
      <w:ins w:id="29" w:author="Comparison" w:date="2026-10-01T12:25:00Z" w16du:dateUtc="2026-10-01T16:25:00Z">
        <w:r>
          <w:t>meadow quartz violet saddle harbor lantern violet harbor meadow</w:t>
        </w:r>
      </w:ins>
    </w:p>
    <w:p w14:paraId="1F3B616A" w14:textId="77777777" w:rsidR="0047524F" w:rsidRDefault="00924350">
      <w:pPr>
        <w:rPr>
          <w:ins w:id="30" w:author="Comparison" w:date="2026-10-01T12:25:00Z" w16du:dateUtc="2026-10-01T16:25:00Z"/>
        </w:rPr>
      </w:pPr>
      <w:ins w:id="31" w:author="Comparison" w:date="2026-10-01T12:25:00Z" w16du:dateUtc="2026-10-01T16:25:00Z">
        <w:r>
          <w:t>quartz violet saddle harbor lantern meadow saddle lantern quartz</w:t>
        </w:r>
      </w:ins>
    </w:p>
    <w:p w14:paraId="4414D096" w14:textId="77777777" w:rsidR="0047524F" w:rsidRDefault="00924350">
      <w:pPr>
        <w:rPr>
          <w:ins w:id="32" w:author="Comparison" w:date="2026-10-01T12:25:00Z" w16du:dateUtc="2026-10-01T16:25:00Z"/>
        </w:rPr>
      </w:pPr>
      <w:ins w:id="33" w:author="Comparison" w:date="2026-10-01T12:25:00Z" w16du:dateUtc="2026-10-01T16:25:00Z">
        <w:r>
          <w:t>violet saddle harbor lantern meadow quartz harbor meadow violet</w:t>
        </w:r>
      </w:ins>
    </w:p>
    <w:p w14:paraId="6D92E35B" w14:textId="77777777" w:rsidR="0047524F" w:rsidRDefault="00924350">
      <w:pPr>
        <w:rPr>
          <w:ins w:id="34" w:author="Comparison" w:date="2026-10-01T12:25:00Z" w16du:dateUtc="2026-10-01T16:25:00Z"/>
        </w:rPr>
      </w:pPr>
      <w:ins w:id="35" w:author="Comparison" w:date="2026-10-01T12:25:00Z" w16du:dateUtc="2026-10-01T16:25:00Z">
        <w:r>
          <w:t>saddle harbor lantern meadow quartz violet lantern quartz saddle</w:t>
        </w:r>
      </w:ins>
    </w:p>
    <w:p w14:paraId="3729043C" w14:textId="77777777" w:rsidR="0047524F" w:rsidRDefault="00924350">
      <w:pPr>
        <w:rPr>
          <w:ins w:id="36" w:author="Comparison" w:date="2026-10-01T12:25:00Z" w16du:dateUtc="2026-10-01T16:25:00Z"/>
        </w:rPr>
      </w:pPr>
      <w:ins w:id="37" w:author="Comparison" w:date="2026-10-01T12:25:00Z" w16du:dateUtc="2026-10-01T16:25:00Z">
        <w:r>
          <w:t>harbor lantern meadow quartz violet saddle meadow violet harbor</w:t>
        </w:r>
      </w:ins>
    </w:p>
    <w:p w14:paraId="3B94341C" w14:textId="77777777" w:rsidR="0047524F" w:rsidRDefault="00924350">
      <w:pPr>
        <w:rPr>
          <w:ins w:id="38" w:author="Comparison" w:date="2026-10-01T12:25:00Z" w16du:dateUtc="2026-10-01T16:25:00Z"/>
        </w:rPr>
      </w:pPr>
      <w:ins w:id="39" w:author="Comparison" w:date="2026-10-01T12:25:00Z" w16du:dateUtc="2026-10-01T16:25:00Z">
        <w:r>
          <w:t>lantern meadow quartz violet saddle harbor quartz saddle lantern</w:t>
        </w:r>
      </w:ins>
    </w:p>
    <w:p w14:paraId="02DFE521" w14:textId="77777777" w:rsidR="001F5284" w:rsidRDefault="00924350">
      <w:pPr>
        <w:rPr>
          <w:del w:id="40" w:author="Comparison" w:date="2026-10-01T12:25:00Z" w16du:dateUtc="2026-10-01T16:25:00Z"/>
        </w:rPr>
      </w:pPr>
      <w:del w:id="41" w:author="Comparison" w:date="2026-10-01T12:25:00Z" w16du:dateUtc="2026-10-01T16:25:00Z">
        <w:r>
          <w:delText>consectetur adipiscing eiusmod tempor incididunt labore eiusmod incididunt consectetur</w:delText>
        </w:r>
      </w:del>
    </w:p>
    <w:p w14:paraId="6265E4EC" w14:textId="77777777" w:rsidR="001F5284" w:rsidRDefault="00924350">
      <w:pPr>
        <w:rPr>
          <w:del w:id="42" w:author="Comparison" w:date="2026-10-01T12:25:00Z" w16du:dateUtc="2026-10-01T16:25:00Z"/>
        </w:rPr>
      </w:pPr>
      <w:del w:id="43" w:author="Comparison" w:date="2026-10-01T12:25:00Z" w16du:dateUtc="2026-10-01T16:25:00Z">
        <w:r>
          <w:delText>adipiscing eiusmod tempor incididunt labore consectetur tempor labore adipiscing</w:delText>
        </w:r>
      </w:del>
    </w:p>
    <w:p w14:paraId="7A0C2BF1" w14:textId="77777777" w:rsidR="001F5284" w:rsidRDefault="00924350">
      <w:pPr>
        <w:rPr>
          <w:del w:id="44" w:author="Comparison" w:date="2026-10-01T12:25:00Z" w16du:dateUtc="2026-10-01T16:25:00Z"/>
        </w:rPr>
      </w:pPr>
      <w:del w:id="45" w:author="Comparison" w:date="2026-10-01T12:25:00Z" w16du:dateUtc="2026-10-01T16:25:00Z">
        <w:r>
          <w:delText>eiusmod tempor incididunt labore consectetur adipiscing incididunt consectetur eiusmod</w:delText>
        </w:r>
      </w:del>
    </w:p>
    <w:p w14:paraId="3FFEB735" w14:textId="77777777" w:rsidR="001F5284" w:rsidRDefault="00924350">
      <w:pPr>
        <w:rPr>
          <w:del w:id="46" w:author="Comparison" w:date="2026-10-01T12:25:00Z" w16du:dateUtc="2026-10-01T16:25:00Z"/>
        </w:rPr>
      </w:pPr>
      <w:del w:id="47" w:author="Comparison" w:date="2026-10-01T12:25:00Z" w16du:dateUtc="2026-10-01T16:25:00Z">
        <w:r>
          <w:delText>tempor incididunt labore consectetur adipiscing eiusmod labore adipiscing tempor</w:delText>
        </w:r>
      </w:del>
    </w:p>
    <w:p w14:paraId="29C7536F" w14:textId="77777777" w:rsidR="001F5284" w:rsidRDefault="00924350">
      <w:pPr>
        <w:rPr>
          <w:del w:id="48" w:author="Comparison" w:date="2026-10-01T12:25:00Z" w16du:dateUtc="2026-10-01T16:25:00Z"/>
        </w:rPr>
      </w:pPr>
      <w:del w:id="49" w:author="Comparison" w:date="2026-10-01T12:25:00Z" w16du:dateUtc="2026-10-01T16:25:00Z">
        <w:r>
          <w:delText>incididunt labore consectetur adipiscing eiusmod tempor consectetur eiusmod incididunt</w:delText>
        </w:r>
      </w:del>
    </w:p>
    <w:p w14:paraId="5ED8815E" w14:textId="77777777" w:rsidR="001F5284" w:rsidRDefault="00924350">
      <w:pPr>
        <w:rPr>
          <w:del w:id="50" w:author="Comparison" w:date="2026-10-01T12:25:00Z" w16du:dateUtc="2026-10-01T16:25:00Z"/>
        </w:rPr>
      </w:pPr>
      <w:del w:id="51" w:author="Comparison" w:date="2026-10-01T12:25:00Z" w16du:dateUtc="2026-10-01T16:25:00Z">
        <w:r>
          <w:delText>labore consectetur adipiscing eiusmod tempor incididunt adipiscing tempor labore</w:delText>
        </w:r>
      </w:del>
    </w:p>
    <w:p w14:paraId="32E7EE42" w14:textId="77777777" w:rsidR="001F5284" w:rsidRDefault="00924350">
      <w:pPr>
        <w:rPr>
          <w:del w:id="52" w:author="Comparison" w:date="2026-10-01T12:25:00Z" w16du:dateUtc="2026-10-01T16:25:00Z"/>
        </w:rPr>
      </w:pPr>
      <w:del w:id="53" w:author="Comparison" w:date="2026-10-01T12:25:00Z" w16du:dateUtc="2026-10-01T16:25:00Z">
        <w:r>
          <w:delText>consectetur adipiscing eiusmod tempor incididunt labore eiusmod incididunt consectetur</w:delText>
        </w:r>
      </w:del>
    </w:p>
    <w:p w14:paraId="06AC1E2A" w14:textId="77777777" w:rsidR="001F5284" w:rsidRDefault="00924350">
      <w:pPr>
        <w:rPr>
          <w:del w:id="54" w:author="Comparison" w:date="2026-10-01T12:25:00Z" w16du:dateUtc="2026-10-01T16:25:00Z"/>
        </w:rPr>
      </w:pPr>
      <w:del w:id="55" w:author="Comparison" w:date="2026-10-01T12:25:00Z" w16du:dateUtc="2026-10-01T16:25:00Z">
        <w:r>
          <w:delText>adipiscing eiusmod tempor incididunt labore consectetur tempor labore adipiscing</w:delText>
        </w:r>
      </w:del>
    </w:p>
    <w:p w14:paraId="140DEFFA" w14:textId="77777777" w:rsidR="001F5284" w:rsidRDefault="00924350">
      <w:pPr>
        <w:rPr>
          <w:del w:id="56" w:author="Comparison" w:date="2026-10-01T12:25:00Z" w16du:dateUtc="2026-10-01T16:25:00Z"/>
        </w:rPr>
      </w:pPr>
      <w:del w:id="57" w:author="Comparison" w:date="2026-10-01T12:25:00Z" w16du:dateUtc="2026-10-01T16:25:00Z">
        <w:r>
          <w:delText>eiusmod tempor incididunt labore consectetur adipiscing incididunt consectetur eiusmod</w:delText>
        </w:r>
      </w:del>
    </w:p>
    <w:p w14:paraId="75BBFE91" w14:textId="77777777" w:rsidR="001F5284" w:rsidRDefault="00924350">
      <w:pPr>
        <w:rPr>
          <w:del w:id="58" w:author="Comparison" w:date="2026-10-01T12:25:00Z" w16du:dateUtc="2026-10-01T16:25:00Z"/>
        </w:rPr>
      </w:pPr>
      <w:del w:id="59" w:author="Comparison" w:date="2026-10-01T12:25:00Z" w16du:dateUtc="2026-10-01T16:25:00Z">
        <w:r>
          <w:delText>tempor incididunt labore consectetur adipiscing eiusmod labore adipiscing tempor</w:delText>
        </w:r>
      </w:del>
    </w:p>
    <w:p w14:paraId="4821FC15" w14:textId="77777777" w:rsidR="001F5284" w:rsidRDefault="00924350">
      <w:pPr>
        <w:rPr>
          <w:del w:id="60" w:author="Comparison" w:date="2026-10-01T12:25:00Z" w16du:dateUtc="2026-10-01T16:25:00Z"/>
        </w:rPr>
      </w:pPr>
      <w:del w:id="61" w:author="Comparison" w:date="2026-10-01T12:25:00Z" w16du:dateUtc="2026-10-01T16:25:00Z">
        <w:r>
          <w:delText>incididunt labore consectetur adipiscing eiusmod tempor consectetur eiusmod incididunt</w:delText>
        </w:r>
      </w:del>
    </w:p>
    <w:p w14:paraId="5AD091C3" w14:textId="77777777" w:rsidR="001F5284" w:rsidRDefault="00924350">
      <w:pPr>
        <w:rPr>
          <w:del w:id="62" w:author="Comparison" w:date="2026-10-01T12:25:00Z" w16du:dateUtc="2026-10-01T16:25:00Z"/>
        </w:rPr>
      </w:pPr>
      <w:del w:id="63" w:author="Comparison" w:date="2026-10-01T12:25:00Z" w16du:dateUtc="2026-10-01T16:25:00Z">
        <w:r>
          <w:delText>labore consectetur adipiscing eiusmod tempor incididunt adipiscing tempor labore</w:delText>
        </w:r>
      </w:del>
    </w:p>
    <w:p w14:paraId="0E74C168" w14:textId="77777777" w:rsidR="001F5284" w:rsidRDefault="00924350">
      <w:pPr>
        <w:rPr>
          <w:del w:id="64" w:author="Comparison" w:date="2026-10-01T12:25:00Z" w16du:dateUtc="2026-10-01T16:25:00Z"/>
        </w:rPr>
      </w:pPr>
      <w:del w:id="65" w:author="Comparison" w:date="2026-10-01T12:25:00Z" w16du:dateUtc="2026-10-01T16:25:00Z">
        <w:r>
          <w:delText>consectetur adipiscing eiusmod tempor incididunt labore eiusmod incididunt consectetur</w:delText>
        </w:r>
      </w:del>
    </w:p>
    <w:p w14:paraId="302C64E9" w14:textId="77777777" w:rsidR="001F5284" w:rsidRDefault="00924350">
      <w:pPr>
        <w:rPr>
          <w:del w:id="66" w:author="Comparison" w:date="2026-10-01T12:25:00Z" w16du:dateUtc="2026-10-01T16:25:00Z"/>
        </w:rPr>
      </w:pPr>
      <w:del w:id="67" w:author="Comparison" w:date="2026-10-01T12:25:00Z" w16du:dateUtc="2026-10-01T16:25:00Z">
        <w:r>
          <w:delText>adipiscing eiusmod tempor incididunt labore consectetur tempor labore adipiscing</w:delText>
        </w:r>
      </w:del>
    </w:p>
    <w:p w14:paraId="322805FA" w14:textId="77777777" w:rsidR="001F5284" w:rsidRDefault="00924350">
      <w:pPr>
        <w:rPr>
          <w:del w:id="68" w:author="Comparison" w:date="2026-10-01T12:25:00Z" w16du:dateUtc="2026-10-01T16:25:00Z"/>
        </w:rPr>
      </w:pPr>
      <w:del w:id="69" w:author="Comparison" w:date="2026-10-01T12:25:00Z" w16du:dateUtc="2026-10-01T16:25:00Z">
        <w:r>
          <w:delText>eiusmod tempor incididunt labore consectetur adipiscing incididunt consectetur eiusmod</w:delText>
        </w:r>
      </w:del>
    </w:p>
    <w:p w14:paraId="447A1EAA" w14:textId="77777777" w:rsidR="001F5284" w:rsidRDefault="00924350">
      <w:pPr>
        <w:rPr>
          <w:del w:id="70" w:author="Comparison" w:date="2026-10-01T12:25:00Z" w16du:dateUtc="2026-10-01T16:25:00Z"/>
        </w:rPr>
      </w:pPr>
      <w:del w:id="71" w:author="Comparison" w:date="2026-10-01T12:25:00Z" w16du:dateUtc="2026-10-01T16:25:00Z">
        <w:r>
          <w:delText>tempor incididunt labore consectetur adipiscing eiusmod labore adipiscing tempor</w:delText>
        </w:r>
      </w:del>
    </w:p>
    <w:p w14:paraId="1BF7273E" w14:textId="77777777" w:rsidR="001F5284" w:rsidRDefault="00924350">
      <w:pPr>
        <w:rPr>
          <w:del w:id="72" w:author="Comparison" w:date="2026-10-01T12:25:00Z" w16du:dateUtc="2026-10-01T16:25:00Z"/>
        </w:rPr>
      </w:pPr>
      <w:del w:id="73" w:author="Comparison" w:date="2026-10-01T12:25:00Z" w16du:dateUtc="2026-10-01T16:25:00Z">
        <w:r>
          <w:delText>incididunt labore consectetur adipiscing eiusmod tempor consectetur eiusmod incididunt</w:delText>
        </w:r>
      </w:del>
    </w:p>
    <w:p w14:paraId="73A933F0" w14:textId="77777777" w:rsidR="001F5284" w:rsidRDefault="00924350">
      <w:pPr>
        <w:rPr>
          <w:del w:id="74" w:author="Comparison" w:date="2026-10-01T12:25:00Z" w16du:dateUtc="2026-10-01T16:25:00Z"/>
        </w:rPr>
      </w:pPr>
      <w:del w:id="75" w:author="Comparison" w:date="2026-10-01T12:25:00Z" w16du:dateUtc="2026-10-01T16:25:00Z">
        <w:r>
          <w:delText>labore consectetur adipiscing eiusmod tempor incididunt adipiscing tempor labore</w:delText>
        </w:r>
      </w:del>
    </w:p>
    <w:p w14:paraId="3D3A63CA" w14:textId="77777777" w:rsidR="001F5284" w:rsidRDefault="00924350">
      <w:pPr>
        <w:rPr>
          <w:del w:id="76" w:author="Comparison" w:date="2026-10-01T12:25:00Z" w16du:dateUtc="2026-10-01T16:25:00Z"/>
        </w:rPr>
      </w:pPr>
      <w:del w:id="77" w:author="Comparison" w:date="2026-10-01T12:25:00Z" w16du:dateUtc="2026-10-01T16:25:00Z">
        <w:r>
          <w:delText>consectetur adipiscing eiusmod tempor incididunt labore eiusmod incididunt consectetur</w:delText>
        </w:r>
      </w:del>
    </w:p>
    <w:p w14:paraId="041321EA" w14:textId="77777777" w:rsidR="001F5284" w:rsidRDefault="00924350">
      <w:pPr>
        <w:rPr>
          <w:del w:id="78" w:author="Comparison" w:date="2026-10-01T12:25:00Z" w16du:dateUtc="2026-10-01T16:25:00Z"/>
        </w:rPr>
      </w:pPr>
      <w:del w:id="79" w:author="Comparison" w:date="2026-10-01T12:25:00Z" w16du:dateUtc="2026-10-01T16:25:00Z">
        <w:r>
          <w:delText>adipiscing eiusmod tempor incididunt labore consectetur tempor labore adipiscing</w:delText>
        </w:r>
      </w:del>
    </w:p>
    <w:p w14:paraId="6D08C634" w14:textId="77777777" w:rsidR="001F5284" w:rsidRDefault="00924350">
      <w:r>
        <w:t>(dolore)</w:t>
      </w:r>
    </w:p>
    <w:p w14:paraId="745A652F" w14:textId="77777777" w:rsidR="0047524F" w:rsidRDefault="00924350">
      <w:pPr>
        <w:rPr>
          <w:ins w:id="80" w:author="Comparison" w:date="2026-10-01T12:25:00Z" w16du:dateUtc="2026-10-01T16:25:00Z"/>
        </w:rPr>
      </w:pPr>
      <w:ins w:id="81" w:author="Comparison" w:date="2026-10-01T12:25:00Z" w16du:dateUtc="2026-10-01T16:25:00Z">
        <w:r>
          <w:t>quartz violet saddle harbor lantern meadow saddle lantern quartz</w:t>
        </w:r>
      </w:ins>
    </w:p>
    <w:p w14:paraId="4AE8AE1D" w14:textId="77777777" w:rsidR="0047524F" w:rsidRDefault="00924350">
      <w:pPr>
        <w:rPr>
          <w:ins w:id="82" w:author="Comparison" w:date="2026-10-01T12:25:00Z" w16du:dateUtc="2026-10-01T16:25:00Z"/>
        </w:rPr>
      </w:pPr>
      <w:ins w:id="83" w:author="Comparison" w:date="2026-10-01T12:25:00Z" w16du:dateUtc="2026-10-01T16:25:00Z">
        <w:r>
          <w:t>violet saddle harbor lantern meadow quartz harbor meadow violet</w:t>
        </w:r>
      </w:ins>
    </w:p>
    <w:p w14:paraId="5B6C79E8" w14:textId="77777777" w:rsidR="0047524F" w:rsidRDefault="00924350">
      <w:pPr>
        <w:rPr>
          <w:ins w:id="84" w:author="Comparison" w:date="2026-10-01T12:25:00Z" w16du:dateUtc="2026-10-01T16:25:00Z"/>
        </w:rPr>
      </w:pPr>
      <w:ins w:id="85" w:author="Comparison" w:date="2026-10-01T12:25:00Z" w16du:dateUtc="2026-10-01T16:25:00Z">
        <w:r>
          <w:t>saddle harbor lantern meadow quartz violet lantern quartz saddle</w:t>
        </w:r>
      </w:ins>
    </w:p>
    <w:p w14:paraId="6B8D9E48" w14:textId="77777777" w:rsidR="0047524F" w:rsidRDefault="00924350">
      <w:pPr>
        <w:rPr>
          <w:ins w:id="86" w:author="Comparison" w:date="2026-10-01T12:25:00Z" w16du:dateUtc="2026-10-01T16:25:00Z"/>
        </w:rPr>
      </w:pPr>
      <w:ins w:id="87" w:author="Comparison" w:date="2026-10-01T12:25:00Z" w16du:dateUtc="2026-10-01T16:25:00Z">
        <w:r>
          <w:t>harbor lantern meadow quartz violet saddle meadow violet harbor</w:t>
        </w:r>
      </w:ins>
    </w:p>
    <w:p w14:paraId="32FE2AAA" w14:textId="77777777" w:rsidR="0047524F" w:rsidRDefault="00924350">
      <w:pPr>
        <w:rPr>
          <w:ins w:id="88" w:author="Comparison" w:date="2026-10-01T12:25:00Z" w16du:dateUtc="2026-10-01T16:25:00Z"/>
        </w:rPr>
      </w:pPr>
      <w:ins w:id="89" w:author="Comparison" w:date="2026-10-01T12:25:00Z" w16du:dateUtc="2026-10-01T16:25:00Z">
        <w:r>
          <w:t>lantern meadow quartz violet saddle harbor quartz saddle lantern</w:t>
        </w:r>
      </w:ins>
    </w:p>
    <w:p w14:paraId="5BB794FF" w14:textId="77777777" w:rsidR="0047524F" w:rsidRDefault="00924350">
      <w:pPr>
        <w:rPr>
          <w:ins w:id="90" w:author="Comparison" w:date="2026-10-01T12:25:00Z" w16du:dateUtc="2026-10-01T16:25:00Z"/>
        </w:rPr>
      </w:pPr>
      <w:ins w:id="91" w:author="Comparison" w:date="2026-10-01T12:25:00Z" w16du:dateUtc="2026-10-01T16:25:00Z">
        <w:r>
          <w:t>meadow quartz violet saddle harbor lantern violet harbor meadow</w:t>
        </w:r>
      </w:ins>
    </w:p>
    <w:p w14:paraId="2CDBE14A" w14:textId="77777777" w:rsidR="0047524F" w:rsidRDefault="00924350">
      <w:pPr>
        <w:rPr>
          <w:ins w:id="92" w:author="Comparison" w:date="2026-10-01T12:25:00Z" w16du:dateUtc="2026-10-01T16:25:00Z"/>
        </w:rPr>
      </w:pPr>
      <w:ins w:id="93" w:author="Comparison" w:date="2026-10-01T12:25:00Z" w16du:dateUtc="2026-10-01T16:25:00Z">
        <w:r>
          <w:t>quartz violet saddle harbor lantern meadow saddle lantern quartz</w:t>
        </w:r>
      </w:ins>
    </w:p>
    <w:p w14:paraId="0A5EA7E2" w14:textId="77777777" w:rsidR="0047524F" w:rsidRDefault="00924350">
      <w:pPr>
        <w:rPr>
          <w:ins w:id="94" w:author="Comparison" w:date="2026-10-01T12:25:00Z" w16du:dateUtc="2026-10-01T16:25:00Z"/>
        </w:rPr>
      </w:pPr>
      <w:ins w:id="95" w:author="Comparison" w:date="2026-10-01T12:25:00Z" w16du:dateUtc="2026-10-01T16:25:00Z">
        <w:r>
          <w:t>violet saddle harbor lantern meadow quartz harbor meadow violet</w:t>
        </w:r>
      </w:ins>
    </w:p>
    <w:p w14:paraId="6C5B2DF7" w14:textId="77777777" w:rsidR="0047524F" w:rsidRDefault="00924350">
      <w:pPr>
        <w:rPr>
          <w:ins w:id="96" w:author="Comparison" w:date="2026-10-01T12:25:00Z" w16du:dateUtc="2026-10-01T16:25:00Z"/>
        </w:rPr>
      </w:pPr>
      <w:ins w:id="97" w:author="Comparison" w:date="2026-10-01T12:25:00Z" w16du:dateUtc="2026-10-01T16:25:00Z">
        <w:r>
          <w:t>saddle harbor lantern meadow quartz violet lantern quartz saddle</w:t>
        </w:r>
      </w:ins>
    </w:p>
    <w:p w14:paraId="00FF44A9" w14:textId="77777777" w:rsidR="0047524F" w:rsidRDefault="00924350">
      <w:pPr>
        <w:rPr>
          <w:ins w:id="98" w:author="Comparison" w:date="2026-10-01T12:25:00Z" w16du:dateUtc="2026-10-01T16:25:00Z"/>
        </w:rPr>
      </w:pPr>
      <w:ins w:id="99" w:author="Comparison" w:date="2026-10-01T12:25:00Z" w16du:dateUtc="2026-10-01T16:25:00Z">
        <w:r>
          <w:t>harbor lantern meadow quartz violet saddle meadow violet harbor</w:t>
        </w:r>
      </w:ins>
    </w:p>
    <w:p w14:paraId="5BF9B879" w14:textId="77777777" w:rsidR="0047524F" w:rsidRDefault="00924350">
      <w:pPr>
        <w:rPr>
          <w:ins w:id="100" w:author="Comparison" w:date="2026-10-01T12:25:00Z" w16du:dateUtc="2026-10-01T16:25:00Z"/>
        </w:rPr>
      </w:pPr>
      <w:ins w:id="101" w:author="Comparison" w:date="2026-10-01T12:25:00Z" w16du:dateUtc="2026-10-01T16:25:00Z">
        <w:r>
          <w:t>lantern meadow quartz violet saddle harbor quartz saddle lantern</w:t>
        </w:r>
      </w:ins>
    </w:p>
    <w:p w14:paraId="1626D2D3" w14:textId="77777777" w:rsidR="0047524F" w:rsidRDefault="00924350">
      <w:pPr>
        <w:rPr>
          <w:ins w:id="102" w:author="Comparison" w:date="2026-10-01T12:25:00Z" w16du:dateUtc="2026-10-01T16:25:00Z"/>
        </w:rPr>
      </w:pPr>
      <w:ins w:id="103" w:author="Comparison" w:date="2026-10-01T12:25:00Z" w16du:dateUtc="2026-10-01T16:25:00Z">
        <w:r>
          <w:t>meadow quartz violet saddle harbor lantern violet harbor meadow</w:t>
        </w:r>
      </w:ins>
    </w:p>
    <w:p w14:paraId="6A72B7ED" w14:textId="77777777" w:rsidR="0047524F" w:rsidRDefault="00924350">
      <w:pPr>
        <w:rPr>
          <w:ins w:id="104" w:author="Comparison" w:date="2026-10-01T12:25:00Z" w16du:dateUtc="2026-10-01T16:25:00Z"/>
        </w:rPr>
      </w:pPr>
      <w:ins w:id="105" w:author="Comparison" w:date="2026-10-01T12:25:00Z" w16du:dateUtc="2026-10-01T16:25:00Z">
        <w:r>
          <w:t>quartz violet saddle harbor lantern meadow saddle lantern quartz</w:t>
        </w:r>
      </w:ins>
    </w:p>
    <w:p w14:paraId="4E06DFAE" w14:textId="77777777" w:rsidR="0047524F" w:rsidRDefault="00924350">
      <w:pPr>
        <w:rPr>
          <w:ins w:id="106" w:author="Comparison" w:date="2026-10-01T12:25:00Z" w16du:dateUtc="2026-10-01T16:25:00Z"/>
        </w:rPr>
      </w:pPr>
      <w:ins w:id="107" w:author="Comparison" w:date="2026-10-01T12:25:00Z" w16du:dateUtc="2026-10-01T16:25:00Z">
        <w:r>
          <w:t>violet saddle harbor lantern meadow quartz harbor meadow violet</w:t>
        </w:r>
      </w:ins>
    </w:p>
    <w:p w14:paraId="78BFF538" w14:textId="77777777" w:rsidR="0047524F" w:rsidRDefault="00924350">
      <w:pPr>
        <w:rPr>
          <w:ins w:id="108" w:author="Comparison" w:date="2026-10-01T12:25:00Z" w16du:dateUtc="2026-10-01T16:25:00Z"/>
        </w:rPr>
      </w:pPr>
      <w:ins w:id="109" w:author="Comparison" w:date="2026-10-01T12:25:00Z" w16du:dateUtc="2026-10-01T16:25:00Z">
        <w:r>
          <w:t>saddle harbor lantern meadow quartz violet lantern quartz saddle</w:t>
        </w:r>
      </w:ins>
    </w:p>
    <w:p w14:paraId="772F4B78" w14:textId="77777777" w:rsidR="0047524F" w:rsidRDefault="00924350">
      <w:pPr>
        <w:rPr>
          <w:ins w:id="110" w:author="Comparison" w:date="2026-10-01T12:25:00Z" w16du:dateUtc="2026-10-01T16:25:00Z"/>
        </w:rPr>
      </w:pPr>
      <w:ins w:id="111" w:author="Comparison" w:date="2026-10-01T12:25:00Z" w16du:dateUtc="2026-10-01T16:25:00Z">
        <w:r>
          <w:t>harbor lantern meadow quartz violet saddle meadow violet harbor</w:t>
        </w:r>
      </w:ins>
    </w:p>
    <w:p w14:paraId="6C6F2A9C" w14:textId="77777777" w:rsidR="0047524F" w:rsidRDefault="00924350">
      <w:pPr>
        <w:rPr>
          <w:ins w:id="112" w:author="Comparison" w:date="2026-10-01T12:25:00Z" w16du:dateUtc="2026-10-01T16:25:00Z"/>
        </w:rPr>
      </w:pPr>
      <w:ins w:id="113" w:author="Comparison" w:date="2026-10-01T12:25:00Z" w16du:dateUtc="2026-10-01T16:25:00Z">
        <w:r>
          <w:t>lantern meadow quartz violet saddle harbor quartz saddle lantern</w:t>
        </w:r>
      </w:ins>
    </w:p>
    <w:p w14:paraId="7FC291C9" w14:textId="77777777" w:rsidR="0047524F" w:rsidRDefault="00924350">
      <w:pPr>
        <w:rPr>
          <w:ins w:id="114" w:author="Comparison" w:date="2026-10-01T12:25:00Z" w16du:dateUtc="2026-10-01T16:25:00Z"/>
        </w:rPr>
      </w:pPr>
      <w:ins w:id="115" w:author="Comparison" w:date="2026-10-01T12:25:00Z" w16du:dateUtc="2026-10-01T16:25:00Z">
        <w:r>
          <w:t>meadow quartz violet saddle harbor lantern violet harbor meadow</w:t>
        </w:r>
      </w:ins>
    </w:p>
    <w:p w14:paraId="04A89B93" w14:textId="77777777" w:rsidR="001F5284" w:rsidRDefault="00924350">
      <w:pPr>
        <w:rPr>
          <w:del w:id="116" w:author="Comparison" w:date="2026-10-01T12:25:00Z" w16du:dateUtc="2026-10-01T16:25:00Z"/>
        </w:rPr>
      </w:pPr>
      <w:ins w:id="117" w:author="Comparison" w:date="2026-10-01T12:25:00Z" w16du:dateUtc="2026-10-01T16:25:00Z">
        <w:r>
          <w:t>quartz violet saddle harbor lantern meadow saddle lantern quartz</w:t>
        </w:r>
      </w:ins>
      <w:del w:id="118" w:author="Comparison" w:date="2026-10-01T12:25:00Z" w16du:dateUtc="2026-10-01T16:25:00Z">
        <w:r>
          <w:delText>tempor incididunt labore consectetur adipiscing eiusmod labore adipiscing tempor</w:delText>
        </w:r>
      </w:del>
    </w:p>
    <w:p w14:paraId="5365126B" w14:textId="77777777" w:rsidR="001F5284" w:rsidRDefault="00924350">
      <w:pPr>
        <w:rPr>
          <w:del w:id="119" w:author="Comparison" w:date="2026-10-01T12:25:00Z" w16du:dateUtc="2026-10-01T16:25:00Z"/>
        </w:rPr>
      </w:pPr>
      <w:del w:id="120" w:author="Comparison" w:date="2026-10-01T12:25:00Z" w16du:dateUtc="2026-10-01T16:25:00Z">
        <w:r>
          <w:delText>incididunt labore consectetur adipiscing eiusmod tempor consectetur eiusmod incididunt</w:delText>
        </w:r>
      </w:del>
    </w:p>
    <w:p w14:paraId="67807FAA" w14:textId="77777777" w:rsidR="001F5284" w:rsidRDefault="00924350">
      <w:pPr>
        <w:rPr>
          <w:del w:id="121" w:author="Comparison" w:date="2026-10-01T12:25:00Z" w16du:dateUtc="2026-10-01T16:25:00Z"/>
        </w:rPr>
      </w:pPr>
      <w:del w:id="122" w:author="Comparison" w:date="2026-10-01T12:25:00Z" w16du:dateUtc="2026-10-01T16:25:00Z">
        <w:r>
          <w:delText>labore consectetur adipiscing eiusmod tempor incididunt adipiscing tempor labore</w:delText>
        </w:r>
      </w:del>
    </w:p>
    <w:p w14:paraId="47AE9312" w14:textId="77777777" w:rsidR="001F5284" w:rsidRDefault="00924350">
      <w:pPr>
        <w:rPr>
          <w:del w:id="123" w:author="Comparison" w:date="2026-10-01T12:25:00Z" w16du:dateUtc="2026-10-01T16:25:00Z"/>
        </w:rPr>
      </w:pPr>
      <w:del w:id="124" w:author="Comparison" w:date="2026-10-01T12:25:00Z" w16du:dateUtc="2026-10-01T16:25:00Z">
        <w:r>
          <w:delText>consectetur adipiscing eiusmod tempor incididunt labore eiusmod incididunt consectetur</w:delText>
        </w:r>
      </w:del>
    </w:p>
    <w:p w14:paraId="0F4CEC1D" w14:textId="77777777" w:rsidR="001F5284" w:rsidRDefault="00924350">
      <w:pPr>
        <w:rPr>
          <w:del w:id="125" w:author="Comparison" w:date="2026-10-01T12:25:00Z" w16du:dateUtc="2026-10-01T16:25:00Z"/>
        </w:rPr>
      </w:pPr>
      <w:del w:id="126" w:author="Comparison" w:date="2026-10-01T12:25:00Z" w16du:dateUtc="2026-10-01T16:25:00Z">
        <w:r>
          <w:delText>adipiscing eiusmod tempor incididunt labore consectetur tempor labore adipiscing</w:delText>
        </w:r>
      </w:del>
    </w:p>
    <w:p w14:paraId="150ACE75" w14:textId="77777777" w:rsidR="001F5284" w:rsidRDefault="00924350">
      <w:pPr>
        <w:rPr>
          <w:del w:id="127" w:author="Comparison" w:date="2026-10-01T12:25:00Z" w16du:dateUtc="2026-10-01T16:25:00Z"/>
        </w:rPr>
      </w:pPr>
      <w:del w:id="128" w:author="Comparison" w:date="2026-10-01T12:25:00Z" w16du:dateUtc="2026-10-01T16:25:00Z">
        <w:r>
          <w:delText>eiusmod tempor incididunt labore consectetur adipiscing incididunt consectetur eiusmod</w:delText>
        </w:r>
      </w:del>
    </w:p>
    <w:p w14:paraId="5A9F21A3" w14:textId="77777777" w:rsidR="001F5284" w:rsidRDefault="00924350">
      <w:pPr>
        <w:rPr>
          <w:del w:id="129" w:author="Comparison" w:date="2026-10-01T12:25:00Z" w16du:dateUtc="2026-10-01T16:25:00Z"/>
        </w:rPr>
      </w:pPr>
      <w:del w:id="130" w:author="Comparison" w:date="2026-10-01T12:25:00Z" w16du:dateUtc="2026-10-01T16:25:00Z">
        <w:r>
          <w:delText>tempor incididunt labore consectetur adipiscing eiusmod labore adipiscing tempor</w:delText>
        </w:r>
      </w:del>
    </w:p>
    <w:p w14:paraId="25DA60D4" w14:textId="77777777" w:rsidR="001F5284" w:rsidRDefault="00924350">
      <w:pPr>
        <w:rPr>
          <w:del w:id="131" w:author="Comparison" w:date="2026-10-01T12:25:00Z" w16du:dateUtc="2026-10-01T16:25:00Z"/>
        </w:rPr>
      </w:pPr>
      <w:del w:id="132" w:author="Comparison" w:date="2026-10-01T12:25:00Z" w16du:dateUtc="2026-10-01T16:25:00Z">
        <w:r>
          <w:delText>incididunt labore consectetur adipiscing eiusmod tempor consectetur eiusmod incididunt</w:delText>
        </w:r>
      </w:del>
    </w:p>
    <w:p w14:paraId="45C16D19" w14:textId="77777777" w:rsidR="001F5284" w:rsidRDefault="00924350">
      <w:pPr>
        <w:rPr>
          <w:del w:id="133" w:author="Comparison" w:date="2026-10-01T12:25:00Z" w16du:dateUtc="2026-10-01T16:25:00Z"/>
        </w:rPr>
      </w:pPr>
      <w:del w:id="134" w:author="Comparison" w:date="2026-10-01T12:25:00Z" w16du:dateUtc="2026-10-01T16:25:00Z">
        <w:r>
          <w:delText>labore consectetur adipiscing eiusmod tempor incididunt adipiscing tempor labore</w:delText>
        </w:r>
      </w:del>
    </w:p>
    <w:p w14:paraId="288327E2" w14:textId="77777777" w:rsidR="001F5284" w:rsidRDefault="00924350">
      <w:pPr>
        <w:rPr>
          <w:del w:id="135" w:author="Comparison" w:date="2026-10-01T12:25:00Z" w16du:dateUtc="2026-10-01T16:25:00Z"/>
        </w:rPr>
      </w:pPr>
      <w:del w:id="136" w:author="Comparison" w:date="2026-10-01T12:25:00Z" w16du:dateUtc="2026-10-01T16:25:00Z">
        <w:r>
          <w:delText>consectetur adipiscing eiusmod tempor incididunt labore eiusmod incididunt consectetur</w:delText>
        </w:r>
      </w:del>
    </w:p>
    <w:p w14:paraId="4A9DCDBC" w14:textId="77777777" w:rsidR="001F5284" w:rsidRDefault="00924350">
      <w:pPr>
        <w:rPr>
          <w:del w:id="137" w:author="Comparison" w:date="2026-10-01T12:25:00Z" w16du:dateUtc="2026-10-01T16:25:00Z"/>
        </w:rPr>
      </w:pPr>
      <w:del w:id="138" w:author="Comparison" w:date="2026-10-01T12:25:00Z" w16du:dateUtc="2026-10-01T16:25:00Z">
        <w:r>
          <w:delText>adipiscing eiusmod tempor incididunt labore consectetur tempor labore adipiscing</w:delText>
        </w:r>
      </w:del>
    </w:p>
    <w:p w14:paraId="22EA8DD3" w14:textId="77777777" w:rsidR="001F5284" w:rsidRDefault="00924350">
      <w:pPr>
        <w:rPr>
          <w:del w:id="139" w:author="Comparison" w:date="2026-10-01T12:25:00Z" w16du:dateUtc="2026-10-01T16:25:00Z"/>
        </w:rPr>
      </w:pPr>
      <w:del w:id="140" w:author="Comparison" w:date="2026-10-01T12:25:00Z" w16du:dateUtc="2026-10-01T16:25:00Z">
        <w:r>
          <w:delText>eiusmod tempor incididunt labore consectetur adipiscing incididunt consectetur eiusmod</w:delText>
        </w:r>
      </w:del>
    </w:p>
    <w:p w14:paraId="1B4F9A0B" w14:textId="77777777" w:rsidR="001F5284" w:rsidRDefault="00924350">
      <w:pPr>
        <w:rPr>
          <w:del w:id="141" w:author="Comparison" w:date="2026-10-01T12:25:00Z" w16du:dateUtc="2026-10-01T16:25:00Z"/>
        </w:rPr>
      </w:pPr>
      <w:del w:id="142" w:author="Comparison" w:date="2026-10-01T12:25:00Z" w16du:dateUtc="2026-10-01T16:25:00Z">
        <w:r>
          <w:delText>tempor incididunt labore consectetur adipiscing eiusmod labore adipiscing tempor</w:delText>
        </w:r>
      </w:del>
    </w:p>
    <w:p w14:paraId="57D548EC" w14:textId="77777777" w:rsidR="001F5284" w:rsidRDefault="00924350">
      <w:pPr>
        <w:rPr>
          <w:del w:id="143" w:author="Comparison" w:date="2026-10-01T12:25:00Z" w16du:dateUtc="2026-10-01T16:25:00Z"/>
        </w:rPr>
      </w:pPr>
      <w:del w:id="144" w:author="Comparison" w:date="2026-10-01T12:25:00Z" w16du:dateUtc="2026-10-01T16:25:00Z">
        <w:r>
          <w:delText>incididunt labore consectetur adipiscing eiusmod tempor consectetur eiusmod incididunt</w:delText>
        </w:r>
      </w:del>
    </w:p>
    <w:p w14:paraId="2C5B7707" w14:textId="77777777" w:rsidR="001F5284" w:rsidRDefault="00924350">
      <w:pPr>
        <w:rPr>
          <w:del w:id="145" w:author="Comparison" w:date="2026-10-01T12:25:00Z" w16du:dateUtc="2026-10-01T16:25:00Z"/>
        </w:rPr>
      </w:pPr>
      <w:del w:id="146" w:author="Comparison" w:date="2026-10-01T12:25:00Z" w16du:dateUtc="2026-10-01T16:25:00Z">
        <w:r>
          <w:delText>labore consectetur adipiscing eiusmod tempor incididunt adipiscing tempor labore</w:delText>
        </w:r>
      </w:del>
    </w:p>
    <w:p w14:paraId="4BF21398" w14:textId="77777777" w:rsidR="001F5284" w:rsidRDefault="00924350">
      <w:pPr>
        <w:rPr>
          <w:del w:id="147" w:author="Comparison" w:date="2026-10-01T12:25:00Z" w16du:dateUtc="2026-10-01T16:25:00Z"/>
        </w:rPr>
      </w:pPr>
      <w:del w:id="148" w:author="Comparison" w:date="2026-10-01T12:25:00Z" w16du:dateUtc="2026-10-01T16:25:00Z">
        <w:r>
          <w:delText>consectetur adipiscing eiusmod tempor incididunt labore eiusmod incididunt consectetur</w:delText>
        </w:r>
      </w:del>
    </w:p>
    <w:p w14:paraId="20E69612" w14:textId="77777777" w:rsidR="001F5284" w:rsidRDefault="00924350">
      <w:pPr>
        <w:rPr>
          <w:del w:id="149" w:author="Comparison" w:date="2026-10-01T12:25:00Z" w16du:dateUtc="2026-10-01T16:25:00Z"/>
        </w:rPr>
      </w:pPr>
      <w:del w:id="150" w:author="Comparison" w:date="2026-10-01T12:25:00Z" w16du:dateUtc="2026-10-01T16:25:00Z">
        <w:r>
          <w:delText>adipiscing eiusmod tempor incididunt labore consectetur tempor labore adipiscing</w:delText>
        </w:r>
      </w:del>
    </w:p>
    <w:p w14:paraId="491800F0" w14:textId="77777777" w:rsidR="001F5284" w:rsidRDefault="00924350">
      <w:pPr>
        <w:rPr>
          <w:del w:id="151" w:author="Comparison" w:date="2026-10-01T12:25:00Z" w16du:dateUtc="2026-10-01T16:25:00Z"/>
        </w:rPr>
      </w:pPr>
      <w:del w:id="152" w:author="Comparison" w:date="2026-10-01T12:25:00Z" w16du:dateUtc="2026-10-01T16:25:00Z">
        <w:r>
          <w:delText>eiusmod tempor incididunt labore consectetur adipiscing incididunt consectetur eiusmod</w:delText>
        </w:r>
      </w:del>
    </w:p>
    <w:p w14:paraId="38E8CD35" w14:textId="77777777" w:rsidR="001F5284" w:rsidRDefault="00924350">
      <w:del w:id="153" w:author="Comparison" w:date="2026-10-01T12:25:00Z" w16du:dateUtc="2026-10-01T16:25:00Z">
        <w:r>
          <w:delText>tempor incididunt labore consectetur adipiscing eiusmod labore adipiscing tempor</w:delText>
        </w:r>
      </w:del>
    </w:p>
    <w:sectPr w:rsidR="001F528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5284"/>
    <w:rsid w:val="001F5284"/>
    <w:rsid w:val="00446392"/>
    <w:rsid w:val="0047524F"/>
    <w:rsid w:val="00924350"/>
    <w:rsid w:val="00AC458B"/>
    <w:rsid w:val="00D2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E5DA0E"/>
  <w15:docId w15:val="{5BA749A3-AE36-AF42-9B5E-3D4018888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865</Words>
  <Characters>4932</Characters>
  <Application>Microsoft Office Word</Application>
  <DocSecurity>0</DocSecurity>
  <Lines>41</Lines>
  <Paragraphs>11</Paragraphs>
  <ScaleCrop>false</ScaleCrop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2026-10-01T16:25:00Z</dcterms:created>
  <dcterms:modified xsi:type="dcterms:W3CDTF">2026-10-01T16:25:00Z</dcterms:modified>
</cp:coreProperties>
</file>