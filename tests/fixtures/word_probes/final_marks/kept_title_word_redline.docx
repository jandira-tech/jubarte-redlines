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4D80786" w14:textId="77777777" w:rsidR="003B14C9" w:rsidRDefault="00D27EF9">
      <w:r>
        <w:t>Annual Report</w:t>
      </w:r>
    </w:p>
    <w:p w14:paraId="1C8E4F24" w14:textId="77777777" w:rsidR="00DB7E18" w:rsidRDefault="00D27EF9">
      <w:pPr>
        <w:rPr>
          <w:ins w:id="0" w:author="Comparison" w:date="2026-10-01T12:27:00Z" w16du:dateUtc="2026-10-01T16:27:00Z"/>
        </w:rPr>
      </w:pPr>
      <w:ins w:id="1" w:author="Comparison" w:date="2026-10-01T12:27:00Z" w16du:dateUtc="2026-10-01T16:27:00Z">
        <w:r>
          <w:t>harbor lantern meadow quartz violet</w:t>
        </w:r>
      </w:ins>
    </w:p>
    <w:p w14:paraId="0EA5540F" w14:textId="77777777" w:rsidR="003B14C9" w:rsidRDefault="00D27EF9">
      <w:pPr>
        <w:rPr>
          <w:del w:id="2" w:author="Comparison" w:date="2026-10-01T12:27:00Z" w16du:dateUtc="2026-10-01T16:27:00Z"/>
        </w:rPr>
      </w:pPr>
      <w:ins w:id="3" w:author="Comparison" w:date="2026-10-01T12:27:00Z" w16du:dateUtc="2026-10-01T16:27:00Z">
        <w:r>
          <w:t>lantern meadow quartz violet saddle</w:t>
        </w:r>
      </w:ins>
      <w:del w:id="4" w:author="Comparison" w:date="2026-10-01T12:27:00Z" w16du:dateUtc="2026-10-01T16:27:00Z">
        <w:r>
          <w:delText>consectetur adipiscing eiusmod tempor incididunt</w:delText>
        </w:r>
      </w:del>
    </w:p>
    <w:p w14:paraId="779675A6" w14:textId="77777777" w:rsidR="003B14C9" w:rsidRDefault="00D27EF9">
      <w:del w:id="5" w:author="Comparison" w:date="2026-10-01T12:27:00Z" w16du:dateUtc="2026-10-01T16:27:00Z">
        <w:r>
          <w:delText>adipiscing eiusmod tempor incididunt labore</w:delText>
        </w:r>
      </w:del>
    </w:p>
    <w:sectPr w:rsidR="003B14C9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zoom w:percent="10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B14C9"/>
    <w:rsid w:val="00177426"/>
    <w:rsid w:val="003B14C9"/>
    <w:rsid w:val="00446392"/>
    <w:rsid w:val="00D27EF9"/>
    <w:rsid w:val="00DB7E18"/>
    <w:rsid w:val="00E47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864A23"/>
  <w15:docId w15:val="{5BA749A3-AE36-AF42-9B5E-3D4018888F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</Words>
  <Characters>152</Characters>
  <Application>Microsoft Office Word</Application>
  <DocSecurity>0</DocSecurity>
  <Lines>1</Lines>
  <Paragraphs>1</Paragraphs>
  <ScaleCrop>false</ScaleCrop>
  <Company/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Arthur Souza Rodrigues</cp:lastModifiedBy>
  <cp:revision>1</cp:revision>
  <dcterms:created xsi:type="dcterms:W3CDTF">2026-10-01T16:27:00Z</dcterms:created>
  <dcterms:modified xsi:type="dcterms:W3CDTF">2026-10-01T16:27:00Z</dcterms:modified>
</cp:coreProperties>
</file>