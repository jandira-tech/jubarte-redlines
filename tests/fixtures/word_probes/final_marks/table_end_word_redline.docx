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6E0283" w14:paraId="4AAD96D7" w14:textId="77777777">
        <w:tblPrEx>
          <w:tblCellMar>
            <w:top w:w="0" w:type="dxa"/>
            <w:bottom w:w="0" w:type="dxa"/>
          </w:tblCellMar>
        </w:tblPrEx>
        <w:trPr>
          <w:ins w:id="0" w:author="Comparison" w:date="2026-10-01T15:45:00Z" w16du:dateUtc="2026-10-01T19:45:00Z"/>
        </w:trPr>
        <w:tc>
          <w:tcPr>
            <w:tcW w:w="4000" w:type="dxa"/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980"/>
            </w:tblGrid>
            <w:tr w:rsidR="006E0283" w14:paraId="1E304D0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ins w:id="1" w:author="Comparison" w:date="2026-10-01T15:45:00Z" w16du:dateUtc="2026-10-01T19:45:00Z"/>
              </w:trPr>
              <w:tc>
                <w:tcPr>
                  <w:tcW w:w="4000" w:type="dxa"/>
                </w:tcPr>
                <w:p w14:paraId="2C5A45B0" w14:textId="77777777" w:rsidR="006E0283" w:rsidRDefault="00E462CA">
                  <w:pPr>
                    <w:rPr>
                      <w:ins w:id="2" w:author="Comparison" w:date="2026-10-01T15:45:00Z" w16du:dateUtc="2026-10-01T19:45:00Z"/>
                    </w:rPr>
                  </w:pPr>
                  <w:ins w:id="3" w:author="Comparison" w:date="2026-10-01T15:45:00Z" w16du:dateUtc="2026-10-01T19:45:00Z">
                    <w:r>
                      <w:t>CCC</w:t>
                    </w:r>
                  </w:ins>
                </w:p>
              </w:tc>
            </w:tr>
          </w:tbl>
          <w:p w14:paraId="3E07C216" w14:textId="77777777" w:rsidR="006E0283" w:rsidRDefault="006E0283">
            <w:pPr>
              <w:rPr>
                <w:ins w:id="4" w:author="Comparison" w:date="2026-10-01T15:45:00Z" w16du:dateUtc="2026-10-01T19:45:00Z"/>
              </w:rPr>
            </w:pPr>
          </w:p>
        </w:tc>
      </w:tr>
    </w:tbl>
    <w:p w14:paraId="4F2ECE18" w14:textId="77777777" w:rsidR="00B94579" w:rsidRDefault="00E462CA">
      <w:pPr>
        <w:rPr>
          <w:del w:id="5" w:author="Comparison" w:date="2026-10-01T15:45:00Z" w16du:dateUtc="2026-10-01T19:45:00Z"/>
        </w:rPr>
      </w:pPr>
      <w:del w:id="6" w:author="Comparison" w:date="2026-10-01T15:45:00Z" w16du:dateUtc="2026-10-01T19:45:00Z">
        <w:r>
          <w:delText>square root of x</w:delText>
        </w:r>
      </w:del>
    </w:p>
    <w:p w14:paraId="51A54D34" w14:textId="77777777" w:rsidR="00B94579" w:rsidRDefault="00E462CA">
      <w:pPr>
        <w:rPr>
          <w:del w:id="7" w:author="Comparison" w:date="2026-10-01T15:45:00Z" w16du:dateUtc="2026-10-01T19:45:00Z"/>
        </w:rPr>
      </w:pPr>
      <w:del w:id="8" w:author="Comparison" w:date="2026-10-01T15:45:00Z" w16du:dateUtc="2026-10-01T19:45:00Z">
        <w:r>
          <w:delText>cube root of three x</w:delText>
        </w:r>
      </w:del>
    </w:p>
    <w:p w14:paraId="4D8F9F9A" w14:textId="77777777" w:rsidR="00B94579" w:rsidRDefault="00E462CA">
      <w:del w:id="9" w:author="Comparison" w:date="2026-10-01T15:45:00Z" w16du:dateUtc="2026-10-01T19:45:00Z">
        <w:r>
          <w:delText>empty degree of x</w:delText>
        </w:r>
      </w:del>
    </w:p>
    <w:sectPr w:rsidR="00B9457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4579"/>
    <w:rsid w:val="00210A6C"/>
    <w:rsid w:val="00217E84"/>
    <w:rsid w:val="004B558F"/>
    <w:rsid w:val="006E0283"/>
    <w:rsid w:val="00B94579"/>
    <w:rsid w:val="00E4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2F2371"/>
  <w15:docId w15:val="{63A10C69-A785-CD42-B5ED-B7E859F6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2026-10-01T19:45:00Z</dcterms:created>
  <dcterms:modified xsi:type="dcterms:W3CDTF">2026-10-01T19:45:00Z</dcterms:modified>
</cp:coreProperties>
</file>