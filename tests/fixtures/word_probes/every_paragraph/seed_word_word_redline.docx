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42AD16B" w14:textId="77777777" w:rsidR="0000587C" w:rsidRDefault="00965FB7">
      <w:ins w:id="0" w:author="Comparison" w:date="2026-10-01T12:24:00Z" w16du:dateUtc="2026-10-01T16:24:00Z">
        <w:r>
          <w:t>zulu</w:t>
        </w:r>
      </w:ins>
      <w:del w:id="1" w:author="Comparison" w:date="2026-10-01T12:24:00Z" w16du:dateUtc="2026-10-01T16:24:00Z">
        <w:r>
          <w:delText>alpha</w:delText>
        </w:r>
      </w:del>
      <w:r>
        <w:t xml:space="preserve"> paragraph 0 consectetur adipiscing elit </w:t>
      </w:r>
      <w:ins w:id="2" w:author="Comparison" w:date="2026-10-01T12:24:00Z" w16du:dateUtc="2026-10-01T16:24:00Z">
        <w:r>
          <w:t>zulu0</w:t>
        </w:r>
      </w:ins>
      <w:del w:id="3" w:author="Comparison" w:date="2026-10-01T12:24:00Z" w16du:dateUtc="2026-10-01T16:24:00Z">
        <w:r>
          <w:delText>alpha0</w:delText>
        </w:r>
      </w:del>
      <w:r>
        <w:t xml:space="preserve"> sed do eiusmod tempor incididunt ut labore </w:t>
      </w:r>
      <w:ins w:id="4" w:author="Comparison" w:date="2026-10-01T12:24:00Z" w16du:dateUtc="2026-10-01T16:24:00Z">
        <w:r>
          <w:t>zulu</w:t>
        </w:r>
      </w:ins>
      <w:del w:id="5" w:author="Comparison" w:date="2026-10-01T12:24:00Z" w16du:dateUtc="2026-10-01T16:24:00Z">
        <w:r>
          <w:delText>alpha</w:delText>
        </w:r>
      </w:del>
      <w:r>
        <w:t xml:space="preserve"> magna aliqua 0</w:t>
      </w:r>
    </w:p>
    <w:p w14:paraId="69B0BCD3" w14:textId="77777777" w:rsidR="0000587C" w:rsidRDefault="00965FB7">
      <w:ins w:id="6" w:author="Comparison" w:date="2026-10-01T12:24:00Z" w16du:dateUtc="2026-10-01T16:24:00Z">
        <w:r>
          <w:t>zulu</w:t>
        </w:r>
      </w:ins>
      <w:del w:id="7" w:author="Comparison" w:date="2026-10-01T12:24:00Z" w16du:dateUtc="2026-10-01T16:24:00Z">
        <w:r>
          <w:delText>alpha</w:delText>
        </w:r>
      </w:del>
      <w:r>
        <w:t xml:space="preserve"> paragraph 1 consectetur adipiscing elit </w:t>
      </w:r>
      <w:ins w:id="8" w:author="Comparison" w:date="2026-10-01T12:24:00Z" w16du:dateUtc="2026-10-01T16:24:00Z">
        <w:r>
          <w:t>zulu1</w:t>
        </w:r>
      </w:ins>
      <w:del w:id="9" w:author="Comparison" w:date="2026-10-01T12:24:00Z" w16du:dateUtc="2026-10-01T16:24:00Z">
        <w:r>
          <w:delText>alpha1</w:delText>
        </w:r>
      </w:del>
      <w:r>
        <w:t xml:space="preserve"> sed do eiusmod tempor incididunt ut labore </w:t>
      </w:r>
      <w:ins w:id="10" w:author="Comparison" w:date="2026-10-01T12:24:00Z" w16du:dateUtc="2026-10-01T16:24:00Z">
        <w:r>
          <w:t>zulu</w:t>
        </w:r>
      </w:ins>
      <w:del w:id="11" w:author="Comparison" w:date="2026-10-01T12:24:00Z" w16du:dateUtc="2026-10-01T16:24:00Z">
        <w:r>
          <w:delText>alpha</w:delText>
        </w:r>
      </w:del>
      <w:r>
        <w:t xml:space="preserve"> magna aliqua 1</w:t>
      </w:r>
    </w:p>
    <w:p w14:paraId="3C48EB61" w14:textId="77777777" w:rsidR="0000587C" w:rsidRDefault="00965FB7">
      <w:ins w:id="12" w:author="Comparison" w:date="2026-10-01T12:24:00Z" w16du:dateUtc="2026-10-01T16:24:00Z">
        <w:r>
          <w:t>zulu</w:t>
        </w:r>
      </w:ins>
      <w:del w:id="13" w:author="Comparison" w:date="2026-10-01T12:24:00Z" w16du:dateUtc="2026-10-01T16:24:00Z">
        <w:r>
          <w:delText>alpha</w:delText>
        </w:r>
      </w:del>
      <w:r>
        <w:t xml:space="preserve"> paragraph 2 consectetur adipiscing elit </w:t>
      </w:r>
      <w:ins w:id="14" w:author="Comparison" w:date="2026-10-01T12:24:00Z" w16du:dateUtc="2026-10-01T16:24:00Z">
        <w:r>
          <w:t>zulu2</w:t>
        </w:r>
      </w:ins>
      <w:del w:id="15" w:author="Comparison" w:date="2026-10-01T12:24:00Z" w16du:dateUtc="2026-10-01T16:24:00Z">
        <w:r>
          <w:delText>alpha2</w:delText>
        </w:r>
      </w:del>
      <w:r>
        <w:t xml:space="preserve"> sed do eiusmod tempor incididunt ut labore </w:t>
      </w:r>
      <w:ins w:id="16" w:author="Comparison" w:date="2026-10-01T12:24:00Z" w16du:dateUtc="2026-10-01T16:24:00Z">
        <w:r>
          <w:t>zulu</w:t>
        </w:r>
      </w:ins>
      <w:del w:id="17" w:author="Comparison" w:date="2026-10-01T12:24:00Z" w16du:dateUtc="2026-10-01T16:24:00Z">
        <w:r>
          <w:delText>alpha</w:delText>
        </w:r>
      </w:del>
      <w:r>
        <w:t xml:space="preserve"> magna aliqua 2</w:t>
      </w:r>
    </w:p>
    <w:p w14:paraId="547AC453" w14:textId="77777777" w:rsidR="0000587C" w:rsidRDefault="00965FB7">
      <w:ins w:id="18" w:author="Comparison" w:date="2026-10-01T12:24:00Z" w16du:dateUtc="2026-10-01T16:24:00Z">
        <w:r>
          <w:t>zulu</w:t>
        </w:r>
      </w:ins>
      <w:del w:id="19" w:author="Comparison" w:date="2026-10-01T12:24:00Z" w16du:dateUtc="2026-10-01T16:24:00Z">
        <w:r>
          <w:delText>alpha</w:delText>
        </w:r>
      </w:del>
      <w:r>
        <w:t xml:space="preserve"> paragraph 3 consectetur adipiscing elit </w:t>
      </w:r>
      <w:ins w:id="20" w:author="Comparison" w:date="2026-10-01T12:24:00Z" w16du:dateUtc="2026-10-01T16:24:00Z">
        <w:r>
          <w:t>zulu3</w:t>
        </w:r>
      </w:ins>
      <w:del w:id="21" w:author="Comparison" w:date="2026-10-01T12:24:00Z" w16du:dateUtc="2026-10-01T16:24:00Z">
        <w:r>
          <w:delText>alpha3</w:delText>
        </w:r>
      </w:del>
      <w:r>
        <w:t xml:space="preserve"> sed do eiusmod tempor incididunt ut labore </w:t>
      </w:r>
      <w:ins w:id="22" w:author="Comparison" w:date="2026-10-01T12:24:00Z" w16du:dateUtc="2026-10-01T16:24:00Z">
        <w:r>
          <w:t>zulu</w:t>
        </w:r>
      </w:ins>
      <w:del w:id="23" w:author="Comparison" w:date="2026-10-01T12:24:00Z" w16du:dateUtc="2026-10-01T16:24:00Z">
        <w:r>
          <w:delText>alpha</w:delText>
        </w:r>
      </w:del>
      <w:r>
        <w:t xml:space="preserve"> magna aliqua 3</w:t>
      </w:r>
    </w:p>
    <w:p w14:paraId="04CA8710" w14:textId="77777777" w:rsidR="0000587C" w:rsidRDefault="00965FB7">
      <w:ins w:id="24" w:author="Comparison" w:date="2026-10-01T12:24:00Z" w16du:dateUtc="2026-10-01T16:24:00Z">
        <w:r>
          <w:t>zulu</w:t>
        </w:r>
      </w:ins>
      <w:del w:id="25" w:author="Comparison" w:date="2026-10-01T12:24:00Z" w16du:dateUtc="2026-10-01T16:24:00Z">
        <w:r>
          <w:delText>alpha</w:delText>
        </w:r>
      </w:del>
      <w:r>
        <w:t xml:space="preserve"> paragraph 4 consectetur adipiscing elit </w:t>
      </w:r>
      <w:ins w:id="26" w:author="Comparison" w:date="2026-10-01T12:24:00Z" w16du:dateUtc="2026-10-01T16:24:00Z">
        <w:r>
          <w:t>zulu4</w:t>
        </w:r>
      </w:ins>
      <w:del w:id="27" w:author="Comparison" w:date="2026-10-01T12:24:00Z" w16du:dateUtc="2026-10-01T16:24:00Z">
        <w:r>
          <w:delText>alpha4</w:delText>
        </w:r>
      </w:del>
      <w:r>
        <w:t xml:space="preserve"> sed do eiusmod tempor incididunt ut labore </w:t>
      </w:r>
      <w:ins w:id="28" w:author="Comparison" w:date="2026-10-01T12:24:00Z" w16du:dateUtc="2026-10-01T16:24:00Z">
        <w:r>
          <w:t>zulu</w:t>
        </w:r>
      </w:ins>
      <w:del w:id="29" w:author="Comparison" w:date="2026-10-01T12:24:00Z" w16du:dateUtc="2026-10-01T16:24:00Z">
        <w:r>
          <w:delText>alpha</w:delText>
        </w:r>
      </w:del>
      <w:r>
        <w:t xml:space="preserve"> magna aliqua 4</w:t>
      </w:r>
    </w:p>
    <w:p w14:paraId="68AC1B4B" w14:textId="77777777" w:rsidR="0000587C" w:rsidRDefault="00965FB7">
      <w:ins w:id="30" w:author="Comparison" w:date="2026-10-01T12:24:00Z" w16du:dateUtc="2026-10-01T16:24:00Z">
        <w:r>
          <w:t>zulu</w:t>
        </w:r>
      </w:ins>
      <w:del w:id="31" w:author="Comparison" w:date="2026-10-01T12:24:00Z" w16du:dateUtc="2026-10-01T16:24:00Z">
        <w:r>
          <w:delText>alpha</w:delText>
        </w:r>
      </w:del>
      <w:r>
        <w:t xml:space="preserve"> paragraph 5 consectetur adipiscing elit </w:t>
      </w:r>
      <w:ins w:id="32" w:author="Comparison" w:date="2026-10-01T12:24:00Z" w16du:dateUtc="2026-10-01T16:24:00Z">
        <w:r>
          <w:t>zulu5</w:t>
        </w:r>
      </w:ins>
      <w:del w:id="33" w:author="Comparison" w:date="2026-10-01T12:24:00Z" w16du:dateUtc="2026-10-01T16:24:00Z">
        <w:r>
          <w:delText>alpha5</w:delText>
        </w:r>
      </w:del>
      <w:r>
        <w:t xml:space="preserve"> sed do eiusmod tempor incididunt ut labore </w:t>
      </w:r>
      <w:ins w:id="34" w:author="Comparison" w:date="2026-10-01T12:24:00Z" w16du:dateUtc="2026-10-01T16:24:00Z">
        <w:r>
          <w:t>zulu</w:t>
        </w:r>
      </w:ins>
      <w:del w:id="35" w:author="Comparison" w:date="2026-10-01T12:24:00Z" w16du:dateUtc="2026-10-01T16:24:00Z">
        <w:r>
          <w:delText>alpha</w:delText>
        </w:r>
      </w:del>
      <w:r>
        <w:t xml:space="preserve"> magna aliqua 5</w:t>
      </w:r>
    </w:p>
    <w:p w14:paraId="2DA00C13" w14:textId="77777777" w:rsidR="0000587C" w:rsidRDefault="00965FB7">
      <w:ins w:id="36" w:author="Comparison" w:date="2026-10-01T12:24:00Z" w16du:dateUtc="2026-10-01T16:24:00Z">
        <w:r>
          <w:t>zulu</w:t>
        </w:r>
      </w:ins>
      <w:del w:id="37" w:author="Comparison" w:date="2026-10-01T12:24:00Z" w16du:dateUtc="2026-10-01T16:24:00Z">
        <w:r>
          <w:delText>alpha</w:delText>
        </w:r>
      </w:del>
      <w:r>
        <w:t xml:space="preserve"> paragraph 6 consectetur adipiscing elit </w:t>
      </w:r>
      <w:ins w:id="38" w:author="Comparison" w:date="2026-10-01T12:24:00Z" w16du:dateUtc="2026-10-01T16:24:00Z">
        <w:r>
          <w:t>zulu6</w:t>
        </w:r>
      </w:ins>
      <w:del w:id="39" w:author="Comparison" w:date="2026-10-01T12:24:00Z" w16du:dateUtc="2026-10-01T16:24:00Z">
        <w:r>
          <w:delText>alpha6</w:delText>
        </w:r>
      </w:del>
      <w:r>
        <w:t xml:space="preserve"> sed do eiusmod tempor incididunt ut labore </w:t>
      </w:r>
      <w:ins w:id="40" w:author="Comparison" w:date="2026-10-01T12:24:00Z" w16du:dateUtc="2026-10-01T16:24:00Z">
        <w:r>
          <w:t>zulu</w:t>
        </w:r>
      </w:ins>
      <w:del w:id="41" w:author="Comparison" w:date="2026-10-01T12:24:00Z" w16du:dateUtc="2026-10-01T16:24:00Z">
        <w:r>
          <w:delText>alpha</w:delText>
        </w:r>
      </w:del>
      <w:r>
        <w:t xml:space="preserve"> magna aliqua 6</w:t>
      </w:r>
    </w:p>
    <w:p w14:paraId="6FFC0A18" w14:textId="77777777" w:rsidR="0000587C" w:rsidRDefault="00965FB7">
      <w:ins w:id="42" w:author="Comparison" w:date="2026-10-01T12:24:00Z" w16du:dateUtc="2026-10-01T16:24:00Z">
        <w:r>
          <w:t>zulu</w:t>
        </w:r>
      </w:ins>
      <w:del w:id="43" w:author="Comparison" w:date="2026-10-01T12:24:00Z" w16du:dateUtc="2026-10-01T16:24:00Z">
        <w:r>
          <w:delText>alpha</w:delText>
        </w:r>
      </w:del>
      <w:r>
        <w:t xml:space="preserve"> paragraph 7 consectetur adipiscing elit </w:t>
      </w:r>
      <w:ins w:id="44" w:author="Comparison" w:date="2026-10-01T12:24:00Z" w16du:dateUtc="2026-10-01T16:24:00Z">
        <w:r>
          <w:t>zulu7</w:t>
        </w:r>
      </w:ins>
      <w:del w:id="45" w:author="Comparison" w:date="2026-10-01T12:24:00Z" w16du:dateUtc="2026-10-01T16:24:00Z">
        <w:r>
          <w:delText>alpha7</w:delText>
        </w:r>
      </w:del>
      <w:r>
        <w:t xml:space="preserve"> sed do eiusmod tempor incididunt ut labore </w:t>
      </w:r>
      <w:ins w:id="46" w:author="Comparison" w:date="2026-10-01T12:24:00Z" w16du:dateUtc="2026-10-01T16:24:00Z">
        <w:r>
          <w:t>zulu</w:t>
        </w:r>
      </w:ins>
      <w:del w:id="47" w:author="Comparison" w:date="2026-10-01T12:24:00Z" w16du:dateUtc="2026-10-01T16:24:00Z">
        <w:r>
          <w:delText>alpha</w:delText>
        </w:r>
      </w:del>
      <w:r>
        <w:t xml:space="preserve"> magna aliqua 7</w:t>
      </w:r>
    </w:p>
    <w:p w14:paraId="331C28B7" w14:textId="77777777" w:rsidR="0000587C" w:rsidRDefault="00965FB7">
      <w:ins w:id="48" w:author="Comparison" w:date="2026-10-01T12:24:00Z" w16du:dateUtc="2026-10-01T16:24:00Z">
        <w:r>
          <w:t>zulu</w:t>
        </w:r>
      </w:ins>
      <w:del w:id="49" w:author="Comparison" w:date="2026-10-01T12:24:00Z" w16du:dateUtc="2026-10-01T16:24:00Z">
        <w:r>
          <w:delText>alpha</w:delText>
        </w:r>
      </w:del>
      <w:r>
        <w:t xml:space="preserve"> paragraph 8 consectetur adipiscing elit </w:t>
      </w:r>
      <w:ins w:id="50" w:author="Comparison" w:date="2026-10-01T12:24:00Z" w16du:dateUtc="2026-10-01T16:24:00Z">
        <w:r>
          <w:t>zulu8</w:t>
        </w:r>
      </w:ins>
      <w:del w:id="51" w:author="Comparison" w:date="2026-10-01T12:24:00Z" w16du:dateUtc="2026-10-01T16:24:00Z">
        <w:r>
          <w:delText>alpha8</w:delText>
        </w:r>
      </w:del>
      <w:r>
        <w:t xml:space="preserve"> sed do eiusmod tempor incididunt ut labore </w:t>
      </w:r>
      <w:ins w:id="52" w:author="Comparison" w:date="2026-10-01T12:24:00Z" w16du:dateUtc="2026-10-01T16:24:00Z">
        <w:r>
          <w:t>zulu</w:t>
        </w:r>
      </w:ins>
      <w:del w:id="53" w:author="Comparison" w:date="2026-10-01T12:24:00Z" w16du:dateUtc="2026-10-01T16:24:00Z">
        <w:r>
          <w:delText>alpha</w:delText>
        </w:r>
      </w:del>
      <w:r>
        <w:t xml:space="preserve"> magna aliqua 8</w:t>
      </w:r>
    </w:p>
    <w:p w14:paraId="5A52C0D5" w14:textId="77777777" w:rsidR="0000587C" w:rsidRDefault="00965FB7">
      <w:ins w:id="54" w:author="Comparison" w:date="2026-10-01T12:24:00Z" w16du:dateUtc="2026-10-01T16:24:00Z">
        <w:r>
          <w:t>zulu</w:t>
        </w:r>
      </w:ins>
      <w:del w:id="55" w:author="Comparison" w:date="2026-10-01T12:24:00Z" w16du:dateUtc="2026-10-01T16:24:00Z">
        <w:r>
          <w:delText>alpha</w:delText>
        </w:r>
      </w:del>
      <w:r>
        <w:t xml:space="preserve"> paragraph 9 consectetur adipiscing elit </w:t>
      </w:r>
      <w:ins w:id="56" w:author="Comparison" w:date="2026-10-01T12:24:00Z" w16du:dateUtc="2026-10-01T16:24:00Z">
        <w:r>
          <w:t>zulu9</w:t>
        </w:r>
      </w:ins>
      <w:del w:id="57" w:author="Comparison" w:date="2026-10-01T12:24:00Z" w16du:dateUtc="2026-10-01T16:24:00Z">
        <w:r>
          <w:delText>alpha9</w:delText>
        </w:r>
      </w:del>
      <w:r>
        <w:t xml:space="preserve"> sed do eiusmod tempor incididunt ut labore </w:t>
      </w:r>
      <w:ins w:id="58" w:author="Comparison" w:date="2026-10-01T12:24:00Z" w16du:dateUtc="2026-10-01T16:24:00Z">
        <w:r>
          <w:t>zulu</w:t>
        </w:r>
      </w:ins>
      <w:del w:id="59" w:author="Comparison" w:date="2026-10-01T12:24:00Z" w16du:dateUtc="2026-10-01T16:24:00Z">
        <w:r>
          <w:delText>alpha</w:delText>
        </w:r>
      </w:del>
      <w:r>
        <w:t xml:space="preserve"> magna aliqua 9</w:t>
      </w:r>
    </w:p>
    <w:p w14:paraId="33BC88BE" w14:textId="77777777" w:rsidR="0000587C" w:rsidRDefault="00965FB7">
      <w:ins w:id="60" w:author="Comparison" w:date="2026-10-01T12:24:00Z" w16du:dateUtc="2026-10-01T16:24:00Z">
        <w:r>
          <w:t>zulu</w:t>
        </w:r>
      </w:ins>
      <w:del w:id="61" w:author="Comparison" w:date="2026-10-01T12:24:00Z" w16du:dateUtc="2026-10-01T16:24:00Z">
        <w:r>
          <w:delText>alpha</w:delText>
        </w:r>
      </w:del>
      <w:r>
        <w:t xml:space="preserve"> paragraph 10 consectetur adipiscing elit </w:t>
      </w:r>
      <w:ins w:id="62" w:author="Comparison" w:date="2026-10-01T12:24:00Z" w16du:dateUtc="2026-10-01T16:24:00Z">
        <w:r>
          <w:t>zulu10</w:t>
        </w:r>
      </w:ins>
      <w:del w:id="63" w:author="Comparison" w:date="2026-10-01T12:24:00Z" w16du:dateUtc="2026-10-01T16:24:00Z">
        <w:r>
          <w:delText>alpha10</w:delText>
        </w:r>
      </w:del>
      <w:r>
        <w:t xml:space="preserve"> sed do eiusmod tempor incididunt ut labore </w:t>
      </w:r>
      <w:ins w:id="64" w:author="Comparison" w:date="2026-10-01T12:24:00Z" w16du:dateUtc="2026-10-01T16:24:00Z">
        <w:r>
          <w:t>zulu</w:t>
        </w:r>
      </w:ins>
      <w:del w:id="65" w:author="Comparison" w:date="2026-10-01T12:24:00Z" w16du:dateUtc="2026-10-01T16:24:00Z">
        <w:r>
          <w:delText>alpha</w:delText>
        </w:r>
      </w:del>
      <w:r>
        <w:t xml:space="preserve"> magna aliqua 10</w:t>
      </w:r>
    </w:p>
    <w:p w14:paraId="62D6A0EF" w14:textId="77777777" w:rsidR="0000587C" w:rsidRDefault="00965FB7">
      <w:ins w:id="66" w:author="Comparison" w:date="2026-10-01T12:24:00Z" w16du:dateUtc="2026-10-01T16:24:00Z">
        <w:r>
          <w:t>zulu</w:t>
        </w:r>
      </w:ins>
      <w:del w:id="67" w:author="Comparison" w:date="2026-10-01T12:24:00Z" w16du:dateUtc="2026-10-01T16:24:00Z">
        <w:r>
          <w:delText>alpha</w:delText>
        </w:r>
      </w:del>
      <w:r>
        <w:t xml:space="preserve"> paragraph 11 consectetur adipiscing elit </w:t>
      </w:r>
      <w:ins w:id="68" w:author="Comparison" w:date="2026-10-01T12:24:00Z" w16du:dateUtc="2026-10-01T16:24:00Z">
        <w:r>
          <w:t>zulu11</w:t>
        </w:r>
      </w:ins>
      <w:del w:id="69" w:author="Comparison" w:date="2026-10-01T12:24:00Z" w16du:dateUtc="2026-10-01T16:24:00Z">
        <w:r>
          <w:delText>alpha11</w:delText>
        </w:r>
      </w:del>
      <w:r>
        <w:t xml:space="preserve"> sed do eiusmod tempor incididunt ut labore </w:t>
      </w:r>
      <w:ins w:id="70" w:author="Comparison" w:date="2026-10-01T12:24:00Z" w16du:dateUtc="2026-10-01T16:24:00Z">
        <w:r>
          <w:t>zulu</w:t>
        </w:r>
      </w:ins>
      <w:del w:id="71" w:author="Comparison" w:date="2026-10-01T12:24:00Z" w16du:dateUtc="2026-10-01T16:24:00Z">
        <w:r>
          <w:delText>alpha</w:delText>
        </w:r>
      </w:del>
      <w:r>
        <w:t xml:space="preserve"> magna aliqua 11</w:t>
      </w:r>
    </w:p>
    <w:p w14:paraId="5EE8EEB4" w14:textId="77777777" w:rsidR="0000587C" w:rsidRDefault="00965FB7">
      <w:ins w:id="72" w:author="Comparison" w:date="2026-10-01T12:24:00Z" w16du:dateUtc="2026-10-01T16:24:00Z">
        <w:r>
          <w:t>zulu</w:t>
        </w:r>
      </w:ins>
      <w:del w:id="73" w:author="Comparison" w:date="2026-10-01T12:24:00Z" w16du:dateUtc="2026-10-01T16:24:00Z">
        <w:r>
          <w:delText>alpha</w:delText>
        </w:r>
      </w:del>
      <w:r>
        <w:t xml:space="preserve"> paragraph 12 consectetur adipiscing elit </w:t>
      </w:r>
      <w:ins w:id="74" w:author="Comparison" w:date="2026-10-01T12:24:00Z" w16du:dateUtc="2026-10-01T16:24:00Z">
        <w:r>
          <w:t>zulu12</w:t>
        </w:r>
      </w:ins>
      <w:del w:id="75" w:author="Comparison" w:date="2026-10-01T12:24:00Z" w16du:dateUtc="2026-10-01T16:24:00Z">
        <w:r>
          <w:delText>alpha12</w:delText>
        </w:r>
      </w:del>
      <w:r>
        <w:t xml:space="preserve"> sed do eiusmod tempor incididunt ut labore </w:t>
      </w:r>
      <w:ins w:id="76" w:author="Comparison" w:date="2026-10-01T12:24:00Z" w16du:dateUtc="2026-10-01T16:24:00Z">
        <w:r>
          <w:t>zulu</w:t>
        </w:r>
      </w:ins>
      <w:del w:id="77" w:author="Comparison" w:date="2026-10-01T12:24:00Z" w16du:dateUtc="2026-10-01T16:24:00Z">
        <w:r>
          <w:delText>alpha</w:delText>
        </w:r>
      </w:del>
      <w:r>
        <w:t xml:space="preserve"> magna aliqua 12</w:t>
      </w:r>
    </w:p>
    <w:p w14:paraId="291A4F3A" w14:textId="77777777" w:rsidR="0000587C" w:rsidRDefault="00965FB7">
      <w:ins w:id="78" w:author="Comparison" w:date="2026-10-01T12:24:00Z" w16du:dateUtc="2026-10-01T16:24:00Z">
        <w:r>
          <w:t>zulu</w:t>
        </w:r>
      </w:ins>
      <w:del w:id="79" w:author="Comparison" w:date="2026-10-01T12:24:00Z" w16du:dateUtc="2026-10-01T16:24:00Z">
        <w:r>
          <w:delText>alpha</w:delText>
        </w:r>
      </w:del>
      <w:r>
        <w:t xml:space="preserve"> paragraph 13 consectetur adipiscing elit </w:t>
      </w:r>
      <w:ins w:id="80" w:author="Comparison" w:date="2026-10-01T12:24:00Z" w16du:dateUtc="2026-10-01T16:24:00Z">
        <w:r>
          <w:t>zulu13</w:t>
        </w:r>
      </w:ins>
      <w:del w:id="81" w:author="Comparison" w:date="2026-10-01T12:24:00Z" w16du:dateUtc="2026-10-01T16:24:00Z">
        <w:r>
          <w:delText>alpha13</w:delText>
        </w:r>
      </w:del>
      <w:r>
        <w:t xml:space="preserve"> sed do eiusmod tempor incididunt ut labore </w:t>
      </w:r>
      <w:ins w:id="82" w:author="Comparison" w:date="2026-10-01T12:24:00Z" w16du:dateUtc="2026-10-01T16:24:00Z">
        <w:r>
          <w:t>zulu</w:t>
        </w:r>
      </w:ins>
      <w:del w:id="83" w:author="Comparison" w:date="2026-10-01T12:24:00Z" w16du:dateUtc="2026-10-01T16:24:00Z">
        <w:r>
          <w:delText>alpha</w:delText>
        </w:r>
      </w:del>
      <w:r>
        <w:t xml:space="preserve"> magna aliqua 13</w:t>
      </w:r>
    </w:p>
    <w:p w14:paraId="715E23C2" w14:textId="77777777" w:rsidR="0000587C" w:rsidRDefault="00965FB7">
      <w:r>
        <w:t>(dolore)</w:t>
      </w:r>
    </w:p>
    <w:p w14:paraId="438EB274" w14:textId="77777777" w:rsidR="0000587C" w:rsidRDefault="00965FB7">
      <w:ins w:id="84" w:author="Comparison" w:date="2026-10-01T12:24:00Z" w16du:dateUtc="2026-10-01T16:24:00Z">
        <w:r>
          <w:t>zulu</w:t>
        </w:r>
      </w:ins>
      <w:del w:id="85" w:author="Comparison" w:date="2026-10-01T12:24:00Z" w16du:dateUtc="2026-10-01T16:24:00Z">
        <w:r>
          <w:delText>alpha</w:delText>
        </w:r>
      </w:del>
      <w:r>
        <w:t xml:space="preserve"> paragraph 15 consectetur adipiscing elit </w:t>
      </w:r>
      <w:ins w:id="86" w:author="Comparison" w:date="2026-10-01T12:24:00Z" w16du:dateUtc="2026-10-01T16:24:00Z">
        <w:r>
          <w:t>zulu15</w:t>
        </w:r>
      </w:ins>
      <w:del w:id="87" w:author="Comparison" w:date="2026-10-01T12:24:00Z" w16du:dateUtc="2026-10-01T16:24:00Z">
        <w:r>
          <w:delText>alpha15</w:delText>
        </w:r>
      </w:del>
      <w:r>
        <w:t xml:space="preserve"> sed do eiusmod tempor incididunt ut labore </w:t>
      </w:r>
      <w:ins w:id="88" w:author="Comparison" w:date="2026-10-01T12:24:00Z" w16du:dateUtc="2026-10-01T16:24:00Z">
        <w:r>
          <w:t>zulu</w:t>
        </w:r>
      </w:ins>
      <w:del w:id="89" w:author="Comparison" w:date="2026-10-01T12:24:00Z" w16du:dateUtc="2026-10-01T16:24:00Z">
        <w:r>
          <w:delText>alpha</w:delText>
        </w:r>
      </w:del>
      <w:r>
        <w:t xml:space="preserve"> magna aliqua 15</w:t>
      </w:r>
    </w:p>
    <w:p w14:paraId="5460D20C" w14:textId="77777777" w:rsidR="0000587C" w:rsidRDefault="00965FB7">
      <w:ins w:id="90" w:author="Comparison" w:date="2026-10-01T12:24:00Z" w16du:dateUtc="2026-10-01T16:24:00Z">
        <w:r>
          <w:t>zulu</w:t>
        </w:r>
      </w:ins>
      <w:del w:id="91" w:author="Comparison" w:date="2026-10-01T12:24:00Z" w16du:dateUtc="2026-10-01T16:24:00Z">
        <w:r>
          <w:delText>alpha</w:delText>
        </w:r>
      </w:del>
      <w:r>
        <w:t xml:space="preserve"> paragraph 16 consectetur adipiscing elit </w:t>
      </w:r>
      <w:ins w:id="92" w:author="Comparison" w:date="2026-10-01T12:24:00Z" w16du:dateUtc="2026-10-01T16:24:00Z">
        <w:r>
          <w:t>zulu16</w:t>
        </w:r>
      </w:ins>
      <w:del w:id="93" w:author="Comparison" w:date="2026-10-01T12:24:00Z" w16du:dateUtc="2026-10-01T16:24:00Z">
        <w:r>
          <w:delText>alpha16</w:delText>
        </w:r>
      </w:del>
      <w:r>
        <w:t xml:space="preserve"> sed do eiusmod tempor incididunt ut labore </w:t>
      </w:r>
      <w:ins w:id="94" w:author="Comparison" w:date="2026-10-01T12:24:00Z" w16du:dateUtc="2026-10-01T16:24:00Z">
        <w:r>
          <w:t>zulu</w:t>
        </w:r>
      </w:ins>
      <w:del w:id="95" w:author="Comparison" w:date="2026-10-01T12:24:00Z" w16du:dateUtc="2026-10-01T16:24:00Z">
        <w:r>
          <w:delText>alpha</w:delText>
        </w:r>
      </w:del>
      <w:r>
        <w:t xml:space="preserve"> magna aliqua 16</w:t>
      </w:r>
    </w:p>
    <w:p w14:paraId="21670242" w14:textId="77777777" w:rsidR="0000587C" w:rsidRDefault="00965FB7">
      <w:ins w:id="96" w:author="Comparison" w:date="2026-10-01T12:24:00Z" w16du:dateUtc="2026-10-01T16:24:00Z">
        <w:r>
          <w:t>zulu</w:t>
        </w:r>
      </w:ins>
      <w:del w:id="97" w:author="Comparison" w:date="2026-10-01T12:24:00Z" w16du:dateUtc="2026-10-01T16:24:00Z">
        <w:r>
          <w:delText>alpha</w:delText>
        </w:r>
      </w:del>
      <w:r>
        <w:t xml:space="preserve"> paragraph 17 consectetur adipiscing elit </w:t>
      </w:r>
      <w:ins w:id="98" w:author="Comparison" w:date="2026-10-01T12:24:00Z" w16du:dateUtc="2026-10-01T16:24:00Z">
        <w:r>
          <w:t>zulu17</w:t>
        </w:r>
      </w:ins>
      <w:del w:id="99" w:author="Comparison" w:date="2026-10-01T12:24:00Z" w16du:dateUtc="2026-10-01T16:24:00Z">
        <w:r>
          <w:delText>alpha17</w:delText>
        </w:r>
      </w:del>
      <w:r>
        <w:t xml:space="preserve"> sed do eiusmod tempor incididunt ut labore </w:t>
      </w:r>
      <w:ins w:id="100" w:author="Comparison" w:date="2026-10-01T12:24:00Z" w16du:dateUtc="2026-10-01T16:24:00Z">
        <w:r>
          <w:t>zulu</w:t>
        </w:r>
      </w:ins>
      <w:del w:id="101" w:author="Comparison" w:date="2026-10-01T12:24:00Z" w16du:dateUtc="2026-10-01T16:24:00Z">
        <w:r>
          <w:delText>alpha</w:delText>
        </w:r>
      </w:del>
      <w:r>
        <w:t xml:space="preserve"> magna aliqua 17</w:t>
      </w:r>
    </w:p>
    <w:p w14:paraId="07CE6709" w14:textId="77777777" w:rsidR="0000587C" w:rsidRDefault="00965FB7">
      <w:ins w:id="102" w:author="Comparison" w:date="2026-10-01T12:24:00Z" w16du:dateUtc="2026-10-01T16:24:00Z">
        <w:r>
          <w:t>zulu</w:t>
        </w:r>
      </w:ins>
      <w:del w:id="103" w:author="Comparison" w:date="2026-10-01T12:24:00Z" w16du:dateUtc="2026-10-01T16:24:00Z">
        <w:r>
          <w:delText>alpha</w:delText>
        </w:r>
      </w:del>
      <w:r>
        <w:t xml:space="preserve"> paragraph 18 consectetur adipiscing elit </w:t>
      </w:r>
      <w:ins w:id="104" w:author="Comparison" w:date="2026-10-01T12:24:00Z" w16du:dateUtc="2026-10-01T16:24:00Z">
        <w:r>
          <w:t>zulu18</w:t>
        </w:r>
      </w:ins>
      <w:del w:id="105" w:author="Comparison" w:date="2026-10-01T12:24:00Z" w16du:dateUtc="2026-10-01T16:24:00Z">
        <w:r>
          <w:delText>alpha18</w:delText>
        </w:r>
      </w:del>
      <w:r>
        <w:t xml:space="preserve"> sed do eiusmod tempor incididunt ut labore </w:t>
      </w:r>
      <w:ins w:id="106" w:author="Comparison" w:date="2026-10-01T12:24:00Z" w16du:dateUtc="2026-10-01T16:24:00Z">
        <w:r>
          <w:t>zulu</w:t>
        </w:r>
      </w:ins>
      <w:del w:id="107" w:author="Comparison" w:date="2026-10-01T12:24:00Z" w16du:dateUtc="2026-10-01T16:24:00Z">
        <w:r>
          <w:delText>alpha</w:delText>
        </w:r>
      </w:del>
      <w:r>
        <w:t xml:space="preserve"> magna aliqua 18</w:t>
      </w:r>
    </w:p>
    <w:p w14:paraId="14537B92" w14:textId="77777777" w:rsidR="0000587C" w:rsidRDefault="00965FB7">
      <w:ins w:id="108" w:author="Comparison" w:date="2026-10-01T12:24:00Z" w16du:dateUtc="2026-10-01T16:24:00Z">
        <w:r>
          <w:t>zulu</w:t>
        </w:r>
      </w:ins>
      <w:del w:id="109" w:author="Comparison" w:date="2026-10-01T12:24:00Z" w16du:dateUtc="2026-10-01T16:24:00Z">
        <w:r>
          <w:delText>alpha</w:delText>
        </w:r>
      </w:del>
      <w:r>
        <w:t xml:space="preserve"> paragraph 19 consectetur adipiscing elit </w:t>
      </w:r>
      <w:ins w:id="110" w:author="Comparison" w:date="2026-10-01T12:24:00Z" w16du:dateUtc="2026-10-01T16:24:00Z">
        <w:r>
          <w:t>zulu19</w:t>
        </w:r>
      </w:ins>
      <w:del w:id="111" w:author="Comparison" w:date="2026-10-01T12:24:00Z" w16du:dateUtc="2026-10-01T16:24:00Z">
        <w:r>
          <w:delText>alpha19</w:delText>
        </w:r>
      </w:del>
      <w:r>
        <w:t xml:space="preserve"> sed do eiusmod tempor incididunt ut labore </w:t>
      </w:r>
      <w:ins w:id="112" w:author="Comparison" w:date="2026-10-01T12:24:00Z" w16du:dateUtc="2026-10-01T16:24:00Z">
        <w:r>
          <w:t>zulu</w:t>
        </w:r>
      </w:ins>
      <w:del w:id="113" w:author="Comparison" w:date="2026-10-01T12:24:00Z" w16du:dateUtc="2026-10-01T16:24:00Z">
        <w:r>
          <w:delText>alpha</w:delText>
        </w:r>
      </w:del>
      <w:r>
        <w:t xml:space="preserve"> magna aliqua 19</w:t>
      </w:r>
    </w:p>
    <w:p w14:paraId="61B84576" w14:textId="77777777" w:rsidR="0000587C" w:rsidRDefault="00965FB7">
      <w:ins w:id="114" w:author="Comparison" w:date="2026-10-01T12:24:00Z" w16du:dateUtc="2026-10-01T16:24:00Z">
        <w:r>
          <w:t>zulu</w:t>
        </w:r>
      </w:ins>
      <w:del w:id="115" w:author="Comparison" w:date="2026-10-01T12:24:00Z" w16du:dateUtc="2026-10-01T16:24:00Z">
        <w:r>
          <w:delText>alpha</w:delText>
        </w:r>
      </w:del>
      <w:r>
        <w:t xml:space="preserve"> paragraph 20 consectetur adipiscing elit </w:t>
      </w:r>
      <w:ins w:id="116" w:author="Comparison" w:date="2026-10-01T12:24:00Z" w16du:dateUtc="2026-10-01T16:24:00Z">
        <w:r>
          <w:t>zulu20</w:t>
        </w:r>
      </w:ins>
      <w:del w:id="117" w:author="Comparison" w:date="2026-10-01T12:24:00Z" w16du:dateUtc="2026-10-01T16:24:00Z">
        <w:r>
          <w:delText>alpha20</w:delText>
        </w:r>
      </w:del>
      <w:r>
        <w:t xml:space="preserve"> sed do eiusmod tempor incididunt ut labore </w:t>
      </w:r>
      <w:ins w:id="118" w:author="Comparison" w:date="2026-10-01T12:24:00Z" w16du:dateUtc="2026-10-01T16:24:00Z">
        <w:r>
          <w:t>zulu</w:t>
        </w:r>
      </w:ins>
      <w:del w:id="119" w:author="Comparison" w:date="2026-10-01T12:24:00Z" w16du:dateUtc="2026-10-01T16:24:00Z">
        <w:r>
          <w:delText>alpha</w:delText>
        </w:r>
      </w:del>
      <w:r>
        <w:t xml:space="preserve"> magna aliqua 20</w:t>
      </w:r>
    </w:p>
    <w:p w14:paraId="754DAD42" w14:textId="77777777" w:rsidR="0000587C" w:rsidRDefault="00965FB7">
      <w:ins w:id="120" w:author="Comparison" w:date="2026-10-01T12:24:00Z" w16du:dateUtc="2026-10-01T16:24:00Z">
        <w:r>
          <w:t>zulu</w:t>
        </w:r>
      </w:ins>
      <w:del w:id="121" w:author="Comparison" w:date="2026-10-01T12:24:00Z" w16du:dateUtc="2026-10-01T16:24:00Z">
        <w:r>
          <w:delText>alpha</w:delText>
        </w:r>
      </w:del>
      <w:r>
        <w:t xml:space="preserve"> paragraph 21 consectetur adipiscing elit </w:t>
      </w:r>
      <w:ins w:id="122" w:author="Comparison" w:date="2026-10-01T12:24:00Z" w16du:dateUtc="2026-10-01T16:24:00Z">
        <w:r>
          <w:t>zulu21</w:t>
        </w:r>
      </w:ins>
      <w:del w:id="123" w:author="Comparison" w:date="2026-10-01T12:24:00Z" w16du:dateUtc="2026-10-01T16:24:00Z">
        <w:r>
          <w:delText>alpha21</w:delText>
        </w:r>
      </w:del>
      <w:r>
        <w:t xml:space="preserve"> sed do eiusmod tempor incididunt ut labore </w:t>
      </w:r>
      <w:ins w:id="124" w:author="Comparison" w:date="2026-10-01T12:24:00Z" w16du:dateUtc="2026-10-01T16:24:00Z">
        <w:r>
          <w:t>zulu</w:t>
        </w:r>
      </w:ins>
      <w:del w:id="125" w:author="Comparison" w:date="2026-10-01T12:24:00Z" w16du:dateUtc="2026-10-01T16:24:00Z">
        <w:r>
          <w:delText>alpha</w:delText>
        </w:r>
      </w:del>
      <w:r>
        <w:t xml:space="preserve"> magna aliqua 21</w:t>
      </w:r>
    </w:p>
    <w:p w14:paraId="3FFCC4AC" w14:textId="77777777" w:rsidR="0000587C" w:rsidRDefault="00965FB7">
      <w:ins w:id="126" w:author="Comparison" w:date="2026-10-01T12:24:00Z" w16du:dateUtc="2026-10-01T16:24:00Z">
        <w:r>
          <w:t>zulu</w:t>
        </w:r>
      </w:ins>
      <w:del w:id="127" w:author="Comparison" w:date="2026-10-01T12:24:00Z" w16du:dateUtc="2026-10-01T16:24:00Z">
        <w:r>
          <w:delText>alpha</w:delText>
        </w:r>
      </w:del>
      <w:r>
        <w:t xml:space="preserve"> paragraph 22 consectetur adipiscing elit </w:t>
      </w:r>
      <w:ins w:id="128" w:author="Comparison" w:date="2026-10-01T12:24:00Z" w16du:dateUtc="2026-10-01T16:24:00Z">
        <w:r>
          <w:t>zulu22</w:t>
        </w:r>
      </w:ins>
      <w:del w:id="129" w:author="Comparison" w:date="2026-10-01T12:24:00Z" w16du:dateUtc="2026-10-01T16:24:00Z">
        <w:r>
          <w:delText>alpha22</w:delText>
        </w:r>
      </w:del>
      <w:r>
        <w:t xml:space="preserve"> sed do eiusmod tempor incididunt ut labore </w:t>
      </w:r>
      <w:ins w:id="130" w:author="Comparison" w:date="2026-10-01T12:24:00Z" w16du:dateUtc="2026-10-01T16:24:00Z">
        <w:r>
          <w:t>zulu</w:t>
        </w:r>
      </w:ins>
      <w:del w:id="131" w:author="Comparison" w:date="2026-10-01T12:24:00Z" w16du:dateUtc="2026-10-01T16:24:00Z">
        <w:r>
          <w:delText>alpha</w:delText>
        </w:r>
      </w:del>
      <w:r>
        <w:t xml:space="preserve"> magna aliqua 22</w:t>
      </w:r>
    </w:p>
    <w:p w14:paraId="5F11D286" w14:textId="77777777" w:rsidR="0000587C" w:rsidRDefault="00965FB7">
      <w:ins w:id="132" w:author="Comparison" w:date="2026-10-01T12:24:00Z" w16du:dateUtc="2026-10-01T16:24:00Z">
        <w:r>
          <w:t>zulu</w:t>
        </w:r>
      </w:ins>
      <w:del w:id="133" w:author="Comparison" w:date="2026-10-01T12:24:00Z" w16du:dateUtc="2026-10-01T16:24:00Z">
        <w:r>
          <w:delText>alpha</w:delText>
        </w:r>
      </w:del>
      <w:r>
        <w:t xml:space="preserve"> paragraph 23 consectetur adipiscing elit </w:t>
      </w:r>
      <w:ins w:id="134" w:author="Comparison" w:date="2026-10-01T12:24:00Z" w16du:dateUtc="2026-10-01T16:24:00Z">
        <w:r>
          <w:t>zulu23</w:t>
        </w:r>
      </w:ins>
      <w:del w:id="135" w:author="Comparison" w:date="2026-10-01T12:24:00Z" w16du:dateUtc="2026-10-01T16:24:00Z">
        <w:r>
          <w:delText>alpha23</w:delText>
        </w:r>
      </w:del>
      <w:r>
        <w:t xml:space="preserve"> sed do eiusmod tempor incididunt ut labore </w:t>
      </w:r>
      <w:ins w:id="136" w:author="Comparison" w:date="2026-10-01T12:24:00Z" w16du:dateUtc="2026-10-01T16:24:00Z">
        <w:r>
          <w:t>zulu</w:t>
        </w:r>
      </w:ins>
      <w:del w:id="137" w:author="Comparison" w:date="2026-10-01T12:24:00Z" w16du:dateUtc="2026-10-01T16:24:00Z">
        <w:r>
          <w:delText>alpha</w:delText>
        </w:r>
      </w:del>
      <w:r>
        <w:t xml:space="preserve"> magna aliqua 23</w:t>
      </w:r>
    </w:p>
    <w:p w14:paraId="49C648ED" w14:textId="77777777" w:rsidR="0000587C" w:rsidRDefault="00965FB7">
      <w:ins w:id="138" w:author="Comparison" w:date="2026-10-01T12:24:00Z" w16du:dateUtc="2026-10-01T16:24:00Z">
        <w:r>
          <w:t>zulu</w:t>
        </w:r>
      </w:ins>
      <w:del w:id="139" w:author="Comparison" w:date="2026-10-01T12:24:00Z" w16du:dateUtc="2026-10-01T16:24:00Z">
        <w:r>
          <w:delText>alpha</w:delText>
        </w:r>
      </w:del>
      <w:r>
        <w:t xml:space="preserve"> paragraph 24 consectetur adipiscing elit </w:t>
      </w:r>
      <w:ins w:id="140" w:author="Comparison" w:date="2026-10-01T12:24:00Z" w16du:dateUtc="2026-10-01T16:24:00Z">
        <w:r>
          <w:t>zulu24</w:t>
        </w:r>
      </w:ins>
      <w:del w:id="141" w:author="Comparison" w:date="2026-10-01T12:24:00Z" w16du:dateUtc="2026-10-01T16:24:00Z">
        <w:r>
          <w:delText>alpha24</w:delText>
        </w:r>
      </w:del>
      <w:r>
        <w:t xml:space="preserve"> sed do eiusmod tempor incididunt ut labore </w:t>
      </w:r>
      <w:ins w:id="142" w:author="Comparison" w:date="2026-10-01T12:24:00Z" w16du:dateUtc="2026-10-01T16:24:00Z">
        <w:r>
          <w:t>zulu</w:t>
        </w:r>
      </w:ins>
      <w:del w:id="143" w:author="Comparison" w:date="2026-10-01T12:24:00Z" w16du:dateUtc="2026-10-01T16:24:00Z">
        <w:r>
          <w:delText>alpha</w:delText>
        </w:r>
      </w:del>
      <w:r>
        <w:t xml:space="preserve"> magna aliqua 24</w:t>
      </w:r>
    </w:p>
    <w:p w14:paraId="56E89BAA" w14:textId="77777777" w:rsidR="0000587C" w:rsidRDefault="00965FB7">
      <w:ins w:id="144" w:author="Comparison" w:date="2026-10-01T12:24:00Z" w16du:dateUtc="2026-10-01T16:24:00Z">
        <w:r>
          <w:t>zulu</w:t>
        </w:r>
      </w:ins>
      <w:del w:id="145" w:author="Comparison" w:date="2026-10-01T12:24:00Z" w16du:dateUtc="2026-10-01T16:24:00Z">
        <w:r>
          <w:delText>alpha</w:delText>
        </w:r>
      </w:del>
      <w:r>
        <w:t xml:space="preserve"> paragraph 25 consectetur adipiscing elit </w:t>
      </w:r>
      <w:ins w:id="146" w:author="Comparison" w:date="2026-10-01T12:24:00Z" w16du:dateUtc="2026-10-01T16:24:00Z">
        <w:r>
          <w:t>zulu25</w:t>
        </w:r>
      </w:ins>
      <w:del w:id="147" w:author="Comparison" w:date="2026-10-01T12:24:00Z" w16du:dateUtc="2026-10-01T16:24:00Z">
        <w:r>
          <w:delText>alpha25</w:delText>
        </w:r>
      </w:del>
      <w:r>
        <w:t xml:space="preserve"> sed do eiusmod tempor incididunt ut labore </w:t>
      </w:r>
      <w:ins w:id="148" w:author="Comparison" w:date="2026-10-01T12:24:00Z" w16du:dateUtc="2026-10-01T16:24:00Z">
        <w:r>
          <w:t>zulu</w:t>
        </w:r>
      </w:ins>
      <w:del w:id="149" w:author="Comparison" w:date="2026-10-01T12:24:00Z" w16du:dateUtc="2026-10-01T16:24:00Z">
        <w:r>
          <w:delText>alpha</w:delText>
        </w:r>
      </w:del>
      <w:r>
        <w:t xml:space="preserve"> magna aliqua 25</w:t>
      </w:r>
    </w:p>
    <w:p w14:paraId="34A8B45B" w14:textId="77777777" w:rsidR="0000587C" w:rsidRDefault="00965FB7">
      <w:ins w:id="150" w:author="Comparison" w:date="2026-10-01T12:24:00Z" w16du:dateUtc="2026-10-01T16:24:00Z">
        <w:r>
          <w:t>zulu</w:t>
        </w:r>
      </w:ins>
      <w:del w:id="151" w:author="Comparison" w:date="2026-10-01T12:24:00Z" w16du:dateUtc="2026-10-01T16:24:00Z">
        <w:r>
          <w:delText>alpha</w:delText>
        </w:r>
      </w:del>
      <w:r>
        <w:t xml:space="preserve"> paragraph 26 consectetur adipiscing elit </w:t>
      </w:r>
      <w:ins w:id="152" w:author="Comparison" w:date="2026-10-01T12:24:00Z" w16du:dateUtc="2026-10-01T16:24:00Z">
        <w:r>
          <w:t>zulu26</w:t>
        </w:r>
      </w:ins>
      <w:del w:id="153" w:author="Comparison" w:date="2026-10-01T12:24:00Z" w16du:dateUtc="2026-10-01T16:24:00Z">
        <w:r>
          <w:delText>alpha26</w:delText>
        </w:r>
      </w:del>
      <w:r>
        <w:t xml:space="preserve"> sed do eiusmod tempor incididunt ut labore </w:t>
      </w:r>
      <w:ins w:id="154" w:author="Comparison" w:date="2026-10-01T12:24:00Z" w16du:dateUtc="2026-10-01T16:24:00Z">
        <w:r>
          <w:t>zulu</w:t>
        </w:r>
      </w:ins>
      <w:del w:id="155" w:author="Comparison" w:date="2026-10-01T12:24:00Z" w16du:dateUtc="2026-10-01T16:24:00Z">
        <w:r>
          <w:delText>alpha</w:delText>
        </w:r>
      </w:del>
      <w:r>
        <w:t xml:space="preserve"> magna aliqua 26</w:t>
      </w:r>
    </w:p>
    <w:p w14:paraId="471BDA9B" w14:textId="77777777" w:rsidR="0000587C" w:rsidRDefault="00965FB7">
      <w:ins w:id="156" w:author="Comparison" w:date="2026-10-01T12:24:00Z" w16du:dateUtc="2026-10-01T16:24:00Z">
        <w:r>
          <w:t>zulu</w:t>
        </w:r>
      </w:ins>
      <w:del w:id="157" w:author="Comparison" w:date="2026-10-01T12:24:00Z" w16du:dateUtc="2026-10-01T16:24:00Z">
        <w:r>
          <w:delText>alpha</w:delText>
        </w:r>
      </w:del>
      <w:r>
        <w:t xml:space="preserve"> paragraph 27 consectetur adipiscing elit </w:t>
      </w:r>
      <w:ins w:id="158" w:author="Comparison" w:date="2026-10-01T12:24:00Z" w16du:dateUtc="2026-10-01T16:24:00Z">
        <w:r>
          <w:t>zulu27</w:t>
        </w:r>
      </w:ins>
      <w:del w:id="159" w:author="Comparison" w:date="2026-10-01T12:24:00Z" w16du:dateUtc="2026-10-01T16:24:00Z">
        <w:r>
          <w:delText>alpha27</w:delText>
        </w:r>
      </w:del>
      <w:r>
        <w:t xml:space="preserve"> sed do eiusmod tempor incididunt ut labore </w:t>
      </w:r>
      <w:ins w:id="160" w:author="Comparison" w:date="2026-10-01T12:24:00Z" w16du:dateUtc="2026-10-01T16:24:00Z">
        <w:r>
          <w:t>zulu</w:t>
        </w:r>
      </w:ins>
      <w:del w:id="161" w:author="Comparison" w:date="2026-10-01T12:24:00Z" w16du:dateUtc="2026-10-01T16:24:00Z">
        <w:r>
          <w:delText>alpha</w:delText>
        </w:r>
      </w:del>
      <w:r>
        <w:t xml:space="preserve"> magna aliqua 27</w:t>
      </w:r>
    </w:p>
    <w:sectPr w:rsidR="0000587C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normal"/>
  <w:zoom w:percent="10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0587C"/>
    <w:rsid w:val="0000587C"/>
    <w:rsid w:val="00446392"/>
    <w:rsid w:val="00965FB7"/>
    <w:rsid w:val="00AD4AC4"/>
    <w:rsid w:val="00C75780"/>
    <w:rsid w:val="00C964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0F5D1BC"/>
  <w15:docId w15:val="{5BA749A3-AE36-AF42-9B5E-3D4018888F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535</Words>
  <Characters>3052</Characters>
  <Application>Microsoft Office Word</Application>
  <DocSecurity>0</DocSecurity>
  <Lines>25</Lines>
  <Paragraphs>7</Paragraphs>
  <ScaleCrop>false</ScaleCrop>
  <Company/>
  <LinksUpToDate>false</LinksUpToDate>
  <CharactersWithSpaces>3580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Arthur Souza Rodrigues</cp:lastModifiedBy>
  <cp:revision>1</cp:revision>
  <dcterms:created xsi:type="dcterms:W3CDTF">2026-10-01T16:24:00Z</dcterms:created>
  <dcterms:modified xsi:type="dcterms:W3CDTF">2026-10-01T16:24:00Z</dcterms:modified>
</cp:coreProperties>
</file>