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32A619" w14:textId="77777777" w:rsidR="00394AB9" w:rsidRDefault="001306B0">
      <w:r>
        <w:t xml:space="preserve">Case 0 of the sample: </w:t>
      </w:r>
      <w:ins w:id="0" w:author="Comparison" w:date="2026-10-01T12:24:00Z" w16du:dateUtc="2026-10-01T16:24:00Z">
        <w:r>
          <w:t>x0z</w:t>
        </w:r>
      </w:ins>
      <w:del w:id="1" w:author="Comparison" w:date="2026-10-01T12:24:00Z" w16du:dateUtc="2026-10-01T16:24:00Z">
        <w:r>
          <w:delText>x0y</w:delText>
        </w:r>
      </w:del>
      <w:r>
        <w:t xml:space="preserve"> closes clause 0 here.</w:t>
      </w:r>
    </w:p>
    <w:p w14:paraId="631AED83" w14:textId="77777777" w:rsidR="00394AB9" w:rsidRDefault="001306B0">
      <w:r>
        <w:t xml:space="preserve">Case 1 of the sample: </w:t>
      </w:r>
      <w:ins w:id="2" w:author="Comparison" w:date="2026-10-01T12:24:00Z" w16du:dateUtc="2026-10-01T16:24:00Z">
        <w:r>
          <w:t>x1z</w:t>
        </w:r>
      </w:ins>
      <w:del w:id="3" w:author="Comparison" w:date="2026-10-01T12:24:00Z" w16du:dateUtc="2026-10-01T16:24:00Z">
        <w:r>
          <w:delText>x1y</w:delText>
        </w:r>
      </w:del>
      <w:r>
        <w:t xml:space="preserve"> closes clause 1 here.</w:t>
      </w:r>
    </w:p>
    <w:p w14:paraId="1B16B207" w14:textId="77777777" w:rsidR="00394AB9" w:rsidRDefault="001306B0">
      <w:r>
        <w:t xml:space="preserve">Case 2 of the sample: </w:t>
      </w:r>
      <w:ins w:id="4" w:author="Comparison" w:date="2026-10-01T12:24:00Z" w16du:dateUtc="2026-10-01T16:24:00Z">
        <w:r>
          <w:t>x2z</w:t>
        </w:r>
      </w:ins>
      <w:del w:id="5" w:author="Comparison" w:date="2026-10-01T12:24:00Z" w16du:dateUtc="2026-10-01T16:24:00Z">
        <w:r>
          <w:delText>x2y</w:delText>
        </w:r>
      </w:del>
      <w:r>
        <w:t xml:space="preserve"> closes clause 2 here.</w:t>
      </w:r>
    </w:p>
    <w:p w14:paraId="50B87E8C" w14:textId="77777777" w:rsidR="00394AB9" w:rsidRDefault="001306B0">
      <w:r>
        <w:t xml:space="preserve">Case 3 of the sample: </w:t>
      </w:r>
      <w:ins w:id="6" w:author="Comparison" w:date="2026-10-01T12:24:00Z" w16du:dateUtc="2026-10-01T16:24:00Z">
        <w:r>
          <w:t>x3z</w:t>
        </w:r>
      </w:ins>
      <w:del w:id="7" w:author="Comparison" w:date="2026-10-01T12:24:00Z" w16du:dateUtc="2026-10-01T16:24:00Z">
        <w:r>
          <w:delText>x3y</w:delText>
        </w:r>
      </w:del>
      <w:r>
        <w:t xml:space="preserve"> closes clause 3 here.</w:t>
      </w:r>
    </w:p>
    <w:p w14:paraId="50DBB00D" w14:textId="77777777" w:rsidR="00394AB9" w:rsidRDefault="001306B0">
      <w:r>
        <w:t xml:space="preserve">Case 4 of the sample: </w:t>
      </w:r>
      <w:ins w:id="8" w:author="Comparison" w:date="2026-10-01T12:24:00Z" w16du:dateUtc="2026-10-01T16:24:00Z">
        <w:r>
          <w:t>x4z</w:t>
        </w:r>
      </w:ins>
      <w:del w:id="9" w:author="Comparison" w:date="2026-10-01T12:24:00Z" w16du:dateUtc="2026-10-01T16:24:00Z">
        <w:r>
          <w:delText>x4y</w:delText>
        </w:r>
      </w:del>
      <w:r>
        <w:t xml:space="preserve"> closes clause 4 here.</w:t>
      </w:r>
    </w:p>
    <w:p w14:paraId="16FDD1D8" w14:textId="77777777" w:rsidR="00394AB9" w:rsidRDefault="001306B0">
      <w:r>
        <w:t xml:space="preserve">Case 5 of the sample: </w:t>
      </w:r>
      <w:ins w:id="10" w:author="Comparison" w:date="2026-10-01T12:24:00Z" w16du:dateUtc="2026-10-01T16:24:00Z">
        <w:r>
          <w:t>x5z</w:t>
        </w:r>
      </w:ins>
      <w:del w:id="11" w:author="Comparison" w:date="2026-10-01T12:24:00Z" w16du:dateUtc="2026-10-01T16:24:00Z">
        <w:r>
          <w:delText>x5y</w:delText>
        </w:r>
      </w:del>
      <w:r>
        <w:t xml:space="preserve"> closes clause 5 here.</w:t>
      </w:r>
    </w:p>
    <w:p w14:paraId="22680D42" w14:textId="77777777" w:rsidR="00394AB9" w:rsidRDefault="001306B0">
      <w:r>
        <w:t xml:space="preserve">Case 6 of the sample: </w:t>
      </w:r>
      <w:ins w:id="12" w:author="Comparison" w:date="2026-10-01T12:24:00Z" w16du:dateUtc="2026-10-01T16:24:00Z">
        <w:r>
          <w:t>x6z</w:t>
        </w:r>
      </w:ins>
      <w:del w:id="13" w:author="Comparison" w:date="2026-10-01T12:24:00Z" w16du:dateUtc="2026-10-01T16:24:00Z">
        <w:r>
          <w:delText>x6y</w:delText>
        </w:r>
      </w:del>
      <w:r>
        <w:t xml:space="preserve"> closes clause 6 here.</w:t>
      </w:r>
    </w:p>
    <w:p w14:paraId="0CD162E3" w14:textId="77777777" w:rsidR="00394AB9" w:rsidRDefault="001306B0">
      <w:r>
        <w:t xml:space="preserve">Case 7 of the sample: </w:t>
      </w:r>
      <w:ins w:id="14" w:author="Comparison" w:date="2026-10-01T12:24:00Z" w16du:dateUtc="2026-10-01T16:24:00Z">
        <w:r>
          <w:t>x7z</w:t>
        </w:r>
      </w:ins>
      <w:del w:id="15" w:author="Comparison" w:date="2026-10-01T12:24:00Z" w16du:dateUtc="2026-10-01T16:24:00Z">
        <w:r>
          <w:delText>x7y</w:delText>
        </w:r>
      </w:del>
      <w:r>
        <w:t xml:space="preserve"> closes clause 7 here.</w:t>
      </w:r>
    </w:p>
    <w:p w14:paraId="57CB63FF" w14:textId="77777777" w:rsidR="00394AB9" w:rsidRDefault="001306B0">
      <w:r>
        <w:t xml:space="preserve">Case 8 of the sample: </w:t>
      </w:r>
      <w:ins w:id="16" w:author="Comparison" w:date="2026-10-01T12:24:00Z" w16du:dateUtc="2026-10-01T16:24:00Z">
        <w:r>
          <w:t>x8z</w:t>
        </w:r>
      </w:ins>
      <w:del w:id="17" w:author="Comparison" w:date="2026-10-01T12:24:00Z" w16du:dateUtc="2026-10-01T16:24:00Z">
        <w:r>
          <w:delText>x8y</w:delText>
        </w:r>
      </w:del>
      <w:r>
        <w:t xml:space="preserve"> closes clause 8 here.</w:t>
      </w:r>
    </w:p>
    <w:p w14:paraId="30C81D0E" w14:textId="77777777" w:rsidR="00394AB9" w:rsidRDefault="001306B0">
      <w:r>
        <w:t xml:space="preserve">Case 9 of the sample: </w:t>
      </w:r>
      <w:ins w:id="18" w:author="Comparison" w:date="2026-10-01T12:24:00Z" w16du:dateUtc="2026-10-01T16:24:00Z">
        <w:r>
          <w:t>x9z</w:t>
        </w:r>
      </w:ins>
      <w:del w:id="19" w:author="Comparison" w:date="2026-10-01T12:24:00Z" w16du:dateUtc="2026-10-01T16:24:00Z">
        <w:r>
          <w:delText>x9y</w:delText>
        </w:r>
      </w:del>
      <w:r>
        <w:t xml:space="preserve"> closes clause 9 here.</w:t>
      </w:r>
    </w:p>
    <w:p w14:paraId="080F7FC0" w14:textId="77777777" w:rsidR="00394AB9" w:rsidRDefault="001306B0">
      <w:r>
        <w:t xml:space="preserve">Case 10 of the sample: </w:t>
      </w:r>
      <w:ins w:id="20" w:author="Comparison" w:date="2026-10-01T12:24:00Z" w16du:dateUtc="2026-10-01T16:24:00Z">
        <w:r>
          <w:t>x10z</w:t>
        </w:r>
      </w:ins>
      <w:del w:id="21" w:author="Comparison" w:date="2026-10-01T12:24:00Z" w16du:dateUtc="2026-10-01T16:24:00Z">
        <w:r>
          <w:delText>x10y</w:delText>
        </w:r>
      </w:del>
      <w:r>
        <w:t xml:space="preserve"> closes clause 10 here.</w:t>
      </w:r>
    </w:p>
    <w:p w14:paraId="55A49E2C" w14:textId="77777777" w:rsidR="00394AB9" w:rsidRDefault="001306B0">
      <w:r>
        <w:t xml:space="preserve">Case 11 of the sample: </w:t>
      </w:r>
      <w:ins w:id="22" w:author="Comparison" w:date="2026-10-01T12:24:00Z" w16du:dateUtc="2026-10-01T16:24:00Z">
        <w:r>
          <w:t>x11z</w:t>
        </w:r>
      </w:ins>
      <w:del w:id="23" w:author="Comparison" w:date="2026-10-01T12:24:00Z" w16du:dateUtc="2026-10-01T16:24:00Z">
        <w:r>
          <w:delText>x11y</w:delText>
        </w:r>
      </w:del>
      <w:r>
        <w:t xml:space="preserve"> closes clause 11 here.</w:t>
      </w:r>
    </w:p>
    <w:p w14:paraId="2754EB62" w14:textId="77777777" w:rsidR="00394AB9" w:rsidRDefault="001306B0">
      <w:r>
        <w:t xml:space="preserve">Case 12 of the sample: </w:t>
      </w:r>
      <w:ins w:id="24" w:author="Comparison" w:date="2026-10-01T12:24:00Z" w16du:dateUtc="2026-10-01T16:24:00Z">
        <w:r>
          <w:t>x12z</w:t>
        </w:r>
      </w:ins>
      <w:del w:id="25" w:author="Comparison" w:date="2026-10-01T12:24:00Z" w16du:dateUtc="2026-10-01T16:24:00Z">
        <w:r>
          <w:delText>x12y</w:delText>
        </w:r>
      </w:del>
      <w:r>
        <w:t xml:space="preserve"> closes clause 12 here.</w:t>
      </w:r>
    </w:p>
    <w:p w14:paraId="7FD6C991" w14:textId="77777777" w:rsidR="00394AB9" w:rsidRDefault="001306B0">
      <w:r>
        <w:t xml:space="preserve">Case 13 of the sample: </w:t>
      </w:r>
      <w:ins w:id="26" w:author="Comparison" w:date="2026-10-01T12:24:00Z" w16du:dateUtc="2026-10-01T16:24:00Z">
        <w:r>
          <w:t>x13z</w:t>
        </w:r>
      </w:ins>
      <w:del w:id="27" w:author="Comparison" w:date="2026-10-01T12:24:00Z" w16du:dateUtc="2026-10-01T16:24:00Z">
        <w:r>
          <w:delText>x13y</w:delText>
        </w:r>
      </w:del>
      <w:r>
        <w:t xml:space="preserve"> closes clause 13 here.</w:t>
      </w:r>
    </w:p>
    <w:p w14:paraId="6DFFBE01" w14:textId="77777777" w:rsidR="00394AB9" w:rsidRDefault="001306B0">
      <w:r>
        <w:t xml:space="preserve">Case 14 of the sample: </w:t>
      </w:r>
      <w:ins w:id="28" w:author="Comparison" w:date="2026-10-01T12:24:00Z" w16du:dateUtc="2026-10-01T16:24:00Z">
        <w:r>
          <w:t>x14z</w:t>
        </w:r>
      </w:ins>
      <w:del w:id="29" w:author="Comparison" w:date="2026-10-01T12:24:00Z" w16du:dateUtc="2026-10-01T16:24:00Z">
        <w:r>
          <w:delText>x14y</w:delText>
        </w:r>
      </w:del>
      <w:r>
        <w:t xml:space="preserve"> closes clause 14 here.</w:t>
      </w:r>
    </w:p>
    <w:p w14:paraId="07290FA6" w14:textId="77777777" w:rsidR="00394AB9" w:rsidRDefault="001306B0">
      <w:r>
        <w:t xml:space="preserve">Case 15 of the sample: </w:t>
      </w:r>
      <w:ins w:id="30" w:author="Comparison" w:date="2026-10-01T12:24:00Z" w16du:dateUtc="2026-10-01T16:24:00Z">
        <w:r>
          <w:t>x15z</w:t>
        </w:r>
      </w:ins>
      <w:del w:id="31" w:author="Comparison" w:date="2026-10-01T12:24:00Z" w16du:dateUtc="2026-10-01T16:24:00Z">
        <w:r>
          <w:delText>x15y</w:delText>
        </w:r>
      </w:del>
      <w:r>
        <w:t xml:space="preserve"> closes clause 15 here.</w:t>
      </w:r>
    </w:p>
    <w:p w14:paraId="4D49FA58" w14:textId="77777777" w:rsidR="00394AB9" w:rsidRDefault="001306B0">
      <w:r>
        <w:t xml:space="preserve">Case 16 of the sample: </w:t>
      </w:r>
      <w:ins w:id="32" w:author="Comparison" w:date="2026-10-01T12:24:00Z" w16du:dateUtc="2026-10-01T16:24:00Z">
        <w:r>
          <w:t>x16z</w:t>
        </w:r>
      </w:ins>
      <w:del w:id="33" w:author="Comparison" w:date="2026-10-01T12:24:00Z" w16du:dateUtc="2026-10-01T16:24:00Z">
        <w:r>
          <w:delText>x16y</w:delText>
        </w:r>
      </w:del>
      <w:r>
        <w:t xml:space="preserve"> closes clause 16 here.</w:t>
      </w:r>
    </w:p>
    <w:p w14:paraId="2A15CDCC" w14:textId="77777777" w:rsidR="00394AB9" w:rsidRDefault="001306B0">
      <w:r>
        <w:t xml:space="preserve">Case 17 of the sample: </w:t>
      </w:r>
      <w:ins w:id="34" w:author="Comparison" w:date="2026-10-01T12:24:00Z" w16du:dateUtc="2026-10-01T16:24:00Z">
        <w:r>
          <w:t>x17z</w:t>
        </w:r>
      </w:ins>
      <w:del w:id="35" w:author="Comparison" w:date="2026-10-01T12:24:00Z" w16du:dateUtc="2026-10-01T16:24:00Z">
        <w:r>
          <w:delText>x17y</w:delText>
        </w:r>
      </w:del>
      <w:r>
        <w:t xml:space="preserve"> closes clause 17 here.</w:t>
      </w:r>
    </w:p>
    <w:p w14:paraId="2184DE0F" w14:textId="77777777" w:rsidR="00394AB9" w:rsidRDefault="001306B0">
      <w:r>
        <w:t xml:space="preserve">Case 18 of the sample: </w:t>
      </w:r>
      <w:ins w:id="36" w:author="Comparison" w:date="2026-10-01T12:24:00Z" w16du:dateUtc="2026-10-01T16:24:00Z">
        <w:r>
          <w:t>x18z</w:t>
        </w:r>
      </w:ins>
      <w:del w:id="37" w:author="Comparison" w:date="2026-10-01T12:24:00Z" w16du:dateUtc="2026-10-01T16:24:00Z">
        <w:r>
          <w:delText>x18y</w:delText>
        </w:r>
      </w:del>
      <w:r>
        <w:t xml:space="preserve"> closes clause 18 here.</w:t>
      </w:r>
    </w:p>
    <w:p w14:paraId="01479BDA" w14:textId="77777777" w:rsidR="00394AB9" w:rsidRDefault="001306B0">
      <w:r>
        <w:t xml:space="preserve">Case 19 of the sample: </w:t>
      </w:r>
      <w:ins w:id="38" w:author="Comparison" w:date="2026-10-01T12:24:00Z" w16du:dateUtc="2026-10-01T16:24:00Z">
        <w:r>
          <w:t>x19z</w:t>
        </w:r>
      </w:ins>
      <w:del w:id="39" w:author="Comparison" w:date="2026-10-01T12:24:00Z" w16du:dateUtc="2026-10-01T16:24:00Z">
        <w:r>
          <w:delText>x19y</w:delText>
        </w:r>
      </w:del>
      <w:r>
        <w:t xml:space="preserve"> closes clause 19 here.</w:t>
      </w:r>
    </w:p>
    <w:p w14:paraId="3332A8BA" w14:textId="77777777" w:rsidR="00394AB9" w:rsidRDefault="001306B0">
      <w:r>
        <w:t xml:space="preserve">Case 20 of the sample: </w:t>
      </w:r>
      <w:ins w:id="40" w:author="Comparison" w:date="2026-10-01T12:24:00Z" w16du:dateUtc="2026-10-01T16:24:00Z">
        <w:r>
          <w:t>x20z</w:t>
        </w:r>
      </w:ins>
      <w:del w:id="41" w:author="Comparison" w:date="2026-10-01T12:24:00Z" w16du:dateUtc="2026-10-01T16:24:00Z">
        <w:r>
          <w:delText>x20y</w:delText>
        </w:r>
      </w:del>
      <w:r>
        <w:t xml:space="preserve"> closes clause 20 here.</w:t>
      </w:r>
    </w:p>
    <w:p w14:paraId="397FB9B2" w14:textId="77777777" w:rsidR="00394AB9" w:rsidRDefault="001306B0">
      <w:r>
        <w:t xml:space="preserve">Case 21 of the sample: </w:t>
      </w:r>
      <w:ins w:id="42" w:author="Comparison" w:date="2026-10-01T12:24:00Z" w16du:dateUtc="2026-10-01T16:24:00Z">
        <w:r>
          <w:t>x21z</w:t>
        </w:r>
      </w:ins>
      <w:del w:id="43" w:author="Comparison" w:date="2026-10-01T12:24:00Z" w16du:dateUtc="2026-10-01T16:24:00Z">
        <w:r>
          <w:delText>x21y</w:delText>
        </w:r>
      </w:del>
      <w:r>
        <w:t xml:space="preserve"> closes clause 21 here.</w:t>
      </w:r>
    </w:p>
    <w:p w14:paraId="7403A3A3" w14:textId="77777777" w:rsidR="00394AB9" w:rsidRDefault="001306B0">
      <w:r>
        <w:t xml:space="preserve">Case 22 of the sample: </w:t>
      </w:r>
      <w:ins w:id="44" w:author="Comparison" w:date="2026-10-01T12:24:00Z" w16du:dateUtc="2026-10-01T16:24:00Z">
        <w:r>
          <w:t>x22z</w:t>
        </w:r>
      </w:ins>
      <w:del w:id="45" w:author="Comparison" w:date="2026-10-01T12:24:00Z" w16du:dateUtc="2026-10-01T16:24:00Z">
        <w:r>
          <w:delText>x22y</w:delText>
        </w:r>
      </w:del>
      <w:r>
        <w:t xml:space="preserve"> closes clause 22 here.</w:t>
      </w:r>
    </w:p>
    <w:p w14:paraId="4AA98EC3" w14:textId="77777777" w:rsidR="00394AB9" w:rsidRDefault="001306B0">
      <w:r>
        <w:t xml:space="preserve">Case 23 of the sample: </w:t>
      </w:r>
      <w:ins w:id="46" w:author="Comparison" w:date="2026-10-01T12:24:00Z" w16du:dateUtc="2026-10-01T16:24:00Z">
        <w:r>
          <w:t>x23z</w:t>
        </w:r>
      </w:ins>
      <w:del w:id="47" w:author="Comparison" w:date="2026-10-01T12:24:00Z" w16du:dateUtc="2026-10-01T16:24:00Z">
        <w:r>
          <w:delText>x23y</w:delText>
        </w:r>
      </w:del>
      <w:r>
        <w:t xml:space="preserve"> closes clause 23 here.</w:t>
      </w:r>
    </w:p>
    <w:p w14:paraId="65D6B3EB" w14:textId="77777777" w:rsidR="00394AB9" w:rsidRDefault="001306B0">
      <w:r>
        <w:t xml:space="preserve">Case 24 of the sample: </w:t>
      </w:r>
      <w:ins w:id="48" w:author="Comparison" w:date="2026-10-01T12:24:00Z" w16du:dateUtc="2026-10-01T16:24:00Z">
        <w:r>
          <w:t>x24z</w:t>
        </w:r>
      </w:ins>
      <w:del w:id="49" w:author="Comparison" w:date="2026-10-01T12:24:00Z" w16du:dateUtc="2026-10-01T16:24:00Z">
        <w:r>
          <w:delText>x24y</w:delText>
        </w:r>
      </w:del>
      <w:r>
        <w:t xml:space="preserve"> closes clause 24 here.</w:t>
      </w:r>
    </w:p>
    <w:p w14:paraId="78C1197B" w14:textId="77777777" w:rsidR="00394AB9" w:rsidRDefault="001306B0">
      <w:r>
        <w:t xml:space="preserve">Case 25 of the sample: </w:t>
      </w:r>
      <w:ins w:id="50" w:author="Comparison" w:date="2026-10-01T12:24:00Z" w16du:dateUtc="2026-10-01T16:24:00Z">
        <w:r>
          <w:t>x25z</w:t>
        </w:r>
      </w:ins>
      <w:del w:id="51" w:author="Comparison" w:date="2026-10-01T12:24:00Z" w16du:dateUtc="2026-10-01T16:24:00Z">
        <w:r>
          <w:delText>x25y</w:delText>
        </w:r>
      </w:del>
      <w:r>
        <w:t xml:space="preserve"> closes clause 25 here.</w:t>
      </w:r>
    </w:p>
    <w:p w14:paraId="22FB7F18" w14:textId="77777777" w:rsidR="00394AB9" w:rsidRDefault="001306B0">
      <w:r>
        <w:t xml:space="preserve">Case 26 of the sample: </w:t>
      </w:r>
      <w:ins w:id="52" w:author="Comparison" w:date="2026-10-01T12:24:00Z" w16du:dateUtc="2026-10-01T16:24:00Z">
        <w:r>
          <w:t>x26z</w:t>
        </w:r>
      </w:ins>
      <w:del w:id="53" w:author="Comparison" w:date="2026-10-01T12:24:00Z" w16du:dateUtc="2026-10-01T16:24:00Z">
        <w:r>
          <w:delText>x26y</w:delText>
        </w:r>
      </w:del>
      <w:r>
        <w:t xml:space="preserve"> closes clause 26 here.</w:t>
      </w:r>
    </w:p>
    <w:p w14:paraId="2547757E" w14:textId="77777777" w:rsidR="00394AB9" w:rsidRDefault="001306B0">
      <w:r>
        <w:t xml:space="preserve">Case 27 of the sample: </w:t>
      </w:r>
      <w:ins w:id="54" w:author="Comparison" w:date="2026-10-01T12:24:00Z" w16du:dateUtc="2026-10-01T16:24:00Z">
        <w:r>
          <w:t>x27z</w:t>
        </w:r>
      </w:ins>
      <w:del w:id="55" w:author="Comparison" w:date="2026-10-01T12:24:00Z" w16du:dateUtc="2026-10-01T16:24:00Z">
        <w:r>
          <w:delText>x27y</w:delText>
        </w:r>
      </w:del>
      <w:r>
        <w:t xml:space="preserve"> closes clause 27 here.</w:t>
      </w:r>
    </w:p>
    <w:p w14:paraId="417317F9" w14:textId="77777777" w:rsidR="00394AB9" w:rsidRDefault="001306B0">
      <w:r>
        <w:t xml:space="preserve">Case 28 of the sample: </w:t>
      </w:r>
      <w:ins w:id="56" w:author="Comparison" w:date="2026-10-01T12:24:00Z" w16du:dateUtc="2026-10-01T16:24:00Z">
        <w:r>
          <w:t>x28z</w:t>
        </w:r>
      </w:ins>
      <w:del w:id="57" w:author="Comparison" w:date="2026-10-01T12:24:00Z" w16du:dateUtc="2026-10-01T16:24:00Z">
        <w:r>
          <w:delText>x28y</w:delText>
        </w:r>
      </w:del>
      <w:r>
        <w:t xml:space="preserve"> closes clause 28 here.</w:t>
      </w:r>
    </w:p>
    <w:p w14:paraId="776B83F2" w14:textId="77777777" w:rsidR="00394AB9" w:rsidRDefault="001306B0">
      <w:r>
        <w:t xml:space="preserve">Case 29 of the sample: </w:t>
      </w:r>
      <w:ins w:id="58" w:author="Comparison" w:date="2026-10-01T12:24:00Z" w16du:dateUtc="2026-10-01T16:24:00Z">
        <w:r>
          <w:t>x29z</w:t>
        </w:r>
      </w:ins>
      <w:del w:id="59" w:author="Comparison" w:date="2026-10-01T12:24:00Z" w16du:dateUtc="2026-10-01T16:24:00Z">
        <w:r>
          <w:delText>x29y</w:delText>
        </w:r>
      </w:del>
      <w:r>
        <w:t xml:space="preserve"> closes clause 29 here.</w:t>
      </w:r>
    </w:p>
    <w:p w14:paraId="72B1C89B" w14:textId="77777777" w:rsidR="00394AB9" w:rsidRDefault="001306B0">
      <w:r>
        <w:t xml:space="preserve">Case 30 of the sample: </w:t>
      </w:r>
      <w:ins w:id="60" w:author="Comparison" w:date="2026-10-01T12:24:00Z" w16du:dateUtc="2026-10-01T16:24:00Z">
        <w:r>
          <w:t>x30z</w:t>
        </w:r>
      </w:ins>
      <w:del w:id="61" w:author="Comparison" w:date="2026-10-01T12:24:00Z" w16du:dateUtc="2026-10-01T16:24:00Z">
        <w:r>
          <w:delText>x30y</w:delText>
        </w:r>
      </w:del>
      <w:r>
        <w:t xml:space="preserve"> closes clause 30 here.</w:t>
      </w:r>
    </w:p>
    <w:p w14:paraId="2969DF84" w14:textId="77777777" w:rsidR="00394AB9" w:rsidRDefault="001306B0">
      <w:r>
        <w:t xml:space="preserve">Case 31 of the sample: </w:t>
      </w:r>
      <w:ins w:id="62" w:author="Comparison" w:date="2026-10-01T12:24:00Z" w16du:dateUtc="2026-10-01T16:24:00Z">
        <w:r>
          <w:t>x31z</w:t>
        </w:r>
      </w:ins>
      <w:del w:id="63" w:author="Comparison" w:date="2026-10-01T12:24:00Z" w16du:dateUtc="2026-10-01T16:24:00Z">
        <w:r>
          <w:delText>x31y</w:delText>
        </w:r>
      </w:del>
      <w:r>
        <w:t xml:space="preserve"> closes clause 31 here.</w:t>
      </w:r>
    </w:p>
    <w:p w14:paraId="5DB09282" w14:textId="77777777" w:rsidR="00394AB9" w:rsidRDefault="001306B0">
      <w:r>
        <w:t xml:space="preserve">Case 32 of the sample: </w:t>
      </w:r>
      <w:ins w:id="64" w:author="Comparison" w:date="2026-10-01T12:24:00Z" w16du:dateUtc="2026-10-01T16:24:00Z">
        <w:r>
          <w:t>x32z</w:t>
        </w:r>
      </w:ins>
      <w:del w:id="65" w:author="Comparison" w:date="2026-10-01T12:24:00Z" w16du:dateUtc="2026-10-01T16:24:00Z">
        <w:r>
          <w:delText>x32y</w:delText>
        </w:r>
      </w:del>
      <w:r>
        <w:t xml:space="preserve"> closes clause 32 here.</w:t>
      </w:r>
    </w:p>
    <w:p w14:paraId="59F170F9" w14:textId="77777777" w:rsidR="00394AB9" w:rsidRDefault="001306B0">
      <w:r>
        <w:t xml:space="preserve">Case 33 of the sample: </w:t>
      </w:r>
      <w:ins w:id="66" w:author="Comparison" w:date="2026-10-01T12:24:00Z" w16du:dateUtc="2026-10-01T16:24:00Z">
        <w:r>
          <w:t>x33z</w:t>
        </w:r>
      </w:ins>
      <w:del w:id="67" w:author="Comparison" w:date="2026-10-01T12:24:00Z" w16du:dateUtc="2026-10-01T16:24:00Z">
        <w:r>
          <w:delText>x33y</w:delText>
        </w:r>
      </w:del>
      <w:r>
        <w:t xml:space="preserve"> closes clause 33 here.</w:t>
      </w:r>
    </w:p>
    <w:p w14:paraId="1E87E1F1" w14:textId="77777777" w:rsidR="00394AB9" w:rsidRDefault="001306B0">
      <w:r>
        <w:t xml:space="preserve">Case 34 of the sample: </w:t>
      </w:r>
      <w:ins w:id="68" w:author="Comparison" w:date="2026-10-01T12:24:00Z" w16du:dateUtc="2026-10-01T16:24:00Z">
        <w:r>
          <w:t>x34z</w:t>
        </w:r>
      </w:ins>
      <w:del w:id="69" w:author="Comparison" w:date="2026-10-01T12:24:00Z" w16du:dateUtc="2026-10-01T16:24:00Z">
        <w:r>
          <w:delText>x34y</w:delText>
        </w:r>
      </w:del>
      <w:r>
        <w:t xml:space="preserve"> closes clause 34 here.</w:t>
      </w:r>
    </w:p>
    <w:p w14:paraId="5DF39A17" w14:textId="77777777" w:rsidR="00394AB9" w:rsidRDefault="001306B0">
      <w:r>
        <w:t xml:space="preserve">Case 35 of the sample: </w:t>
      </w:r>
      <w:ins w:id="70" w:author="Comparison" w:date="2026-10-01T12:24:00Z" w16du:dateUtc="2026-10-01T16:24:00Z">
        <w:r>
          <w:t>x35z</w:t>
        </w:r>
      </w:ins>
      <w:del w:id="71" w:author="Comparison" w:date="2026-10-01T12:24:00Z" w16du:dateUtc="2026-10-01T16:24:00Z">
        <w:r>
          <w:delText>x35y</w:delText>
        </w:r>
      </w:del>
      <w:r>
        <w:t xml:space="preserve"> closes clause 35 here.</w:t>
      </w:r>
    </w:p>
    <w:p w14:paraId="656B3F64" w14:textId="77777777" w:rsidR="00394AB9" w:rsidRDefault="001306B0">
      <w:r>
        <w:t xml:space="preserve">Case 36 of the sample: </w:t>
      </w:r>
      <w:ins w:id="72" w:author="Comparison" w:date="2026-10-01T12:24:00Z" w16du:dateUtc="2026-10-01T16:24:00Z">
        <w:r>
          <w:t>x36z</w:t>
        </w:r>
      </w:ins>
      <w:del w:id="73" w:author="Comparison" w:date="2026-10-01T12:24:00Z" w16du:dateUtc="2026-10-01T16:24:00Z">
        <w:r>
          <w:delText>x36y</w:delText>
        </w:r>
      </w:del>
      <w:r>
        <w:t xml:space="preserve"> closes clause 36 here.</w:t>
      </w:r>
    </w:p>
    <w:p w14:paraId="5E6BD3C4" w14:textId="77777777" w:rsidR="00394AB9" w:rsidRDefault="001306B0">
      <w:r>
        <w:t xml:space="preserve">Case 37 of the sample: </w:t>
      </w:r>
      <w:ins w:id="74" w:author="Comparison" w:date="2026-10-01T12:24:00Z" w16du:dateUtc="2026-10-01T16:24:00Z">
        <w:r>
          <w:t>x37z</w:t>
        </w:r>
      </w:ins>
      <w:del w:id="75" w:author="Comparison" w:date="2026-10-01T12:24:00Z" w16du:dateUtc="2026-10-01T16:24:00Z">
        <w:r>
          <w:delText>x37y</w:delText>
        </w:r>
      </w:del>
      <w:r>
        <w:t xml:space="preserve"> closes clause 37 here.</w:t>
      </w:r>
    </w:p>
    <w:p w14:paraId="69A7EA61" w14:textId="77777777" w:rsidR="00394AB9" w:rsidRDefault="001306B0">
      <w:r>
        <w:t xml:space="preserve">Case 38 of the sample: </w:t>
      </w:r>
      <w:ins w:id="76" w:author="Comparison" w:date="2026-10-01T12:24:00Z" w16du:dateUtc="2026-10-01T16:24:00Z">
        <w:r>
          <w:t>x38z</w:t>
        </w:r>
      </w:ins>
      <w:del w:id="77" w:author="Comparison" w:date="2026-10-01T12:24:00Z" w16du:dateUtc="2026-10-01T16:24:00Z">
        <w:r>
          <w:delText>x38y</w:delText>
        </w:r>
      </w:del>
      <w:r>
        <w:t xml:space="preserve"> closes clause 38 here.</w:t>
      </w:r>
    </w:p>
    <w:p w14:paraId="69D785D2" w14:textId="77777777" w:rsidR="00394AB9" w:rsidRDefault="001306B0">
      <w:r>
        <w:t xml:space="preserve">Case 39 of the sample: </w:t>
      </w:r>
      <w:ins w:id="78" w:author="Comparison" w:date="2026-10-01T12:24:00Z" w16du:dateUtc="2026-10-01T16:24:00Z">
        <w:r>
          <w:t>x39z</w:t>
        </w:r>
      </w:ins>
      <w:del w:id="79" w:author="Comparison" w:date="2026-10-01T12:24:00Z" w16du:dateUtc="2026-10-01T16:24:00Z">
        <w:r>
          <w:delText>x39y</w:delText>
        </w:r>
      </w:del>
      <w:r>
        <w:t xml:space="preserve"> closes clause 39 here.</w:t>
      </w:r>
    </w:p>
    <w:sectPr w:rsidR="00394AB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94AB9"/>
    <w:rsid w:val="001306B0"/>
    <w:rsid w:val="00223D66"/>
    <w:rsid w:val="00394AB9"/>
    <w:rsid w:val="00446392"/>
    <w:rsid w:val="00A200F7"/>
    <w:rsid w:val="00AD5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3EA2FF"/>
  <w15:docId w15:val="{5BA749A3-AE36-AF42-9B5E-3D4018888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322</Words>
  <Characters>1838</Characters>
  <Application>Microsoft Office Word</Application>
  <DocSecurity>0</DocSecurity>
  <Lines>15</Lines>
  <Paragraphs>4</Paragraphs>
  <ScaleCrop>false</ScaleCrop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2026-10-01T16:24:00Z</dcterms:created>
  <dcterms:modified xsi:type="dcterms:W3CDTF">2026-10-01T16:24:00Z</dcterms:modified>
</cp:coreProperties>
</file>