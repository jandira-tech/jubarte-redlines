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3F20AA16" w14:textId="308F3735">
      <w:pPr>
        <w:spacing w:after="120" w:line="276" w:lineRule="auto"/>
        <w:jc w:val="both"/>
        <w:rPr>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r>
        <w:rPr>
          <w:rFonts w:ascii="Times New Roman" w:hAnsi="Times New Roman" w:cs="Times New Roman"/>
          <w:b/>
          <w:bCs/>
        </w:rPr>
        <w:t>Services Agreement</w:t>
      </w:r>
    </w:p>
    <w:p w14:paraId="57EF3C39" w14:textId="77777777">
      <w:pPr>
        <w:spacing w:after="120" w:line="276" w:lineRule="auto"/>
        <w:jc w:val="both"/>
        <w:rPr>
          <w:rFonts w:ascii="Times New Roman" w:hAnsi="Times New Roman" w:cs="Times New Roman"/>
          <w:b/>
          <w:bCs/>
        </w:rPr>
      </w:pP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 xml:space="preserve">entered into by </w:t>
      </w:r>
      <w:r>
        <w:rPr>
          <w:rFonts w:ascii="Times New Roman" w:hAnsi="Times New Roman" w:cs="Times New Roman"/>
        </w:rPr>
        <w:t>AgentCo</w:t>
      </w:r>
      <w:r>
        <w:rPr>
          <w:rFonts w:ascii="Times New Roman" w:hAnsi="Times New Roman" w:cs="Times New Roman"/>
        </w:rPr>
        <w:t xml:space="preserve"> and </w:t>
      </w:r>
      <w:r>
        <w:rPr>
          <w:rFonts w:ascii="Times New Roman" w:hAnsi="Times New Roman" w:cs="Times New Roman"/>
        </w:rPr>
        <w:t>Customer, and</w:t>
      </w:r>
      <w:r>
        <w:rPr>
          <w:rFonts w:ascii="Times New Roman" w:hAnsi="Times New Roman" w:cs="Times New Roman"/>
        </w:rPr>
        <w:t xml:space="preserve"> </w:t>
      </w:r>
      <w:ins w:author="Ana Lee" w:id="1" w:date="2026-01-02T03:04:05Z">
        <w:r>
          <w:rPr>
            <w:rFonts w:ascii="Times New Roman" w:hAnsi="Times New Roman" w:cs="Times New Roman"/>
          </w:rPr>
          <w:t>states</w:t>
        </w:r>
      </w:ins>
      <w:del w:author="Ana Lee" w:id="2" w:date="2026-01-02T03:04:05Z">
        <w:r>
          <w:rPr>
            <w:rFonts w:ascii="Times New Roman" w:hAnsi="Times New Roman" w:cs="Times New Roman"/>
          </w:rPr>
          <w:delText>sets out</w:delText>
        </w:r>
      </w:del>
      <w:r>
        <w:rPr>
          <w:rFonts w:ascii="Times New Roman" w:hAnsi="Times New Roman" w:cs="Times New Roman"/>
        </w:rPr>
        <w:t xml:space="preserve">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329C3BB1">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Customer's use of the Service constitutes the parties' acceptance of, and agreement to be bound by, (</w:t>
      </w:r>
      <w:r>
        <w:rPr>
          <w:rFonts w:ascii="Times New Roman" w:hAnsi="Times New Roman" w:cs="Times New Roman"/>
        </w:rPr>
        <w:t>i</w:t>
      </w:r>
      <w:r>
        <w:rPr>
          <w:rFonts w:ascii="Times New Roman" w:hAnsi="Times New Roman" w:cs="Times New Roman"/>
        </w:rPr>
        <w:t>) this Agreement and (ii) the Data Processing Addendum (the “DPA”) set forth at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5CDE97E5">
      <w:pPr>
        <w:spacing w:after="120" w:line="276" w:lineRule="auto"/>
        <w:ind w:left="720" w:hanging="540"/>
        <w:jc w:val="both"/>
        <w:rPr>
          <w:rFonts w:ascii="Times New Roman" w:hAnsi="Times New Roman" w:cs="Times New Roman"/>
        </w:rPr>
      </w:pPr>
      <w:r>
        <w:rPr>
          <w:rFonts w:ascii="Times New Roman" w:hAnsi="Times New Roman" w:cs="Times New Roman"/>
        </w:rPr>
        <w:t>2.1. “Affiliate” means, with respect to any entity, any other entity that (</w:t>
      </w:r>
      <w:r>
        <w:rPr>
          <w:rFonts w:ascii="Times New Roman" w:hAnsi="Times New Roman" w:cs="Times New Roman"/>
        </w:rPr>
        <w:t>i</w:t>
      </w:r>
      <w:r>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43B86829">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 “</w:t>
      </w:r>
      <w:r>
        <w:rPr>
          <w:rFonts w:ascii="Times New Roman" w:hAnsi="Times New Roman" w:cs="Times New Roman"/>
        </w:rPr>
        <w:t>AgentCo</w:t>
      </w:r>
      <w:r>
        <w:rPr>
          <w:rFonts w:ascii="Times New Roman" w:hAnsi="Times New Roman" w:cs="Times New Roman"/>
        </w:rPr>
        <w:t xml:space="preserve">” means </w:t>
      </w:r>
      <w:r>
        <w:rPr>
          <w:rFonts w:ascii="Times New Roman" w:hAnsi="Times New Roman" w:cs="Times New Roman"/>
        </w:rPr>
        <w:t>AgentCo</w:t>
      </w:r>
      <w:r>
        <w:rPr>
          <w:rFonts w:ascii="Times New Roman" w:hAnsi="Times New Roman" w:cs="Times New Roman"/>
        </w:rPr>
        <w:t xml:space="preserve"> AI Corporation, a Delaware corporation, together with its Affiliates.</w:t>
      </w:r>
    </w:p>
    <w:p w14:paraId="08EAC13A" w14:textId="429A101D">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3</w:t>
      </w:r>
      <w:r>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6</w:t>
      </w:r>
      <w:r>
        <w:rPr>
          <w:rFonts w:ascii="Times New Roman" w:hAnsi="Times New Roman" w:cs="Times New Roman"/>
        </w:rPr>
        <w:t>. “Content”</w:t>
      </w:r>
      <w:r>
        <w:rPr>
          <w:rFonts w:ascii="Times New Roman" w:hAnsi="Times New Roman" w:cs="Times New Roman"/>
        </w:rPr>
        <w:t xml:space="preserve"> means Input and Output.</w:t>
      </w:r>
    </w:p>
    <w:p w14:paraId="0650D41B" w14:textId="48C301D6">
      <w:pPr>
        <w:rPr>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xml:space="preserve">. “Customer” means the organization or entity </w:t>
      </w:r>
      <w:r>
        <w:rPr>
          <w:rFonts w:ascii="Times New Roman" w:hAnsi="Times New Roman" w:cs="Times New Roman"/>
        </w:rPr>
        <w:t>contracting for use of the Service</w:t>
      </w:r>
      <w:r>
        <w:rPr>
          <w:rFonts w:ascii="Times New Roman" w:hAnsi="Times New Roman" w:cs="Times New Roman"/>
        </w:rPr>
        <w:t>.</w:t>
      </w:r>
    </w:p>
    <w:p w14:paraId="0A255DC9" w14:textId="77777777">
      <w:pPr>
        <w:rPr>
          <w:rFonts w:ascii="Times New Roman" w:hAnsi="Times New Roman" w:cs="Times New Roman"/>
        </w:rPr>
      </w:pPr>
    </w:p>
    <w:p w14:paraId="0D97BED3" w14:textId="7C2A4462">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8</w:t>
      </w:r>
      <w:r>
        <w:rPr>
          <w:rFonts w:ascii="Times New Roman" w:hAnsi="Times New Roman" w:cs="Times New Roman"/>
        </w:rPr>
        <w:t>. “Documentation”</w:t>
      </w:r>
      <w:r>
        <w:rPr>
          <w:rFonts w:ascii="Times New Roman" w:hAnsi="Times New Roman" w:cs="Times New Roman"/>
        </w:rPr>
        <w:t xml:space="preserve"> means the technical and other </w:t>
      </w:r>
      <w:r>
        <w:rPr>
          <w:rFonts w:ascii="Times New Roman" w:hAnsi="Times New Roman" w:cs="Times New Roman"/>
        </w:rPr>
        <w:t xml:space="preserve">written materials describing use of the Service that </w:t>
      </w:r>
      <w:r>
        <w:rPr>
          <w:rFonts w:ascii="Times New Roman" w:hAnsi="Times New Roman" w:cs="Times New Roman"/>
        </w:rPr>
        <w:t>AgentCo</w:t>
      </w:r>
      <w:r>
        <w:rPr>
          <w:rFonts w:ascii="Times New Roman" w:hAnsi="Times New Roman" w:cs="Times New Roman"/>
        </w:rPr>
        <w:t xml:space="preserve"> makes available to Customer</w:t>
      </w:r>
      <w:r>
        <w:rPr>
          <w:rFonts w:ascii="Times New Roman" w:hAnsi="Times New Roman" w:cs="Times New Roman"/>
        </w:rPr>
        <w:t>.</w:t>
      </w:r>
    </w:p>
    <w:p w14:paraId="11804FF7" w14:textId="11105103">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9</w:t>
      </w:r>
      <w:r>
        <w:rPr>
          <w:rFonts w:ascii="Times New Roman" w:hAnsi="Times New Roman" w:cs="Times New Roman"/>
        </w:rPr>
        <w:t>. “Effective Date”</w:t>
      </w:r>
      <w:r>
        <w:rPr>
          <w:rFonts w:ascii="Times New Roman" w:hAnsi="Times New Roman" w:cs="Times New Roman"/>
        </w:rPr>
        <w:t xml:space="preserve"> means the </w:t>
      </w:r>
      <w:r>
        <w:rPr>
          <w:rFonts w:ascii="Times New Roman" w:hAnsi="Times New Roman" w:cs="Times New Roman"/>
        </w:rPr>
        <w:t>earlier of (</w:t>
      </w:r>
      <w:r>
        <w:rPr>
          <w:rFonts w:ascii="Times New Roman" w:hAnsi="Times New Roman" w:cs="Times New Roman"/>
        </w:rPr>
        <w:t>i</w:t>
      </w:r>
      <w:r>
        <w:rPr>
          <w:rFonts w:ascii="Times New Roman" w:hAnsi="Times New Roman" w:cs="Times New Roman"/>
        </w:rPr>
        <w:t>) the date on which Customer first uses the Service and (ii) the effective date of the first Order Form that references</w:t>
      </w:r>
      <w:r>
        <w:rPr>
          <w:rFonts w:ascii="Times New Roman" w:hAnsi="Times New Roman" w:cs="Times New Roman"/>
        </w:rPr>
        <w:t xml:space="preserve"> this Agreement.</w:t>
      </w:r>
    </w:p>
    <w:p w14:paraId="464E05B4" w14:textId="05FE7A2F">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10</w:t>
      </w:r>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xml:space="preserve">, enhancement request, recommendation, correction, or other feedback that Customer provides to </w:t>
      </w:r>
      <w:r>
        <w:rPr>
          <w:rFonts w:ascii="Times New Roman" w:hAnsi="Times New Roman" w:cs="Times New Roman"/>
        </w:rPr>
        <w:t>AgentCo</w:t>
      </w:r>
      <w:r>
        <w:rPr>
          <w:rFonts w:ascii="Times New Roman" w:hAnsi="Times New Roman" w:cs="Times New Roman"/>
        </w:rPr>
        <w:t xml:space="preserve"> concerning </w:t>
      </w:r>
      <w:r>
        <w:rPr>
          <w:rFonts w:ascii="Times New Roman" w:hAnsi="Times New Roman" w:cs="Times New Roman"/>
        </w:rPr>
        <w:t>AgentCo's</w:t>
      </w:r>
      <w:r>
        <w:rPr>
          <w:rFonts w:ascii="Times New Roman" w:hAnsi="Times New Roman" w:cs="Times New Roman"/>
        </w:rPr>
        <w:t xml:space="preserve"> </w:t>
      </w:r>
      <w:r>
        <w:rPr>
          <w:rFonts w:ascii="Times New Roman" w:hAnsi="Times New Roman" w:cs="Times New Roman"/>
        </w:rPr>
        <w:t>offerings, but</w:t>
      </w:r>
      <w:r>
        <w:rPr>
          <w:rFonts w:ascii="Times New Roman" w:hAnsi="Times New Roman" w:cs="Times New Roman"/>
        </w:rPr>
        <w:t xml:space="preserve"> excludes Customer Data and Content.</w:t>
      </w:r>
    </w:p>
    <w:p w14:paraId="6FEB777E" w14:textId="7A5C0326">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1</w:t>
      </w:r>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ed by a user to the Service.</w:t>
      </w:r>
    </w:p>
    <w:p w14:paraId="318C4D1F" w14:textId="75E41605">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2</w:t>
      </w:r>
      <w:r>
        <w:rPr>
          <w:rFonts w:ascii="Times New Roman" w:hAnsi="Times New Roman" w:cs="Times New Roman"/>
        </w:rPr>
        <w:t>. “Output”</w:t>
      </w:r>
      <w:r>
        <w:rPr>
          <w:rFonts w:ascii="Times New Roman" w:hAnsi="Times New Roman" w:cs="Times New Roman"/>
        </w:rPr>
        <w:t xml:space="preserve"> means the </w:t>
      </w:r>
      <w:r>
        <w:rPr>
          <w:rFonts w:ascii="Times New Roman" w:hAnsi="Times New Roman" w:cs="Times New Roman"/>
        </w:rPr>
        <w:t>response generated by the Service for a user in reply to that user'</w:t>
      </w:r>
      <w:r>
        <w:rPr>
          <w:rFonts w:ascii="Times New Roman" w:hAnsi="Times New Roman" w:cs="Times New Roman"/>
        </w:rPr>
        <w:t>s Input.</w:t>
      </w:r>
    </w:p>
    <w:p w14:paraId="7780F80A" w14:textId="57DCB79E">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3</w:t>
      </w:r>
      <w:r>
        <w:rPr>
          <w:rFonts w:ascii="Times New Roman" w:hAnsi="Times New Roman" w:cs="Times New Roman"/>
        </w:rPr>
        <w:t>. “Protected Health Information”</w:t>
      </w:r>
      <w:r>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C58897E">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4</w:t>
      </w:r>
      <w:r>
        <w:rPr>
          <w:rFonts w:ascii="Times New Roman" w:hAnsi="Times New Roman" w:cs="Times New Roman"/>
        </w:rPr>
        <w:t>. “Service”</w:t>
      </w:r>
      <w:r>
        <w:rPr>
          <w:rFonts w:ascii="Times New Roman" w:hAnsi="Times New Roman" w:cs="Times New Roman"/>
        </w:rPr>
        <w:t xml:space="preserve"> means </w:t>
      </w:r>
      <w:r>
        <w:rPr>
          <w:rFonts w:ascii="Times New Roman" w:hAnsi="Times New Roman" w:cs="Times New Roman"/>
        </w:rPr>
        <w:t>AgentCo's</w:t>
      </w:r>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r>
        <w:rPr>
          <w:rFonts w:ascii="Times New Roman" w:hAnsi="Times New Roman" w:cs="Times New Roman"/>
        </w:rPr>
        <w:t>AgentCo's</w:t>
      </w:r>
      <w:r>
        <w:rPr>
          <w:rFonts w:ascii="Times New Roman" w:hAnsi="Times New Roman" w:cs="Times New Roman"/>
        </w:rPr>
        <w:t xml:space="preserve"> web application</w:t>
      </w:r>
      <w:r>
        <w:rPr>
          <w:rFonts w:ascii="Times New Roman" w:hAnsi="Times New Roman" w:cs="Times New Roman"/>
        </w:rPr>
        <w:t>.</w:t>
      </w:r>
    </w:p>
    <w:p w14:paraId="3047D0A6" w14:textId="7C8E550A">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5</w:t>
      </w:r>
      <w:r>
        <w:rPr>
          <w:rFonts w:ascii="Times New Roman" w:hAnsi="Times New Roman" w:cs="Times New Roman"/>
        </w:rPr>
        <w:t>. “</w:t>
      </w:r>
      <w:r>
        <w:rPr>
          <w:rFonts w:ascii="Times New Roman" w:hAnsi="Times New Roman" w:cs="Times New Roman"/>
        </w:rPr>
        <w:t>Subprocessor</w:t>
      </w:r>
      <w:r>
        <w:rPr>
          <w:rFonts w:ascii="Times New Roman" w:hAnsi="Times New Roman" w:cs="Times New Roman"/>
        </w:rPr>
        <w:t>”</w:t>
      </w:r>
      <w:r>
        <w:rPr>
          <w:rFonts w:ascii="Times New Roman" w:hAnsi="Times New Roman" w:cs="Times New Roman"/>
        </w:rPr>
        <w:t xml:space="preserve"> means any </w:t>
      </w:r>
      <w:r>
        <w:rPr>
          <w:rFonts w:ascii="Times New Roman" w:hAnsi="Times New Roman" w:cs="Times New Roman"/>
        </w:rPr>
        <w:t>AgentCo</w:t>
      </w:r>
      <w:r>
        <w:rPr>
          <w:rFonts w:ascii="Times New Roman" w:hAnsi="Times New Roman" w:cs="Times New Roman"/>
        </w:rPr>
        <w:t xml:space="preserve"> subcontractor or vendor that accesses or otherwise processes Customer Data or Content</w:t>
      </w:r>
      <w:r>
        <w:rPr>
          <w:rFonts w:ascii="Times New Roman" w:hAnsi="Times New Roman" w:cs="Times New Roman"/>
        </w:rPr>
        <w:t>.</w:t>
      </w:r>
    </w:p>
    <w:p w14:paraId="026EFF84" w14:textId="1E0C9068">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6</w:t>
      </w:r>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299B10B7">
      <w:pPr>
        <w:spacing w:after="120" w:line="276" w:lineRule="auto"/>
        <w:ind w:left="720" w:hanging="540"/>
        <w:jc w:val="both"/>
        <w:rPr>
          <w:rFonts w:ascii="Times New Roman" w:hAnsi="Times New Roman" w:cs="Times New Roman"/>
        </w:rPr>
      </w:pPr>
      <w:r>
        <w:rPr>
          <w:rFonts w:ascii="Times New Roman" w:hAnsi="Times New Roman" w:cs="Times New Roman"/>
        </w:rPr>
        <w:t xml:space="preserve">3.1.   </w:t>
      </w:r>
      <w:r>
        <w:rPr>
          <w:rFonts w:ascii="Times New Roman" w:hAnsi="Times New Roman" w:cs="Times New Roman"/>
        </w:rPr>
        <w:t>AgentCo</w:t>
      </w:r>
      <w:r>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r>
        <w:rPr>
          <w:rFonts w:ascii="Times New Roman" w:hAnsi="Times New Roman" w:cs="Times New Roman"/>
        </w:rPr>
        <w:t>AgentCo</w:t>
      </w:r>
      <w:r>
        <w:rPr>
          <w:rFonts w:ascii="Times New Roman" w:hAnsi="Times New Roman" w:cs="Times New Roman"/>
        </w:rPr>
        <w:t xml:space="preserve"> grants Customer and its Affiliates a limited, non-exclusive right to access and use the Service during the Term. </w:t>
      </w:r>
      <w:r>
        <w:rPr>
          <w:rFonts w:ascii="Times New Roman" w:hAnsi="Times New Roman" w:cs="Times New Roman"/>
        </w:rPr>
        <w:t>AgentCo</w:t>
      </w:r>
      <w:r>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p>
    <w:p w14:paraId="46F4DE53" w14:textId="5291D3B5">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w:t>
      </w:r>
      <w:r>
        <w:rPr>
          <w:rFonts w:ascii="Times New Roman" w:hAnsi="Times New Roman" w:cs="Times New Roman"/>
        </w:rPr>
        <w:t>i</w:t>
      </w:r>
      <w:r>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r>
        <w:rPr>
          <w:rFonts w:ascii="Times New Roman" w:hAnsi="Times New Roman" w:cs="Times New Roman"/>
        </w:rPr>
        <w:t>AgentCo</w:t>
      </w:r>
      <w:r>
        <w:rPr>
          <w:rFonts w:ascii="Times New Roman" w:hAnsi="Times New Roman" w:cs="Times New Roman"/>
        </w:rPr>
        <w:t xml:space="preserve"> data or information that is subject to specific protections under applicable law beyond those that apply to "personal information" or "personal data" generally; or (xi) knowingly permit any third party to do any of the foregoing. Customer will promptly notify </w:t>
      </w:r>
      <w:r>
        <w:rPr>
          <w:rFonts w:ascii="Times New Roman" w:hAnsi="Times New Roman" w:cs="Times New Roman"/>
        </w:rPr>
        <w:t>AgentCo</w:t>
      </w:r>
      <w:r>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w:t>
      </w:r>
      <w:r>
        <w:rPr>
          <w:rFonts w:ascii="Times New Roman" w:hAnsi="Times New Roman" w:cs="Times New Roman"/>
        </w:rPr>
        <w:t>AgentCo</w:t>
      </w:r>
      <w:r>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r>
        <w:rPr>
          <w:rFonts w:ascii="Times New Roman" w:hAnsi="Times New Roman" w:cs="Times New Roman"/>
        </w:rPr>
        <w:t>AgentCo</w:t>
      </w:r>
      <w:r>
        <w:rPr>
          <w:rFonts w:ascii="Times New Roman" w:hAnsi="Times New Roman" w:cs="Times New Roman"/>
        </w:rPr>
        <w:t xml:space="preserve">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1826BFF7">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parties, </w:t>
      </w:r>
      <w:r>
        <w:rPr>
          <w:rFonts w:ascii="Times New Roman" w:hAnsi="Times New Roman" w:cs="Times New Roman"/>
        </w:rPr>
        <w:t>Customer owns Customer's</w:t>
      </w:r>
      <w:r>
        <w:rPr>
          <w:rFonts w:ascii="Times New Roman" w:hAnsi="Times New Roman" w:cs="Times New Roman"/>
        </w:rPr>
        <w:t xml:space="preserve"> Content.</w:t>
      </w:r>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4A920BF4">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parties, Customer retains all right, title, and interest (including all intellectual property rights) in and to the Customer Data. Customer grants </w:t>
      </w:r>
      <w:r>
        <w:rPr>
          <w:rFonts w:ascii="Times New Roman" w:hAnsi="Times New Roman" w:cs="Times New Roman"/>
        </w:rPr>
        <w:t>AgentCo</w:t>
      </w:r>
      <w:r>
        <w:rPr>
          <w:rFonts w:ascii="Times New Roman" w:hAnsi="Times New Roman" w:cs="Times New Roman"/>
        </w:rPr>
        <w:t xml:space="preserve"> and its Affiliates a worldwide, royalty-free, non-exclusive right to process Customer Data and Customer's Input as necessary to (</w:t>
      </w:r>
      <w:r>
        <w:rPr>
          <w:rFonts w:ascii="Times New Roman" w:hAnsi="Times New Roman" w:cs="Times New Roman"/>
        </w:rPr>
        <w:t>i</w:t>
      </w:r>
      <w:r>
        <w:rPr>
          <w:rFonts w:ascii="Times New Roman" w:hAnsi="Times New Roman" w:cs="Times New Roman"/>
        </w:rPr>
        <w:t>) provide the Service to Customer and its Affiliates, (ii) prevent or resolve service or technical issues, or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12EFC948">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payable by Customer (the “Fees”) and applicable payment terms are set forth in Customer's order form(s). </w:t>
      </w:r>
      <w:r>
        <w:rPr>
          <w:rFonts w:ascii="Times New Roman" w:hAnsi="Times New Roman" w:cs="Times New Roman"/>
        </w:rPr>
        <w:t>AgentCo</w:t>
      </w:r>
      <w:r>
        <w:rPr>
          <w:rFonts w:ascii="Times New Roman" w:hAnsi="Times New Roman" w:cs="Times New Roman"/>
        </w:rPr>
        <w:t xml:space="preserve"> may correct invoicing errors or mistakes within 30 days after Customer's receipt of the relevant invoice</w:t>
      </w:r>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r>
        <w:rPr>
          <w:rFonts w:ascii="Times New Roman" w:hAnsi="Times New Roman" w:cs="Times New Roman"/>
        </w:rPr>
        <w:t>AgentCo</w:t>
      </w:r>
      <w:r>
        <w:rPr>
          <w:rFonts w:ascii="Times New Roman" w:hAnsi="Times New Roman" w:cs="Times New Roman"/>
        </w:rPr>
        <w:t xml:space="preserve"> — namely, Taxes on </w:t>
      </w:r>
      <w:r>
        <w:rPr>
          <w:rFonts w:ascii="Times New Roman" w:hAnsi="Times New Roman" w:cs="Times New Roman"/>
        </w:rPr>
        <w:t>AgentCo's</w:t>
      </w:r>
      <w:r>
        <w:rPr>
          <w:rFonts w:ascii="Times New Roman" w:hAnsi="Times New Roman" w:cs="Times New Roman"/>
        </w:rPr>
        <w:t xml:space="preserve"> net income (including franchise Taxes measured by net income), employment Taxes for </w:t>
      </w:r>
      <w:r>
        <w:rPr>
          <w:rFonts w:ascii="Times New Roman" w:hAnsi="Times New Roman" w:cs="Times New Roman"/>
        </w:rPr>
        <w:t>AgentCo's</w:t>
      </w:r>
      <w:r>
        <w:rPr>
          <w:rFonts w:ascii="Times New Roman" w:hAnsi="Times New Roman" w:cs="Times New Roman"/>
        </w:rPr>
        <w:t xml:space="preserve"> personnel, and </w:t>
      </w:r>
      <w:r>
        <w:rPr>
          <w:rFonts w:ascii="Times New Roman" w:hAnsi="Times New Roman" w:cs="Times New Roman"/>
        </w:rPr>
        <w:t>AgentCo's</w:t>
      </w:r>
      <w:r>
        <w:rPr>
          <w:rFonts w:ascii="Times New Roman" w:hAnsi="Times New Roman" w:cs="Times New Roman"/>
        </w:rPr>
        <w:t xml:space="preserve"> real property Taxes. </w:t>
      </w:r>
    </w:p>
    <w:p w14:paraId="2FB17854" w14:textId="04110423">
      <w:pPr>
        <w:spacing w:after="120" w:line="276" w:lineRule="auto"/>
        <w:ind w:left="720" w:hanging="540"/>
        <w:jc w:val="both"/>
        <w:rPr>
          <w:rFonts w:ascii="Times New Roman" w:hAnsi="Times New Roman" w:cs="Times New Roman"/>
        </w:rPr>
      </w:pPr>
      <w:r>
        <w:rPr>
          <w:rFonts w:ascii="Times New Roman" w:hAnsi="Times New Roman" w:cs="Times New Roman"/>
        </w:rPr>
        <w:t xml:space="preserve">6.3. Past-due undisputed amounts may bear a finance charge on the unpaid balance, accruing daily and compounding monthly, at the prevailing Federal Funds Rate (floored at zero) plus 1.5% per annum. </w:t>
      </w:r>
      <w:r>
        <w:rPr>
          <w:rFonts w:ascii="Times New Roman" w:hAnsi="Times New Roman" w:cs="Times New Roman"/>
        </w:rPr>
        <w:t>AgentCo</w:t>
      </w:r>
      <w:r>
        <w:rPr>
          <w:rFonts w:ascii="Times New Roman" w:hAnsi="Times New Roman" w:cs="Times New Roman"/>
        </w:rPr>
        <w:t xml:space="preserve"> may suspend Customer's access to the Service if any undisputed Fee remains past due, after providing Customer with written notice of the late payment. In any billing dispute, all undisputed amounts must be paid in full when due.</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2FA42870">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 </w:t>
      </w:r>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In addition to any other termination right expressly provided in this Agreement: (</w:t>
      </w:r>
      <w:r>
        <w:rPr>
          <w:rFonts w:ascii="Times New Roman" w:hAnsi="Times New Roman" w:cs="Times New Roman"/>
        </w:rPr>
        <w:t>i</w:t>
      </w:r>
      <w:r>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w:t>
      </w:r>
      <w:r>
        <w:rPr>
          <w:rFonts w:ascii="Times New Roman" w:hAnsi="Times New Roman" w:cs="Times New Roman"/>
        </w:rPr>
        <w:t xml:space="preserve">of its creditors; or (D) applies for or has appointed for it a receiver, trustee, or similar court-appointed agent to take charge of, or sell, any material portion of its business. If Customer terminates this Agreement under this Section 7.2, </w:t>
      </w:r>
      <w:r>
        <w:rPr>
          <w:rFonts w:ascii="Times New Roman" w:hAnsi="Times New Roman" w:cs="Times New Roman"/>
        </w:rPr>
        <w:t>AgentCo</w:t>
      </w:r>
      <w:r>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r>
        <w:rPr>
          <w:rFonts w:ascii="Times New Roman" w:hAnsi="Times New Roman" w:cs="Times New Roman"/>
        </w:rPr>
        <w:t>AgentCo</w:t>
      </w:r>
      <w:r>
        <w:rPr>
          <w:rFonts w:ascii="Times New Roman" w:hAnsi="Times New Roman" w:cs="Times New Roman"/>
        </w:rPr>
        <w:t xml:space="preserve">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r>
        <w:rPr>
          <w:rFonts w:ascii="Times New Roman" w:hAnsi="Times New Roman" w:cs="Times New Roman"/>
        </w:rPr>
        <w:t>AgentCo</w:t>
      </w:r>
      <w:r>
        <w:rPr>
          <w:rFonts w:ascii="Times New Roman" w:hAnsi="Times New Roman" w:cs="Times New Roman"/>
        </w:rPr>
        <w:t xml:space="preserve"> will make Customer Data that is reasonably accessible to </w:t>
      </w:r>
      <w:r>
        <w:rPr>
          <w:rFonts w:ascii="Times New Roman" w:hAnsi="Times New Roman" w:cs="Times New Roman"/>
        </w:rPr>
        <w:t>AgentCo</w:t>
      </w:r>
      <w:r>
        <w:rPr>
          <w:rFonts w:ascii="Times New Roman" w:hAnsi="Times New Roman" w:cs="Times New Roman"/>
        </w:rPr>
        <w:t xml:space="preserve"> available for download, and Customer Data will be deleted on the thirty-first (31st) day following termination; provided that </w:t>
      </w:r>
      <w:r>
        <w:rPr>
          <w:rFonts w:ascii="Times New Roman" w:hAnsi="Times New Roman" w:cs="Times New Roman"/>
        </w:rPr>
        <w:t>AgentCo</w:t>
      </w:r>
      <w:r>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19503CDA">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4. The provisions of this Agreement addressing confidentiality, the obligation to pay accrued and unpaid Fees, use restrictions, dispute resolution, governing law, and use of name and logo</w:t>
      </w:r>
      <w:r>
        <w:rPr>
          <w:rFonts w:ascii="Times New Roman" w:hAnsi="Times New Roman" w:cs="Times New Roman"/>
        </w:rPr>
        <w:t xml:space="preserve"> </w:t>
      </w:r>
      <w:r>
        <w:rPr>
          <w:rFonts w:ascii="Times New Roman" w:hAnsi="Times New Roman" w:cs="Times New Roman"/>
        </w:rPr>
        <w:t>will 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220A9EB8">
      <w:pPr>
        <w:spacing w:after="120" w:line="276" w:lineRule="auto"/>
        <w:ind w:left="720" w:hanging="540"/>
        <w:jc w:val="both"/>
        <w:rPr>
          <w:rFonts w:ascii="Times New Roman" w:hAnsi="Times New Roman" w:cs="Times New Roman"/>
        </w:rPr>
      </w:pPr>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 that the Service infringes or misappropriates that third party's intellectual property rights, and will pay any losses, damages, liabilities, and costs (including reasonable attorneys' fees) (“Losses”) finally awarded against Customer or agreed in settlement by </w:t>
      </w:r>
      <w:r>
        <w:rPr>
          <w:rFonts w:ascii="Times New Roman" w:hAnsi="Times New Roman" w:cs="Times New Roman"/>
        </w:rPr>
        <w:t>AgentCo</w:t>
      </w:r>
      <w:r>
        <w:rPr>
          <w:rFonts w:ascii="Times New Roman" w:hAnsi="Times New Roman" w:cs="Times New Roman"/>
        </w:rPr>
        <w:t xml:space="preserve"> in connection with such Third-Party Claim. If a Third-Party Claim of this type is asserted, or </w:t>
      </w:r>
      <w:r>
        <w:rPr>
          <w:rFonts w:ascii="Times New Roman" w:hAnsi="Times New Roman" w:cs="Times New Roman"/>
        </w:rPr>
        <w:t>AgentCo</w:t>
      </w:r>
      <w:r>
        <w:rPr>
          <w:rFonts w:ascii="Times New Roman" w:hAnsi="Times New Roman" w:cs="Times New Roman"/>
        </w:rPr>
        <w:t xml:space="preserve"> reasonably believes one is likely, Customer will permit </w:t>
      </w:r>
      <w:r>
        <w:rPr>
          <w:rFonts w:ascii="Times New Roman" w:hAnsi="Times New Roman" w:cs="Times New Roman"/>
        </w:rPr>
        <w:t>AgentCo</w:t>
      </w:r>
      <w:r>
        <w:rPr>
          <w:rFonts w:ascii="Times New Roman" w:hAnsi="Times New Roman" w:cs="Times New Roman"/>
        </w:rPr>
        <w:t xml:space="preserve">, at </w:t>
      </w:r>
      <w:r>
        <w:rPr>
          <w:rFonts w:ascii="Times New Roman" w:hAnsi="Times New Roman" w:cs="Times New Roman"/>
        </w:rPr>
        <w:t>AgentCo's</w:t>
      </w:r>
      <w:r>
        <w:rPr>
          <w:rFonts w:ascii="Times New Roman" w:hAnsi="Times New Roman" w:cs="Times New Roman"/>
        </w:rPr>
        <w:t xml:space="preserve"> option, to: (</w:t>
      </w:r>
      <w:r>
        <w:rPr>
          <w:rFonts w:ascii="Times New Roman" w:hAnsi="Times New Roman" w:cs="Times New Roman"/>
        </w:rPr>
        <w:t>i</w:t>
      </w:r>
      <w:r>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r>
        <w:rPr>
          <w:rFonts w:ascii="Times New Roman" w:hAnsi="Times New Roman" w:cs="Times New Roman"/>
        </w:rPr>
        <w:t>AgentCo</w:t>
      </w:r>
      <w:r>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r>
        <w:rPr>
          <w:rFonts w:ascii="Times New Roman" w:hAnsi="Times New Roman" w:cs="Times New Roman"/>
        </w:rPr>
        <w:t>AgentCo</w:t>
      </w:r>
      <w:r>
        <w:rPr>
          <w:rFonts w:ascii="Times New Roman" w:hAnsi="Times New Roman" w:cs="Times New Roman"/>
        </w:rPr>
        <w:t xml:space="preserve">, including Customer Data; (B) modified by anyone other than </w:t>
      </w:r>
      <w:r>
        <w:rPr>
          <w:rFonts w:ascii="Times New Roman" w:hAnsi="Times New Roman" w:cs="Times New Roman"/>
        </w:rPr>
        <w:t>AgentCo</w:t>
      </w:r>
      <w:r>
        <w:rPr>
          <w:rFonts w:ascii="Times New Roman" w:hAnsi="Times New Roman" w:cs="Times New Roman"/>
        </w:rPr>
        <w:t xml:space="preserve"> where the alleged infringement relates to that modification; (C) combined with products, processes, or materials not approved by </w:t>
      </w:r>
      <w:r>
        <w:rPr>
          <w:rFonts w:ascii="Times New Roman" w:hAnsi="Times New Roman" w:cs="Times New Roman"/>
        </w:rPr>
        <w:t>AgentCo</w:t>
      </w:r>
      <w:r>
        <w:rPr>
          <w:rFonts w:ascii="Times New Roman" w:hAnsi="Times New Roman" w:cs="Times New Roman"/>
        </w:rPr>
        <w:t xml:space="preserve"> in writing where the alleged infringement relates to that combination; (D) used by Customer after </w:t>
      </w:r>
      <w:r>
        <w:rPr>
          <w:rFonts w:ascii="Times New Roman" w:hAnsi="Times New Roman" w:cs="Times New Roman"/>
        </w:rPr>
        <w:t>AgentCo</w:t>
      </w:r>
      <w:r>
        <w:rPr>
          <w:rFonts w:ascii="Times New Roman" w:hAnsi="Times New Roman" w:cs="Times New Roman"/>
        </w:rPr>
        <w:t xml:space="preserve"> has notified Customer of the alleged infringement or has provided modifications that would have avoided it; or (E) used in a manner inconsistent with this Agreement.</w:t>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 xml:space="preserve">8.2. Customer will defend </w:t>
      </w:r>
      <w:r>
        <w:rPr>
          <w:rFonts w:ascii="Times New Roman" w:hAnsi="Times New Roman" w:cs="Times New Roman"/>
        </w:rPr>
        <w:t>AgentCo</w:t>
      </w:r>
      <w:r>
        <w:rPr>
          <w:rFonts w:ascii="Times New Roman" w:hAnsi="Times New Roman" w:cs="Times New Roman"/>
        </w:rPr>
        <w:t xml:space="preserve"> against any third-party claim arising out of or relating to (</w:t>
      </w:r>
      <w:r>
        <w:rPr>
          <w:rFonts w:ascii="Times New Roman" w:hAnsi="Times New Roman" w:cs="Times New Roman"/>
        </w:rPr>
        <w:t>i</w:t>
      </w:r>
      <w:r>
        <w:rPr>
          <w:rFonts w:ascii="Times New Roman" w:hAnsi="Times New Roman" w:cs="Times New Roman"/>
        </w:rPr>
        <w:t xml:space="preserve">) Customer's Input or (ii) Customer Data, and will indemnify </w:t>
      </w:r>
      <w:r>
        <w:rPr>
          <w:rFonts w:ascii="Times New Roman" w:hAnsi="Times New Roman" w:cs="Times New Roman"/>
        </w:rPr>
        <w:t>AgentCo</w:t>
      </w:r>
      <w:r>
        <w:rPr>
          <w:rFonts w:ascii="Times New Roman" w:hAnsi="Times New Roman" w:cs="Times New Roman"/>
        </w:rPr>
        <w:t xml:space="preserve"> for any damages, costs, and (if applicable) attorneys' fees finally awarded against </w:t>
      </w:r>
      <w:r>
        <w:rPr>
          <w:rFonts w:ascii="Times New Roman" w:hAnsi="Times New Roman" w:cs="Times New Roman"/>
        </w:rPr>
        <w:t>AgentCo</w:t>
      </w:r>
      <w:r>
        <w:rPr>
          <w:rFonts w:ascii="Times New Roman" w:hAnsi="Times New Roman" w:cs="Times New Roman"/>
        </w:rPr>
        <w:t>,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w:t>
      </w:r>
      <w:r>
        <w:rPr>
          <w:rFonts w:ascii="Times New Roman" w:hAnsi="Times New Roman" w:cs="Times New Roman"/>
        </w:rPr>
        <w:t>i</w:t>
      </w:r>
      <w:r>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2427EE3A">
      <w:pPr>
        <w:spacing w:after="120" w:line="276" w:lineRule="auto"/>
        <w:ind w:left="720" w:hanging="540"/>
        <w:jc w:val="both"/>
        <w:rPr>
          <w:rFonts w:ascii="Times New Roman" w:hAnsi="Times New Roman" w:cs="Times New Roman"/>
        </w:rPr>
      </w:pPr>
      <w:r>
        <w:rPr>
          <w:rFonts w:ascii="Times New Roman" w:hAnsi="Times New Roman" w:cs="Times New Roman"/>
        </w:rPr>
        <w:t xml:space="preserve">9.2. Warranties. Each Party warrants that it is duly entering into this Agreement and has the legal authority to do so. </w:t>
      </w:r>
      <w:r>
        <w:rPr>
          <w:rFonts w:ascii="Times New Roman" w:hAnsi="Times New Roman" w:cs="Times New Roman"/>
        </w:rPr>
        <w:t>AgentCo</w:t>
      </w:r>
      <w:r>
        <w:rPr>
          <w:rFonts w:ascii="Times New Roman" w:hAnsi="Times New Roman" w:cs="Times New Roman"/>
        </w:rPr>
        <w:t xml:space="preserve"> additionally warrants that: (</w:t>
      </w:r>
      <w:r>
        <w:rPr>
          <w:rFonts w:ascii="Times New Roman" w:hAnsi="Times New Roman" w:cs="Times New Roman"/>
        </w:rPr>
        <w:t>i</w:t>
      </w:r>
      <w:r>
        <w:rPr>
          <w:rFonts w:ascii="Times New Roman" w:hAnsi="Times New Roman" w:cs="Times New Roman"/>
        </w:rPr>
        <w:t xml:space="preserve">) the Service will perform substantially in accordance with the Documentation; and (ii) </w:t>
      </w:r>
      <w:r>
        <w:rPr>
          <w:rFonts w:ascii="Times New Roman" w:hAnsi="Times New Roman" w:cs="Times New Roman"/>
        </w:rPr>
        <w:t>AgentCo</w:t>
      </w:r>
      <w:r>
        <w:rPr>
          <w:rFonts w:ascii="Times New Roman" w:hAnsi="Times New Roman" w:cs="Times New Roman"/>
        </w:rPr>
        <w:t xml:space="preserve"> will use commercially reasonable, industry-standard measures to prevent the transmission of malware or malicious code through the Service.</w:t>
      </w:r>
    </w:p>
    <w:p w14:paraId="79775603" w14:textId="222086A8">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w:t>
      </w:r>
      <w:r>
        <w:rPr>
          <w:rFonts w:ascii="Times New Roman" w:hAnsi="Times New Roman" w:cs="Times New Roman"/>
          <w:u w:val="single"/>
        </w:rPr>
        <w:t>AgentCo</w:t>
      </w:r>
      <w:r>
        <w:rPr>
          <w:rFonts w:ascii="Times New Roman" w:hAnsi="Times New Roman" w:cs="Times New Roman"/>
          <w:u w:val="single"/>
        </w:rPr>
        <w:t xml:space="preserve"> hereby disclaims all warranties, whether express, implied, statutory, or otherwise. </w:t>
      </w:r>
      <w:r>
        <w:rPr>
          <w:rFonts w:ascii="Times New Roman" w:hAnsi="Times New Roman" w:cs="Times New Roman"/>
          <w:u w:val="single"/>
        </w:rPr>
        <w:t>AgentCo</w:t>
      </w:r>
      <w:r>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r>
        <w:rPr>
          <w:rFonts w:ascii="Times New Roman" w:hAnsi="Times New Roman" w:cs="Times New Roman"/>
          <w:u w:val="single"/>
        </w:rPr>
        <w:t>AgentCo</w:t>
      </w:r>
      <w:r>
        <w:rPr>
          <w:rFonts w:ascii="Times New Roman" w:hAnsi="Times New Roman" w:cs="Times New Roman"/>
          <w:u w:val="single"/>
        </w:rPr>
        <w:t xml:space="preserve">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1705DDD5">
      <w:pPr>
        <w:spacing w:after="120" w:line="276" w:lineRule="auto"/>
        <w:jc w:val="both"/>
        <w:rPr>
          <w:rFonts w:ascii="Times New Roman" w:hAnsi="Times New Roman" w:cs="Times New Roman"/>
        </w:rPr>
      </w:pPr>
      <w:r>
        <w:rPr>
          <w:rFonts w:ascii="Times New Roman" w:hAnsi="Times New Roman" w:cs="Times New Roman"/>
        </w:rPr>
        <w:t>10.1. Limitations on Indirect Liabilities. To the maximum extent permitted by applicable law, neither party will be liable under this Agreement, on any legal or equitable theory (including breach of contract, tort (including negligence), and strict liability), for (</w:t>
      </w:r>
      <w:r>
        <w:rPr>
          <w:rFonts w:ascii="Times New Roman" w:hAnsi="Times New Roman" w:cs="Times New Roman"/>
        </w:rPr>
        <w:t>i</w:t>
      </w:r>
      <w:r>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2BECD88C">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gross negligence or willful misconduct, a party's indemnification obligations under Section 8, and Customer's breach of Section 3.2, each party's total liability under this Agreement will not exceed the aggregate amounts paid by Customer to </w:t>
      </w:r>
      <w:r>
        <w:rPr>
          <w:rFonts w:ascii="Times New Roman" w:hAnsi="Times New Roman" w:cs="Times New Roman"/>
        </w:rPr>
        <w:t>AgentCo</w:t>
      </w:r>
      <w:r>
        <w:rPr>
          <w:rFonts w:ascii="Times New Roman" w:hAnsi="Times New Roman" w:cs="Times New Roman"/>
        </w:rPr>
        <w:t xml:space="preserve"> in the twelve (12) months immediately preceding the event giving </w:t>
      </w:r>
      <w:r>
        <w:rPr>
          <w:rFonts w:ascii="Times New Roman" w:hAnsi="Times New Roman" w:cs="Times New Roman"/>
        </w:rPr>
        <w:t>rise to the claim. These limitations apply notwithstanding any failure of essential purpose of any limited remedy.</w:t>
      </w:r>
    </w:p>
    <w:p w14:paraId="4B90FDE9" w14:textId="77777777">
      <w:pPr>
        <w:spacing w:after="120" w:line="276" w:lineRule="auto"/>
        <w:jc w:val="both"/>
        <w:rPr>
          <w:rFonts w:ascii="Times New Roman" w:hAnsi="Times New Roman" w:cs="Times New Roman"/>
        </w:rPr>
      </w:pPr>
    </w:p>
    <w:p w14:paraId="3BE99AC8" w14:textId="155DD3BF">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855A894">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Assignment. Neither party may assign these Terms without the </w:t>
      </w:r>
      <w:r>
        <w:rPr>
          <w:rFonts w:ascii="Times New Roman" w:hAnsi="Times New Roman" w:cs="Times New Roman"/>
        </w:rPr>
        <w:t xml:space="preserve">other party's prior written consent, except that </w:t>
      </w:r>
      <w:r>
        <w:rPr>
          <w:rFonts w:ascii="Times New Roman" w:hAnsi="Times New Roman" w:cs="Times New Roman"/>
        </w:rPr>
        <w:t>AgentCo</w:t>
      </w:r>
      <w:r>
        <w:rPr>
          <w:rFonts w:ascii="Times New Roman" w:hAnsi="Times New Roman" w:cs="Times New Roman"/>
        </w:rPr>
        <w:t xml:space="preserve"> may assign these Terms in their entirety (</w:t>
      </w:r>
      <w:r>
        <w:rPr>
          <w:rFonts w:ascii="Times New Roman" w:hAnsi="Times New Roman" w:cs="Times New Roman"/>
        </w:rPr>
        <w:t>i</w:t>
      </w:r>
      <w:r>
        <w:rPr>
          <w:rFonts w:ascii="Times New Roman" w:hAnsi="Times New Roman" w:cs="Times New Roman"/>
        </w:rPr>
        <w:t xml:space="preserve">) to any Affiliate or (ii) in connection with a merger, consolidation, or sale of all or substantially </w:t>
      </w:r>
      <w:r>
        <w:rPr>
          <w:rFonts w:ascii="Times New Roman" w:hAnsi="Times New Roman" w:cs="Times New Roman"/>
        </w:rPr>
        <w:t>all of</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s</w:t>
      </w:r>
      <w:r>
        <w:rPr>
          <w:rFonts w:ascii="Times New Roman" w:hAnsi="Times New Roman" w:cs="Times New Roman"/>
        </w:rPr>
        <w:t xml:space="preserve"> assets.</w:t>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w:t>
      </w:r>
      <w:r>
        <w:rPr>
          <w:rFonts w:ascii="Times New Roman" w:hAnsi="Times New Roman" w:cs="Times New Roman"/>
        </w:rPr>
        <w:t>AgentCo</w:t>
      </w:r>
      <w:r>
        <w:rPr>
          <w:rFonts w:ascii="Times New Roman" w:hAnsi="Times New Roman" w:cs="Times New Roman"/>
        </w:rPr>
        <w:t xml:space="preserve"> may engage subcontractors and other third-party providers as it deems appropriate to perform its obligations under these </w:t>
      </w:r>
      <w:r>
        <w:rPr>
          <w:rFonts w:ascii="Times New Roman" w:hAnsi="Times New Roman" w:cs="Times New Roman"/>
        </w:rPr>
        <w:t>Terms, and</w:t>
      </w:r>
      <w:r>
        <w:rPr>
          <w:rFonts w:ascii="Times New Roman" w:hAnsi="Times New Roman" w:cs="Times New Roman"/>
        </w:rPr>
        <w:t xml:space="preserve">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 xml:space="preserve">11.4. </w:t>
      </w:r>
      <w:r>
        <w:rPr>
          <w:rFonts w:ascii="Times New Roman" w:hAnsi="Times New Roman" w:cs="Times New Roman"/>
        </w:rPr>
        <w:t>Open Source</w:t>
      </w:r>
      <w:r>
        <w:rPr>
          <w:rFonts w:ascii="Times New Roman" w:hAnsi="Times New Roman" w:cs="Times New Roman"/>
        </w:rPr>
        <w:t xml:space="preserve"> Software. </w:t>
      </w:r>
      <w:r>
        <w:rPr>
          <w:rFonts w:ascii="Times New Roman" w:hAnsi="Times New Roman" w:cs="Times New Roman"/>
        </w:rPr>
        <w:t>AgentCo</w:t>
      </w:r>
      <w:r>
        <w:rPr>
          <w:rFonts w:ascii="Times New Roman" w:hAnsi="Times New Roman" w:cs="Times New Roman"/>
        </w:rPr>
        <w:t xml:space="preserve"> warrants that it will not incorporate into the Service any software that would, as a condition of its use, subject Customer's software to an </w:t>
      </w:r>
      <w:r>
        <w:rPr>
          <w:rFonts w:ascii="Times New Roman" w:hAnsi="Times New Roman" w:cs="Times New Roman"/>
        </w:rPr>
        <w:t>open source</w:t>
      </w:r>
      <w:r>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1A27381">
      <w:pPr>
        <w:spacing w:after="120" w:line="276" w:lineRule="auto"/>
        <w:ind w:left="720" w:hanging="540"/>
        <w:jc w:val="both"/>
        <w:rPr>
          <w:rFonts w:ascii="Times New Roman" w:hAnsi="Times New Roman" w:cs="Times New Roman"/>
        </w:rPr>
      </w:pPr>
      <w:r>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r>
        <w:rPr>
          <w:rFonts w:ascii="Times New Roman" w:hAnsi="Times New Roman" w:cs="Times New Roman"/>
        </w:rPr>
        <w:t>i</w:t>
      </w:r>
      <w:r>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r>
        <w:rPr>
          <w:rFonts w:ascii="Times New Roman" w:hAnsi="Times New Roman" w:cs="Times New Roman"/>
        </w:rPr>
        <w:t>Information, or</w:t>
      </w:r>
      <w:r>
        <w:rPr>
          <w:rFonts w:ascii="Times New Roman" w:hAnsi="Times New Roman" w:cs="Times New Roman"/>
        </w:rPr>
        <w:t xml:space="preserve"> destroy them and certify such destruction in writing to the disclosing Party.</w:t>
      </w:r>
    </w:p>
    <w:p w14:paraId="78B32E5C" w14:textId="192E1FA6">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Usage Data. </w:t>
      </w:r>
      <w:r>
        <w:rPr>
          <w:rFonts w:ascii="Times New Roman" w:hAnsi="Times New Roman" w:cs="Times New Roman"/>
        </w:rPr>
        <w:t>AgentCo</w:t>
      </w:r>
      <w:r>
        <w:rPr>
          <w:rFonts w:ascii="Times New Roman" w:hAnsi="Times New Roman" w:cs="Times New Roman"/>
        </w:rPr>
        <w:t xml:space="preserve"> may collect and use Usage Data to develop, improve, support, and operate the Service. </w:t>
      </w:r>
      <w:r>
        <w:rPr>
          <w:rFonts w:ascii="Times New Roman" w:hAnsi="Times New Roman" w:cs="Times New Roman"/>
        </w:rPr>
        <w:t>AgentCo</w:t>
      </w:r>
      <w:r>
        <w:rPr>
          <w:rFonts w:ascii="Times New Roman" w:hAnsi="Times New Roman" w:cs="Times New Roman"/>
        </w:rPr>
        <w:t xml:space="preserve"> will not share Usage Data containing Customer's Confidential Information with any third party other than (</w:t>
      </w:r>
      <w:r>
        <w:rPr>
          <w:rFonts w:ascii="Times New Roman" w:hAnsi="Times New Roman" w:cs="Times New Roman"/>
        </w:rPr>
        <w:t>i</w:t>
      </w:r>
      <w:r>
        <w:rPr>
          <w:rFonts w:ascii="Times New Roman" w:hAnsi="Times New Roman" w:cs="Times New Roman"/>
        </w:rPr>
        <w:t>)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 xml:space="preserve">11.7. No Training. </w:t>
      </w:r>
      <w:r>
        <w:rPr>
          <w:rFonts w:ascii="Times New Roman" w:hAnsi="Times New Roman" w:cs="Times New Roman"/>
        </w:rPr>
        <w:t>AgentCo</w:t>
      </w:r>
      <w:r>
        <w:rPr>
          <w:rFonts w:ascii="Times New Roman" w:hAnsi="Times New Roman" w:cs="Times New Roman"/>
        </w:rPr>
        <w:t xml:space="preserve"> will not, and will not permit any </w:t>
      </w:r>
      <w:r>
        <w:rPr>
          <w:rFonts w:ascii="Times New Roman" w:hAnsi="Times New Roman" w:cs="Times New Roman"/>
        </w:rPr>
        <w:t>Subprocessor</w:t>
      </w:r>
      <w:r>
        <w:rPr>
          <w:rFonts w:ascii="Times New Roman" w:hAnsi="Times New Roman" w:cs="Times New Roman"/>
        </w:rPr>
        <w:t xml:space="preserve"> to, train any AI model using Customer's Content or Customer Data. Other than cloud storage providers, </w:t>
      </w:r>
      <w:r>
        <w:rPr>
          <w:rFonts w:ascii="Times New Roman" w:hAnsi="Times New Roman" w:cs="Times New Roman"/>
        </w:rPr>
        <w:t>Subprocessors</w:t>
      </w:r>
      <w:r>
        <w:rPr>
          <w:rFonts w:ascii="Times New Roman" w:hAnsi="Times New Roman" w:cs="Times New Roman"/>
        </w:rPr>
        <w:t xml:space="preserve"> will not retain or log Customer's Content or Customer Data for human review.</w:t>
      </w:r>
    </w:p>
    <w:p w14:paraId="0C5407BA" w14:textId="7E8BAA86">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8</w:t>
      </w:r>
      <w:r>
        <w:rPr>
          <w:rFonts w:ascii="Times New Roman" w:hAnsi="Times New Roman" w:cs="Times New Roman"/>
        </w:rPr>
        <w:t>. Use of Name.</w:t>
      </w:r>
      <w:r>
        <w:rPr>
          <w:rFonts w:ascii="Times New Roman" w:hAnsi="Times New Roman" w:cs="Times New Roman"/>
        </w:rPr>
        <w:t xml:space="preserve"> </w:t>
      </w:r>
      <w:r>
        <w:rPr>
          <w:rFonts w:ascii="Times New Roman" w:hAnsi="Times New Roman" w:cs="Times New Roman"/>
        </w:rPr>
        <w:t>Customer grants</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the right to </w:t>
      </w:r>
      <w:r>
        <w:rPr>
          <w:rFonts w:ascii="Times New Roman" w:hAnsi="Times New Roman" w:cs="Times New Roman"/>
        </w:rPr>
        <w:t>identify</w:t>
      </w:r>
      <w:r>
        <w:rPr>
          <w:rFonts w:ascii="Times New Roman" w:hAnsi="Times New Roman" w:cs="Times New Roman"/>
        </w:rPr>
        <w:t xml:space="preserve"> </w:t>
      </w:r>
      <w:r>
        <w:rPr>
          <w:rFonts w:ascii="Times New Roman" w:hAnsi="Times New Roman" w:cs="Times New Roman"/>
        </w:rPr>
        <w:t>Customer</w:t>
      </w:r>
      <w:r>
        <w:rPr>
          <w:rFonts w:ascii="Times New Roman" w:hAnsi="Times New Roman" w:cs="Times New Roman"/>
        </w:rPr>
        <w:t xml:space="preserve"> as a customer of the Service and to use </w:t>
      </w:r>
      <w:r>
        <w:rPr>
          <w:rFonts w:ascii="Times New Roman" w:hAnsi="Times New Roman" w:cs="Times New Roman"/>
        </w:rPr>
        <w:t>Customer's</w:t>
      </w:r>
      <w:r>
        <w:rPr>
          <w:rFonts w:ascii="Times New Roman" w:hAnsi="Times New Roman" w:cs="Times New Roman"/>
        </w:rPr>
        <w:t xml:space="preserve"> logo for that purpose. </w:t>
      </w:r>
      <w:r>
        <w:rPr>
          <w:rFonts w:ascii="Times New Roman" w:hAnsi="Times New Roman" w:cs="Times New Roman"/>
        </w:rPr>
        <w:t xml:space="preserve"> </w:t>
      </w:r>
    </w:p>
    <w:p w14:paraId="0EB91F40" w14:textId="553FD2B5">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Governing Law.</w:t>
      </w:r>
      <w:r>
        <w:rPr>
          <w:rFonts w:ascii="Times New Roman" w:hAnsi="Times New Roman" w:cs="Times New Roman"/>
        </w:rPr>
        <w:t xml:space="preserve"> These Terms </w:t>
      </w:r>
      <w:r>
        <w:rPr>
          <w:rFonts w:ascii="Times New Roman" w:hAnsi="Times New Roman" w:cs="Times New Roman"/>
        </w:rPr>
        <w:t xml:space="preserve">are governed by the laws of the State of California, without giving effect to its conflict-of-laws </w:t>
      </w:r>
      <w:r>
        <w:rPr>
          <w:rFonts w:ascii="Times New Roman" w:hAnsi="Times New Roman" w:cs="Times New Roman"/>
        </w:rPr>
        <w:t>principles, and</w:t>
      </w:r>
      <w:r>
        <w:rPr>
          <w:rFonts w:ascii="Times New Roman" w:hAnsi="Times New Roman" w:cs="Times New Roman"/>
        </w:rPr>
        <w:t xml:space="preserve">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w:t>
      </w:r>
      <w:r>
        <w:rPr>
          <w:rFonts w:ascii="Times New Roman" w:hAnsi="Times New Roman" w:cs="Times New Roman"/>
        </w:rPr>
        <w:t xml:space="preserve">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02B251D8">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t>
      </w:r>
    </w:p>
    <w:p w14:paraId="47ED3527" w14:textId="5B9D55D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r>
        <w:rPr>
          <w:rFonts w:ascii="Times New Roman" w:hAnsi="Times New Roman" w:cs="Times New Roman"/>
        </w:rPr>
        <w:t>Where the amount in controversy exceeds $150,000, the dispute will be heard by a panel of three arbitrators in the same seat and under the sam</w:t>
      </w:r>
      <w:r>
        <w:rPr>
          <w:rFonts w:ascii="Times New Roman" w:hAnsi="Times New Roman" w:cs="Times New Roman"/>
        </w:rPr>
        <w:t>e rules specified above.</w:t>
      </w:r>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Notice.</w:t>
      </w:r>
      <w:r>
        <w:rPr>
          <w:rFonts w:ascii="Times New Roman" w:hAnsi="Times New Roman" w:cs="Times New Roman"/>
        </w:rPr>
        <w:t xml:space="preserv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No Waiver.</w:t>
      </w:r>
      <w:r>
        <w:rPr>
          <w:rFonts w:ascii="Times New Roman" w:hAnsi="Times New Roman" w:cs="Times New Roman"/>
        </w:rPr>
        <w:t xml:space="preserve">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xml:space="preserve">. Entire Agreement. These Terms set forth the complete and exclusive understanding of the parties regarding Customer's use of the </w:t>
      </w:r>
      <w:r>
        <w:rPr>
          <w:rFonts w:ascii="Times New Roman" w:hAnsi="Times New Roman" w:cs="Times New Roman"/>
        </w:rPr>
        <w:t>Service, and</w:t>
      </w:r>
      <w:r>
        <w:rPr>
          <w:rFonts w:ascii="Times New Roman" w:hAnsi="Times New Roman" w:cs="Times New Roman"/>
        </w:rPr>
        <w:t xml:space="preserve">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r>
        <w:rPr>
          <w:rFonts w:ascii="Times New Roman" w:hAnsi="Times New Roman" w:cs="Times New Roman"/>
        </w:rPr>
        <w:t>i</w:t>
      </w:r>
      <w:r>
        <w:rPr>
          <w:rFonts w:ascii="Times New Roman" w:hAnsi="Times New Roman" w:cs="Times New Roman"/>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 xml:space="preserve">In connection with providing the Service under the Agreement, </w:t>
      </w:r>
      <w:r>
        <w:rPr>
          <w:rFonts w:ascii="Times New Roman" w:hAnsi="Times New Roman" w:cs="Times New Roman"/>
        </w:rPr>
        <w:t>AgentCo</w:t>
      </w:r>
      <w:r>
        <w:rPr>
          <w:rFonts w:ascii="Times New Roman" w:hAnsi="Times New Roman" w:cs="Times New Roman"/>
        </w:rPr>
        <w:t xml:space="preserve"> may Process Customer Data on Customer's behalf. </w:t>
      </w:r>
      <w:r>
        <w:rPr>
          <w:rFonts w:ascii="Times New Roman" w:hAnsi="Times New Roman" w:cs="Times New Roman"/>
        </w:rPr>
        <w:t>AgentCo</w:t>
      </w:r>
      <w:r>
        <w:rPr>
          <w:rFonts w:ascii="Times New Roman" w:hAnsi="Times New Roman" w:cs="Times New Roman"/>
        </w:rPr>
        <w:t xml:space="preserve">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 xml:space="preserve">1.2 Details of Processing. </w:t>
      </w:r>
      <w:r>
        <w:rPr>
          <w:rFonts w:ascii="Times New Roman" w:hAnsi="Times New Roman" w:cs="Times New Roman"/>
        </w:rPr>
        <w:t>AgentCo</w:t>
      </w:r>
      <w:r>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r>
        <w:rPr>
          <w:rFonts w:ascii="Times New Roman" w:hAnsi="Times New Roman" w:cs="Times New Roman"/>
        </w:rPr>
        <w:t>AgentCo</w:t>
      </w:r>
      <w:r>
        <w:rPr>
          <w:rFonts w:ascii="Times New Roman" w:hAnsi="Times New Roman" w:cs="Times New Roman"/>
        </w:rPr>
        <w:t xml:space="preserve">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 xml:space="preserve">that </w:t>
      </w:r>
      <w:r>
        <w:rPr>
          <w:rFonts w:ascii="Times New Roman" w:hAnsi="Times New Roman" w:cs="Times New Roman"/>
        </w:rPr>
        <w:t>AgentCo</w:t>
      </w:r>
      <w:r>
        <w:rPr>
          <w:rFonts w:ascii="Times New Roman" w:hAnsi="Times New Roman" w:cs="Times New Roman"/>
        </w:rPr>
        <w:t xml:space="preserve"> processes on Customer's behalf </w:t>
      </w:r>
      <w:r>
        <w:rPr>
          <w:rFonts w:ascii="Times New Roman" w:hAnsi="Times New Roman" w:cs="Times New Roman"/>
        </w:rPr>
        <w:t>in ord</w:t>
      </w:r>
      <w:r>
        <w:rPr>
          <w:rFonts w:ascii="Times New Roman" w:hAnsi="Times New Roman" w:cs="Times New Roman"/>
        </w:rPr>
        <w:t>er to</w:t>
      </w:r>
      <w:r>
        <w:rPr>
          <w:rFonts w:ascii="Times New Roman" w:hAnsi="Times New Roman" w:cs="Times New Roman"/>
        </w:rPr>
        <w:t xml:space="preserve">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w:t>
      </w:r>
      <w:r>
        <w:rPr>
          <w:rFonts w:ascii="Times New Roman" w:hAnsi="Times New Roman" w:cs="Times New Roman"/>
        </w:rPr>
        <w:t>AgentCo's</w:t>
      </w:r>
      <w:r>
        <w:rPr>
          <w:rFonts w:ascii="Times New Roman" w:hAnsi="Times New Roman" w:cs="Times New Roman"/>
        </w:rPr>
        <w:t xml:space="preserve">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r>
        <w:rPr>
          <w:rFonts w:ascii="Times New Roman" w:hAnsi="Times New Roman" w:cs="Times New Roman"/>
        </w:rPr>
        <w:t>AgentCo</w:t>
      </w:r>
      <w:r>
        <w:rPr>
          <w:rFonts w:ascii="Times New Roman" w:hAnsi="Times New Roman" w:cs="Times New Roman"/>
        </w:rPr>
        <w:t>, any Sub-Processor, or any other third party</w:t>
      </w:r>
      <w:r>
        <w:rPr>
          <w:rFonts w:ascii="Times New Roman" w:hAnsi="Times New Roman" w:cs="Times New Roman"/>
        </w:rPr>
        <w:t xml:space="preserve"> acting on </w:t>
      </w:r>
      <w:r>
        <w:rPr>
          <w:rFonts w:ascii="Times New Roman" w:hAnsi="Times New Roman" w:cs="Times New Roman"/>
        </w:rPr>
        <w:t>AgentCo's</w:t>
      </w:r>
      <w:r>
        <w:rPr>
          <w:rFonts w:ascii="Times New Roman" w:hAnsi="Times New Roman" w:cs="Times New Roman"/>
        </w:rPr>
        <w:t xml:space="preserve">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w:t>
      </w:r>
      <w:r>
        <w:rPr>
          <w:rFonts w:ascii="Times New Roman" w:hAnsi="Times New Roman" w:cs="Times New Roman"/>
        </w:rPr>
        <w:t>A(</w:t>
      </w:r>
      <w:r>
        <w:rPr>
          <w:rFonts w:ascii="Times New Roman" w:hAnsi="Times New Roman" w:cs="Times New Roman"/>
        </w:rPr>
        <w:t>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 xml:space="preserve">3. </w:t>
      </w:r>
      <w:r>
        <w:rPr>
          <w:rFonts w:ascii="Times New Roman" w:hAnsi="Times New Roman" w:cs="Times New Roman"/>
          <w:b/>
        </w:rPr>
        <w:t>AgentCo</w:t>
      </w:r>
      <w:r>
        <w:rPr>
          <w:rFonts w:ascii="Times New Roman" w:hAnsi="Times New Roman" w:cs="Times New Roman"/>
          <w:b/>
        </w:rPr>
        <w:t xml:space="preserve"> Obligations.</w:t>
      </w:r>
    </w:p>
    <w:p w14:paraId="217AE5C7" w14:textId="6A6B22CC">
      <w:pPr>
        <w:rPr>
          <w:rFonts w:ascii="Times New Roman" w:hAnsi="Times New Roman" w:cs="Times New Roman"/>
        </w:rPr>
      </w:pPr>
      <w:r>
        <w:rPr>
          <w:rFonts w:ascii="Times New Roman" w:hAnsi="Times New Roman" w:cs="Times New Roman"/>
        </w:rPr>
        <w:t xml:space="preserve">3.1 Customer Instructions. The parties agree that Customer's documented instructions regarding </w:t>
      </w:r>
      <w:r>
        <w:rPr>
          <w:rFonts w:ascii="Times New Roman" w:hAnsi="Times New Roman" w:cs="Times New Roman"/>
        </w:rPr>
        <w:t>AgentCo's</w:t>
      </w:r>
      <w:r>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r>
        <w:rPr>
          <w:rFonts w:ascii="Times New Roman" w:hAnsi="Times New Roman" w:cs="Times New Roman"/>
        </w:rPr>
        <w:t>AgentCo</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r>
        <w:rPr>
          <w:rFonts w:ascii="Times New Roman" w:hAnsi="Times New Roman" w:cs="Times New Roman"/>
        </w:rPr>
        <w:t>AgentCo</w:t>
      </w:r>
      <w:r>
        <w:rPr>
          <w:rFonts w:ascii="Times New Roman" w:hAnsi="Times New Roman" w:cs="Times New Roman"/>
        </w:rPr>
        <w:t xml:space="preserve"> is subject, in which case </w:t>
      </w:r>
      <w:r>
        <w:rPr>
          <w:rFonts w:ascii="Times New Roman" w:hAnsi="Times New Roman" w:cs="Times New Roman"/>
        </w:rPr>
        <w:t>AgentCo</w:t>
      </w:r>
      <w:r>
        <w:rPr>
          <w:rFonts w:ascii="Times New Roman" w:hAnsi="Times New Roman" w:cs="Times New Roman"/>
        </w:rPr>
        <w:t xml:space="preserve">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w:t>
      </w:r>
      <w:r>
        <w:rPr>
          <w:rFonts w:ascii="Times New Roman" w:hAnsi="Times New Roman" w:cs="Times New Roman"/>
        </w:rPr>
        <w:t>AgentCo</w:t>
      </w:r>
      <w:r>
        <w:rPr>
          <w:rFonts w:ascii="Times New Roman" w:hAnsi="Times New Roman" w:cs="Times New Roman"/>
        </w:rPr>
        <w:t xml:space="preserve"> will promptly </w:t>
      </w:r>
      <w:r>
        <w:rPr>
          <w:rFonts w:ascii="Times New Roman" w:hAnsi="Times New Roman" w:cs="Times New Roman"/>
        </w:rPr>
        <w:t xml:space="preserve">notify Customer in writing if, in </w:t>
      </w:r>
      <w:r>
        <w:rPr>
          <w:rFonts w:ascii="Times New Roman" w:hAnsi="Times New Roman" w:cs="Times New Roman"/>
        </w:rPr>
        <w:t>AgentCo's</w:t>
      </w:r>
      <w:r>
        <w:rPr>
          <w:rFonts w:ascii="Times New Roman" w:hAnsi="Times New Roman" w:cs="Times New Roman"/>
        </w:rPr>
        <w:t xml:space="preserve"> view, any Customer Instruction violates a Data Protection Law. To the extent legally permitted, </w:t>
      </w:r>
      <w:r>
        <w:rPr>
          <w:rFonts w:ascii="Times New Roman" w:hAnsi="Times New Roman" w:cs="Times New Roman"/>
        </w:rPr>
        <w:t>AgentCo</w:t>
      </w:r>
      <w:r>
        <w:rPr>
          <w:rFonts w:ascii="Times New Roman" w:hAnsi="Times New Roman" w:cs="Times New Roman"/>
        </w:rPr>
        <w:t xml:space="preserve">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 xml:space="preserve">3.3 Data Subject Requests. To the extent legally permitted, </w:t>
      </w:r>
      <w:r>
        <w:rPr>
          <w:rFonts w:ascii="Times New Roman" w:hAnsi="Times New Roman" w:cs="Times New Roman"/>
        </w:rPr>
        <w:t>AgentCo</w:t>
      </w:r>
      <w:r>
        <w:rPr>
          <w:rFonts w:ascii="Times New Roman" w:hAnsi="Times New Roman" w:cs="Times New Roman"/>
        </w:rPr>
        <w:t xml:space="preserve"> will notify Customer of any request received to exercise data subject rights under Data Protection Laws in respect of Customer Data (a “Data Subject Request”). </w:t>
      </w:r>
      <w:r>
        <w:rPr>
          <w:rFonts w:ascii="Times New Roman" w:hAnsi="Times New Roman" w:cs="Times New Roman"/>
        </w:rPr>
        <w:t>AgentCo</w:t>
      </w:r>
      <w:r>
        <w:rPr>
          <w:rFonts w:ascii="Times New Roman" w:hAnsi="Times New Roman" w:cs="Times New Roman"/>
        </w:rPr>
        <w:t xml:space="preserve"> will not respond to any such request without Customer's prior written authorization, except that Customer hereby authorizes </w:t>
      </w:r>
      <w:r>
        <w:rPr>
          <w:rFonts w:ascii="Times New Roman" w:hAnsi="Times New Roman" w:cs="Times New Roman"/>
        </w:rPr>
        <w:t>AgentCo</w:t>
      </w:r>
      <w:r>
        <w:rPr>
          <w:rFonts w:ascii="Times New Roman" w:hAnsi="Times New Roman" w:cs="Times New Roman"/>
        </w:rPr>
        <w:t xml:space="preserve"> to redirect Data Subject Requests as needed so that Customer can respond directly. </w:t>
      </w:r>
      <w:r>
        <w:rPr>
          <w:rFonts w:ascii="Times New Roman" w:hAnsi="Times New Roman" w:cs="Times New Roman"/>
        </w:rPr>
        <w:t>Taking into account</w:t>
      </w:r>
      <w:r>
        <w:rPr>
          <w:rFonts w:ascii="Times New Roman" w:hAnsi="Times New Roman" w:cs="Times New Roman"/>
        </w:rPr>
        <w:t xml:space="preserve"> the nature of the processing, </w:t>
      </w:r>
      <w:r>
        <w:rPr>
          <w:rFonts w:ascii="Times New Roman" w:hAnsi="Times New Roman" w:cs="Times New Roman"/>
        </w:rPr>
        <w:t>AgentCo</w:t>
      </w:r>
      <w:r>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60338982">
      <w:pPr>
        <w:rPr>
          <w:rFonts w:ascii="Times New Roman" w:hAnsi="Times New Roman" w:cs="Times New Roman"/>
        </w:rPr>
      </w:pPr>
      <w:r>
        <w:rPr>
          <w:rFonts w:ascii="Times New Roman" w:hAnsi="Times New Roman" w:cs="Times New Roman"/>
        </w:rPr>
        <w:t xml:space="preserve">3.4 Security. </w:t>
      </w:r>
      <w:r>
        <w:rPr>
          <w:rFonts w:ascii="Times New Roman" w:hAnsi="Times New Roman" w:cs="Times New Roman"/>
        </w:rPr>
        <w:t>AgentCo</w:t>
      </w:r>
      <w:r>
        <w:rPr>
          <w:rFonts w:ascii="Times New Roman" w:hAnsi="Times New Roman" w:cs="Times New Roman"/>
        </w:rPr>
        <w:t xml:space="preserve"> will implement and maintain commercially reasonable technical </w:t>
      </w:r>
      <w:r>
        <w:rPr>
          <w:rFonts w:ascii="Times New Roman" w:hAnsi="Times New Roman" w:cs="Times New Roman"/>
        </w:rPr>
        <w:t xml:space="preserve">and organizational </w:t>
      </w:r>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 xml:space="preserve">3.5 Assistance to Customer. Taking into account the nature of the processing and the information available to </w:t>
      </w:r>
      <w:r>
        <w:rPr>
          <w:rFonts w:ascii="Times New Roman" w:hAnsi="Times New Roman" w:cs="Times New Roman"/>
        </w:rPr>
        <w:t>AgentCo</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r>
        <w:rPr>
          <w:rFonts w:ascii="Times New Roman" w:hAnsi="Times New Roman" w:cs="Times New Roman"/>
        </w:rPr>
        <w:t>AgentCo's</w:t>
      </w:r>
      <w:r>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w:t>
      </w:r>
      <w:r>
        <w:rPr>
          <w:rFonts w:ascii="Times New Roman" w:hAnsi="Times New Roman" w:cs="Times New Roman"/>
        </w:rPr>
        <w:t>AgentCo</w:t>
      </w:r>
      <w:r>
        <w:rPr>
          <w:rFonts w:ascii="Times New Roman" w:hAnsi="Times New Roman" w:cs="Times New Roman"/>
        </w:rPr>
        <w:t xml:space="preserve"> will notify Customer </w:t>
      </w:r>
      <w:r>
        <w:rPr>
          <w:rFonts w:ascii="Times New Roman" w:hAnsi="Times New Roman" w:cs="Times New Roman"/>
        </w:rPr>
        <w:t xml:space="preserve">of any Personal Data Breach without undue delay after becoming aware of </w:t>
      </w:r>
      <w:r>
        <w:rPr>
          <w:rFonts w:ascii="Times New Roman" w:hAnsi="Times New Roman" w:cs="Times New Roman"/>
        </w:rPr>
        <w:t>it, and</w:t>
      </w:r>
      <w:r>
        <w:rPr>
          <w:rFonts w:ascii="Times New Roman" w:hAnsi="Times New Roman" w:cs="Times New Roman"/>
        </w:rPr>
        <w:t xml:space="preserve">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1F4513E4">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w:t>
      </w:r>
      <w:r>
        <w:rPr>
          <w:rFonts w:ascii="Times New Roman" w:hAnsi="Times New Roman" w:cs="Times New Roman"/>
        </w:rPr>
        <w:t>AgentCo</w:t>
      </w:r>
      <w:r>
        <w:rPr>
          <w:rFonts w:ascii="Times New Roman" w:hAnsi="Times New Roman" w:cs="Times New Roman"/>
        </w:rPr>
        <w:t xml:space="preserve"> will: (</w:t>
      </w:r>
      <w:r>
        <w:rPr>
          <w:rFonts w:ascii="Times New Roman" w:hAnsi="Times New Roman" w:cs="Times New Roman"/>
        </w:rPr>
        <w:t>i</w:t>
      </w:r>
      <w:r>
        <w:rPr>
          <w:rFonts w:ascii="Times New Roman" w:hAnsi="Times New Roman" w:cs="Times New Roman"/>
        </w:rPr>
        <w:t xml:space="preserve">) no more than once per year, make available to Customer </w:t>
      </w:r>
      <w:r>
        <w:rPr>
          <w:rFonts w:ascii="Times New Roman" w:hAnsi="Times New Roman" w:cs="Times New Roman"/>
        </w:rPr>
        <w:t>AgentCo's</w:t>
      </w:r>
      <w:r>
        <w:rPr>
          <w:rFonts w:ascii="Times New Roman" w:hAnsi="Times New Roman" w:cs="Times New Roman"/>
        </w:rPr>
        <w:t xml:space="preserve"> privacy and security policies and such other information as is reasonably necessary to demonstrate compliance with </w:t>
      </w:r>
      <w:r>
        <w:rPr>
          <w:rFonts w:ascii="Times New Roman" w:hAnsi="Times New Roman" w:cs="Times New Roman"/>
        </w:rPr>
        <w:t>AgentCo's</w:t>
      </w:r>
      <w:r>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r>
        <w:rPr>
          <w:rFonts w:ascii="Times New Roman" w:hAnsi="Times New Roman" w:cs="Times New Roman"/>
        </w:rPr>
        <w:t>AgentCo's</w:t>
      </w:r>
      <w:r>
        <w:rPr>
          <w:rFonts w:ascii="Times New Roman" w:hAnsi="Times New Roman" w:cs="Times New Roman"/>
        </w:rPr>
        <w:t xml:space="preserve"> business, (B) be limited to confirming that </w:t>
      </w:r>
      <w:r>
        <w:rPr>
          <w:rFonts w:ascii="Times New Roman" w:hAnsi="Times New Roman" w:cs="Times New Roman"/>
        </w:rPr>
        <w:t>AgentCo</w:t>
      </w:r>
      <w:r>
        <w:rPr>
          <w:rFonts w:ascii="Times New Roman" w:hAnsi="Times New Roman" w:cs="Times New Roman"/>
        </w:rPr>
        <w:t xml:space="preserve"> is processing Customer Data in a manner consistent with this DPA, and (C) occur no more than once per year. Where </w:t>
      </w:r>
      <w:r>
        <w:rPr>
          <w:rFonts w:ascii="Times New Roman" w:hAnsi="Times New Roman" w:cs="Times New Roman"/>
        </w:rPr>
        <w:t xml:space="preserve">Data Protection Laws permit, </w:t>
      </w:r>
      <w:r>
        <w:rPr>
          <w:rFonts w:ascii="Times New Roman" w:hAnsi="Times New Roman" w:cs="Times New Roman"/>
        </w:rPr>
        <w:t>AgentCo</w:t>
      </w:r>
      <w:r>
        <w:rPr>
          <w:rFonts w:ascii="Times New Roman" w:hAnsi="Times New Roman" w:cs="Times New Roman"/>
        </w:rPr>
        <w:t xml:space="preserve"> may instead make available to Customer a summary of audit reports relevant to </w:t>
      </w:r>
      <w:r>
        <w:rPr>
          <w:rFonts w:ascii="Times New Roman" w:hAnsi="Times New Roman" w:cs="Times New Roman"/>
        </w:rPr>
        <w:t>AgentCo's</w:t>
      </w:r>
      <w:r>
        <w:rPr>
          <w:rFonts w:ascii="Times New Roman" w:hAnsi="Times New Roman" w:cs="Times New Roman"/>
        </w:rPr>
        <w:t xml:space="preserve"> compliance with this DPA. All such results and documentation, including the results of any audit or inspection, are </w:t>
      </w:r>
      <w:r>
        <w:rPr>
          <w:rFonts w:ascii="Times New Roman" w:hAnsi="Times New Roman" w:cs="Times New Roman"/>
        </w:rPr>
        <w:t>AgentCo's</w:t>
      </w:r>
      <w:r>
        <w:rPr>
          <w:rFonts w:ascii="Times New Roman" w:hAnsi="Times New Roman" w:cs="Times New Roman"/>
        </w:rPr>
        <w:t xml:space="preserve">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 xml:space="preserve">3.8 Engagement of Sub-Processors. Customer hereby grants </w:t>
      </w:r>
      <w:r>
        <w:rPr>
          <w:rFonts w:ascii="Times New Roman" w:hAnsi="Times New Roman" w:cs="Times New Roman"/>
        </w:rPr>
        <w:t>AgentCo</w:t>
      </w:r>
      <w:r>
        <w:rPr>
          <w:rFonts w:ascii="Times New Roman" w:hAnsi="Times New Roman" w:cs="Times New Roman"/>
        </w:rPr>
        <w:t xml:space="preserve"> a general authorization to engage Sub-Processors to process Customer Data in connection with the Service. </w:t>
      </w:r>
      <w:r>
        <w:rPr>
          <w:rFonts w:ascii="Times New Roman" w:hAnsi="Times New Roman" w:cs="Times New Roman"/>
        </w:rPr>
        <w:t>AgentCo</w:t>
      </w:r>
      <w:r>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r>
        <w:rPr>
          <w:rFonts w:ascii="Times New Roman" w:hAnsi="Times New Roman" w:cs="Times New Roman"/>
        </w:rPr>
        <w:t>AgentCo</w:t>
      </w:r>
      <w:r>
        <w:rPr>
          <w:rFonts w:ascii="Times New Roman" w:hAnsi="Times New Roman" w:cs="Times New Roman"/>
        </w:rPr>
        <w:t xml:space="preserve"> will work with Customer to address Customer's concerns and to offer commercially reasonable alternatives or solutions. If, in </w:t>
      </w:r>
      <w:r>
        <w:rPr>
          <w:rFonts w:ascii="Times New Roman" w:hAnsi="Times New Roman" w:cs="Times New Roman"/>
        </w:rPr>
        <w:t>AgentCo's</w:t>
      </w:r>
      <w:r>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r>
        <w:rPr>
          <w:rFonts w:ascii="Times New Roman" w:hAnsi="Times New Roman" w:cs="Times New Roman"/>
        </w:rPr>
        <w:t>AgentCo's</w:t>
      </w:r>
      <w:r>
        <w:rPr>
          <w:rFonts w:ascii="Times New Roman" w:hAnsi="Times New Roman" w:cs="Times New Roman"/>
        </w:rPr>
        <w:t xml:space="preserve">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 xml:space="preserve">3.9 Sub-Processor Obligations. </w:t>
      </w:r>
      <w:r>
        <w:rPr>
          <w:rFonts w:ascii="Times New Roman" w:hAnsi="Times New Roman" w:cs="Times New Roman"/>
        </w:rPr>
        <w:t>AgentCo</w:t>
      </w:r>
      <w:r>
        <w:rPr>
          <w:rFonts w:ascii="Times New Roman" w:hAnsi="Times New Roman" w:cs="Times New Roman"/>
        </w:rPr>
        <w:t xml:space="preserve"> will </w:t>
      </w:r>
      <w:r>
        <w:rPr>
          <w:rFonts w:ascii="Times New Roman" w:hAnsi="Times New Roman" w:cs="Times New Roman"/>
        </w:rPr>
        <w:t>enter into</w:t>
      </w:r>
      <w:r>
        <w:rPr>
          <w:rFonts w:ascii="Times New Roman" w:hAnsi="Times New Roman" w:cs="Times New Roman"/>
        </w:rPr>
        <w:t xml:space="preserve"> contractual arrangements with each Sub-Processor imposing obligations comparable to those imposed on </w:t>
      </w:r>
      <w:r>
        <w:rPr>
          <w:rFonts w:ascii="Times New Roman" w:hAnsi="Times New Roman" w:cs="Times New Roman"/>
        </w:rPr>
        <w:t>AgentCo</w:t>
      </w:r>
      <w:r>
        <w:rPr>
          <w:rFonts w:ascii="Times New Roman" w:hAnsi="Times New Roman" w:cs="Times New Roman"/>
        </w:rPr>
        <w:t xml:space="preserve"> under this DPA. Subject to the limitations of liability set forth in the Agreement, </w:t>
      </w:r>
      <w:r>
        <w:rPr>
          <w:rFonts w:ascii="Times New Roman" w:hAnsi="Times New Roman" w:cs="Times New Roman"/>
        </w:rPr>
        <w:t>AgentCo</w:t>
      </w:r>
      <w:r>
        <w:rPr>
          <w:rFonts w:ascii="Times New Roman" w:hAnsi="Times New Roman" w:cs="Times New Roman"/>
        </w:rPr>
        <w:t xml:space="preserve"> remains liable for the acts and omissions of its Sub-Processors to the same extent </w:t>
      </w:r>
      <w:r>
        <w:rPr>
          <w:rFonts w:ascii="Times New Roman" w:hAnsi="Times New Roman" w:cs="Times New Roman"/>
        </w:rPr>
        <w:t>AgentCo</w:t>
      </w:r>
      <w:r>
        <w:rPr>
          <w:rFonts w:ascii="Times New Roman" w:hAnsi="Times New Roman" w:cs="Times New Roman"/>
        </w:rPr>
        <w:t xml:space="preserve">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 xml:space="preserve">3.10 Data Return or Deletion. Upon expiration or termination of the Agreement, </w:t>
      </w:r>
      <w:r>
        <w:rPr>
          <w:rFonts w:ascii="Times New Roman" w:hAnsi="Times New Roman" w:cs="Times New Roman"/>
        </w:rPr>
        <w:t>AgentCo</w:t>
      </w:r>
      <w:r>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r>
        <w:rPr>
          <w:rFonts w:ascii="Times New Roman" w:hAnsi="Times New Roman" w:cs="Times New Roman"/>
        </w:rPr>
        <w:t>AgentCo</w:t>
      </w:r>
      <w:r>
        <w:rPr>
          <w:rFonts w:ascii="Times New Roman" w:hAnsi="Times New Roman" w:cs="Times New Roman"/>
        </w:rPr>
        <w:t xml:space="preserve">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r>
        <w:rPr>
          <w:rFonts w:ascii="Times New Roman" w:hAnsi="Times New Roman" w:cs="Times New Roman"/>
        </w:rPr>
        <w:t>AgentCo</w:t>
      </w:r>
      <w:r>
        <w:rPr>
          <w:rFonts w:ascii="Times New Roman" w:hAnsi="Times New Roman" w:cs="Times New Roman"/>
        </w:rPr>
        <w:t xml:space="preserve"> and to authorize </w:t>
      </w:r>
      <w:r>
        <w:rPr>
          <w:rFonts w:ascii="Times New Roman" w:hAnsi="Times New Roman" w:cs="Times New Roman"/>
        </w:rPr>
        <w:t>AgentCo</w:t>
      </w:r>
      <w:r>
        <w:rPr>
          <w:rFonts w:ascii="Times New Roman" w:hAnsi="Times New Roman" w:cs="Times New Roman"/>
        </w:rPr>
        <w:t xml:space="preserve">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 xml:space="preserve">will reasonably cooperate with </w:t>
      </w:r>
      <w:r>
        <w:rPr>
          <w:rFonts w:ascii="Times New Roman" w:hAnsi="Times New Roman" w:cs="Times New Roman"/>
        </w:rPr>
        <w:t>AgentCo</w:t>
      </w:r>
      <w:r>
        <w:rPr>
          <w:rFonts w:ascii="Times New Roman" w:hAnsi="Times New Roman" w:cs="Times New Roman"/>
        </w:rPr>
        <w:t xml:space="preserve"> as needed to assist </w:t>
      </w:r>
      <w:r>
        <w:rPr>
          <w:rFonts w:ascii="Times New Roman" w:hAnsi="Times New Roman" w:cs="Times New Roman"/>
        </w:rPr>
        <w:t>AgentCo</w:t>
      </w:r>
      <w:r>
        <w:rPr>
          <w:rFonts w:ascii="Times New Roman" w:hAnsi="Times New Roman" w:cs="Times New Roman"/>
        </w:rPr>
        <w:t xml:space="preserve">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 xml:space="preserve">4.3 Configurations. Without limiting </w:t>
      </w:r>
      <w:r>
        <w:rPr>
          <w:rFonts w:ascii="Times New Roman" w:hAnsi="Times New Roman" w:cs="Times New Roman"/>
        </w:rPr>
        <w:t>AgentCo's</w:t>
      </w:r>
      <w:r>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w:t>
      </w:r>
      <w:r>
        <w:rPr>
          <w:rFonts w:ascii="Times New Roman" w:hAnsi="Times New Roman" w:cs="Times New Roman"/>
        </w:rPr>
        <w:t>AgentCo</w:t>
      </w:r>
      <w:r>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r>
        <w:rPr>
          <w:rFonts w:ascii="Times New Roman" w:hAnsi="Times New Roman" w:cs="Times New Roman"/>
        </w:rPr>
        <w:t>AgentCo</w:t>
      </w:r>
      <w:r>
        <w:rPr>
          <w:rFonts w:ascii="Times New Roman" w:hAnsi="Times New Roman" w:cs="Times New Roman"/>
        </w:rPr>
        <w:t xml:space="preserve">; (b) not “sell” (as defined by U.S. Privacy Laws) or “share” (as defined by the CCPA) any Personal Data; (c) to the extent Customer permits or instructs </w:t>
      </w:r>
      <w:r>
        <w:rPr>
          <w:rFonts w:ascii="Times New Roman" w:hAnsi="Times New Roman" w:cs="Times New Roman"/>
        </w:rPr>
        <w:t>AgentCo</w:t>
      </w:r>
      <w:r>
        <w:rPr>
          <w:rFonts w:ascii="Times New Roman" w:hAnsi="Times New Roman" w:cs="Times New Roman"/>
        </w:rPr>
        <w:t xml:space="preserve"> to process Customer Data subject to U.S. Privacy Laws in de-identified form as part of the Service, (</w:t>
      </w:r>
      <w:r>
        <w:rPr>
          <w:rFonts w:ascii="Times New Roman" w:hAnsi="Times New Roman" w:cs="Times New Roman"/>
        </w:rPr>
        <w:t>i</w:t>
      </w:r>
      <w:r>
        <w:rPr>
          <w:rFonts w:ascii="Times New Roman" w:hAnsi="Times New Roman" w:cs="Times New Roman"/>
        </w:rPr>
        <w:t xml:space="preserve">)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t>to any other party (including Sub-Processors), contractually require the recipient to comply with the requirements of this clause (c)(</w:t>
      </w:r>
      <w:r>
        <w:rPr>
          <w:rFonts w:ascii="Times New Roman" w:hAnsi="Times New Roman" w:cs="Times New Roman"/>
        </w:rPr>
        <w:t>i</w:t>
      </w:r>
      <w:r>
        <w:rPr>
          <w:rFonts w:ascii="Times New Roman" w:hAnsi="Times New Roman" w:cs="Times New Roman"/>
        </w:rPr>
        <w:t>)–(iii); and (d) where Customer Data is subject to the CCPA, (</w:t>
      </w:r>
      <w:r>
        <w:rPr>
          <w:rFonts w:ascii="Times New Roman" w:hAnsi="Times New Roman" w:cs="Times New Roman"/>
        </w:rPr>
        <w:t>i</w:t>
      </w:r>
      <w:r>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r>
        <w:rPr>
          <w:rFonts w:ascii="Times New Roman" w:hAnsi="Times New Roman" w:cs="Times New Roman"/>
        </w:rPr>
        <w:t>AgentCo</w:t>
      </w:r>
      <w:r>
        <w:rPr>
          <w:rFonts w:ascii="Times New Roman" w:hAnsi="Times New Roman" w:cs="Times New Roman"/>
        </w:rPr>
        <w:t xml:space="preserve"> and Customer; (iii) not combine any Customer Data with Personal Data that </w:t>
      </w:r>
      <w:r>
        <w:rPr>
          <w:rFonts w:ascii="Times New Roman" w:hAnsi="Times New Roman" w:cs="Times New Roman"/>
        </w:rPr>
        <w:t>AgentCo</w:t>
      </w:r>
      <w:r>
        <w:rPr>
          <w:rFonts w:ascii="Times New Roman" w:hAnsi="Times New Roman" w:cs="Times New Roman"/>
        </w:rPr>
        <w:t xml:space="preserve"> receives from or on behalf of any other third party, or that </w:t>
      </w:r>
      <w:r>
        <w:rPr>
          <w:rFonts w:ascii="Times New Roman" w:hAnsi="Times New Roman" w:cs="Times New Roman"/>
        </w:rPr>
        <w:t>AgentCo</w:t>
      </w:r>
      <w:r>
        <w:rPr>
          <w:rFonts w:ascii="Times New Roman" w:hAnsi="Times New Roman" w:cs="Times New Roman"/>
        </w:rPr>
        <w:t xml:space="preserve"> collects through its own interactions with individuals, except that </w:t>
      </w:r>
      <w:r>
        <w:rPr>
          <w:rFonts w:ascii="Times New Roman" w:hAnsi="Times New Roman" w:cs="Times New Roman"/>
        </w:rPr>
        <w:t>AgentCo</w:t>
      </w:r>
      <w:r>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r>
        <w:rPr>
          <w:rFonts w:ascii="Times New Roman" w:hAnsi="Times New Roman" w:cs="Times New Roman"/>
        </w:rPr>
        <w:t>AgentCo</w:t>
      </w:r>
      <w:r>
        <w:rPr>
          <w:rFonts w:ascii="Times New Roman" w:hAnsi="Times New Roman" w:cs="Times New Roman"/>
        </w:rPr>
        <w:t xml:space="preserve"> determines that it can no longer meet its obligations under the CCPA; and (v) if Customer reasonably believes that </w:t>
      </w:r>
      <w:r>
        <w:rPr>
          <w:rFonts w:ascii="Times New Roman" w:hAnsi="Times New Roman" w:cs="Times New Roman"/>
        </w:rPr>
        <w:t>AgentCo's</w:t>
      </w:r>
      <w:r>
        <w:rPr>
          <w:rFonts w:ascii="Times New Roman" w:hAnsi="Times New Roman" w:cs="Times New Roman"/>
        </w:rPr>
        <w:t xml:space="preserve"> Processing of Customer Data is inconsistent with the CCPA and so notifies </w:t>
      </w:r>
      <w:r>
        <w:rPr>
          <w:rFonts w:ascii="Times New Roman" w:hAnsi="Times New Roman" w:cs="Times New Roman"/>
        </w:rPr>
        <w:t>AgentCo</w:t>
      </w:r>
      <w:r>
        <w:rPr>
          <w:rFonts w:ascii="Times New Roman" w:hAnsi="Times New Roman" w:cs="Times New Roman"/>
        </w:rPr>
        <w:t xml:space="preserve">, the parties will work together in good faith to remedy the issue and, if after such cooperation Customer reasonably determines the issue cannot be remedied, </w:t>
      </w:r>
      <w:r>
        <w:rPr>
          <w:rFonts w:ascii="Times New Roman" w:hAnsi="Times New Roman" w:cs="Times New Roman"/>
        </w:rPr>
        <w:t>AgentCo</w:t>
      </w:r>
      <w:r>
        <w:rPr>
          <w:rFonts w:ascii="Times New Roman" w:hAnsi="Times New Roman" w:cs="Times New Roman"/>
        </w:rPr>
        <w:t xml:space="preserve">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 xml:space="preserve">5.2 Customer will not take any action that would (a) cause the provision of Customer Data to </w:t>
      </w:r>
      <w:r>
        <w:rPr>
          <w:rFonts w:ascii="Times New Roman" w:hAnsi="Times New Roman" w:cs="Times New Roman"/>
        </w:rPr>
        <w:t>AgentCo</w:t>
      </w:r>
      <w:r>
        <w:rPr>
          <w:rFonts w:ascii="Times New Roman" w:hAnsi="Times New Roman" w:cs="Times New Roman"/>
        </w:rPr>
        <w:t xml:space="preserve"> to be treated as a “sale” under U.S. Privacy Laws or a “share” under the CCPA (or any equivalent concept under U.S. Privacy Laws); or (b) cause </w:t>
      </w:r>
      <w:r>
        <w:rPr>
          <w:rFonts w:ascii="Times New Roman" w:hAnsi="Times New Roman" w:cs="Times New Roman"/>
        </w:rPr>
        <w:t>AgentCo</w:t>
      </w:r>
      <w:r>
        <w:rPr>
          <w:rFonts w:ascii="Times New Roman" w:hAnsi="Times New Roman" w:cs="Times New Roman"/>
        </w:rPr>
        <w:t xml:space="preserve">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 xml:space="preserve">ies where Customer acts as a Data Controller and </w:t>
      </w:r>
      <w:r>
        <w:rPr>
          <w:rFonts w:ascii="Times New Roman" w:hAnsi="Times New Roman" w:cs="Times New Roman"/>
        </w:rPr>
        <w:t>AgentCo</w:t>
      </w:r>
      <w:r>
        <w:rPr>
          <w:rFonts w:ascii="Times New Roman" w:hAnsi="Times New Roman" w:cs="Times New Roman"/>
        </w:rPr>
        <w:t xml:space="preserve"> processes Customer Data as a Data Processor. Module Three (Processor to Sub-Processor) </w:t>
      </w:r>
      <w:r>
        <w:rPr>
          <w:rFonts w:ascii="Times New Roman" w:hAnsi="Times New Roman" w:cs="Times New Roman"/>
        </w:rPr>
        <w:t xml:space="preserve">of the SCCs applies where Customer acts as a Data Processor and </w:t>
      </w:r>
      <w:r>
        <w:rPr>
          <w:rFonts w:ascii="Times New Roman" w:hAnsi="Times New Roman" w:cs="Times New Roman"/>
        </w:rPr>
        <w:t>AgentCo</w:t>
      </w:r>
      <w:r>
        <w:rPr>
          <w:rFonts w:ascii="Times New Roman" w:hAnsi="Times New Roman" w:cs="Times New Roman"/>
        </w:rPr>
        <w:t xml:space="preserve">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w:t>
      </w:r>
      <w:r>
        <w:rPr>
          <w:rFonts w:ascii="Times New Roman" w:hAnsi="Times New Roman" w:cs="Times New Roman"/>
        </w:rPr>
        <w:t>i</w:t>
      </w:r>
      <w:r>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sectPr w:rsidR="002558E7" w:rsidRPr="00836967">
      <w:headerReference w:type="even" r:id="rId7"/>
      <w:headerReference w:type="default" r:id="rId8"/>
      <w:headerReference w:type="first" r:id="rId11"/>
      <w:footerReference w:type="even" r:id="rId9"/>
      <w:footerReference w:type="default" r:id="rId10"/>
      <w:footerReference w:type="first" r:id="rId12"/>
      <w:pgSz w:w="12240" w:h="15840"/>
      <w:pgMar w:top="1440" w:right="1440" w:bottom="1440" w:left="1440" w:header="708" w:footer="708" w:gutter="0"/>
      <w:cols w:space="720"/>
      <w:docGrid w:linePitch="360"/>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3ADCF41B" w14:textId="77777777" w:rsidR="00C96D73" w:rsidRDefault="00C96D73" w:rsidP="00744BFF">
      <w:r>
        <w:separator/>
      </w:r>
    </w:p>
  </w:endnote>
  <w:endnote w:type="continuationSeparator" w:id="0">
    <w:p w14:paraId="55AA19B1" w14:textId="77777777" w:rsidR="00C96D73" w:rsidRDefault="00C96D73"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2D1A8007" w14:textId="77777777" w:rsidR="00C96D73" w:rsidRDefault="00C96D73" w:rsidP="00744BFF">
      <w:r>
        <w:separator/>
      </w:r>
    </w:p>
  </w:footnote>
  <w:footnote w:type="continuationSeparator" w:id="0">
    <w:p w14:paraId="7A1349D7" w14:textId="77777777" w:rsidR="00C96D73" w:rsidRDefault="00C96D73" w:rsidP="00744BFF">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 w:numId="12" w16cid:durableId="1045594108">
    <w:abstractNumId w:val="3"/>
    <w:lvlOverride w:ilvl="0">
      <w:lvl w:ilvl="0">
        <w:numFmt w:val="lowerLetter"/>
        <w:lvlText w:val="%1."/>
        <w:lvlJc w:val="left"/>
      </w:lvl>
    </w:lvlOverride>
  </w:num>
  <w:num w:numId="13" w16cid:durableId="1365978621">
    <w:abstractNumId w:val="3"/>
    <w:lvlOverride w:ilvl="0">
      <w:lvl w:ilvl="0">
        <w:numFmt w:val="lowerLetter"/>
        <w:lvlText w:val="%1."/>
        <w:lvlJc w:val="left"/>
      </w:lvl>
    </w:lvlOverride>
  </w:num>
  <w:num w:numId="14" w16cid:durableId="38555171">
    <w:abstractNumId w:val="3"/>
    <w:lvlOverride w:ilvl="0">
      <w:lvl w:ilvl="0">
        <w:numFmt w:val="lowerLetter"/>
        <w:lvlText w:val="%1."/>
        <w:lvlJc w:val="left"/>
      </w:lvl>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TotalTime>
  <Pages>13</Pages>
  <Words>5792</Words>
  <Characters>33133</Characters>
  <Application>Microsoft Office Word</Application>
  <DocSecurity>0</DocSecurity>
  <Lines>473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