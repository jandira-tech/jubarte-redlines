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6"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7" w:name="_9kMJI5YVt895679"/>
      <w:r>
        <w:rPr>
          <w:rFonts w:ascii="Arial" w:eastAsia="Arial" w:hAnsi="Arial" w:cs="Arial"/>
          <w:kern w:val="20"/>
          <w:highlight w:val="yellow"/>
        </w:rPr>
        <w:t>●</w:t>
      </w:r>
      <w:bookmarkEnd w:id="7"/>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pPr>
        <w:widowControl/>
        <w:numPr>
          <w:ilvl w:val="1"/>
          <w:numId w:val="1"/>
        </w:numPr>
        <w:pBdr>
          <w:top w:val="nil"/>
          <w:left w:val="nil"/>
          <w:bottom w:val="nil"/>
          <w:right w:val="nil"/>
          <w:between w:val="nil"/>
        </w:pBdr>
        <w:spacing w:after="120"/>
        <w:jc w:val="both"/>
        <w:rPr>
          <w:ins w:author="Ana Lee" w:id="1" w:date="2026-01-02T03:04:05Z"/>
        </w:rPr>
      </w:pPr>
      <w:r>
        <w:rPr>
          <w:rFonts w:ascii="Arial" w:eastAsia="Arial" w:hAnsi="Arial" w:cs="Arial"/>
          <w:color w:val="000000"/>
          <w:kern w:val="20"/>
        </w:rPr>
        <w:t>“</w:t>
      </w:r>
      <w:ins w:author="Ana Lee" w:id="2" w:date="2026-01-02T03:04:05Z">
        <w:r>
          <w:rPr>
            <w:rFonts w:ascii="Arial" w:eastAsia="Arial" w:hAnsi="Arial" w:cs="Arial"/>
            <w:color w:val="000000"/>
            <w:kern w:val="20"/>
          </w:rPr>
          <w:t>Subscription Term” means the period stated in an Order Form.</w:t>
        </w:r>
      </w:ins>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author="Ana Lee" w:id="3" w:date="2026-01-02T03:04:05Z">
        <w:r>
          <w:rPr>
            <w:rFonts w:ascii="Arial" w:eastAsia="Arial" w:hAnsi="Arial" w:cs="Arial"/>
            <w:color w:val="000000"/>
            <w:kern w:val="20"/>
          </w:rPr>
          <w:t>“</w:t>
        </w:r>
      </w:ins>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ins w:author="Ana Lee" w:id="4" w:date="2026-01-02T03:04:05Z">
        <w:r>
          <w:rPr>
            <w:rFonts w:ascii="Arial" w:eastAsia="Arial" w:hAnsi="Arial" w:cs="Arial"/>
            <w:color w:val="000000"/>
            <w:kern w:val="20"/>
          </w:rPr>
          <w:t>individuals</w:t>
        </w:r>
      </w:ins>
      <w:del w:author="Ana Lee" w:id="5" w:date="2026-01-02T03:04:05Z">
        <w:r>
          <w:rPr>
            <w:rFonts w:ascii="Arial" w:eastAsia="Arial" w:hAnsi="Arial" w:cs="Arial"/>
            <w:color w:val="000000"/>
            <w:kern w:val="20"/>
          </w:rPr>
          <w:delText>users</w:delText>
        </w:r>
      </w:del>
      <w:r>
        <w:rPr>
          <w:rFonts w:ascii="Arial" w:eastAsia="Arial" w:hAnsi="Arial" w:cs="Arial"/>
          <w:color w:val="000000"/>
          <w:kern w:val="20"/>
        </w:rPr>
        <w:t xml:space="preserve">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1"/>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2"/>
      <w:r>
        <w:rPr>
          <w:rFonts w:ascii="Arial" w:hAnsi="Arial" w:cs="Arial"/>
        </w:rPr>
        <w:t>.</w:t>
      </w:r>
      <w:r>
        <w:rPr>
          <w:rFonts w:ascii="Arial" w:eastAsia="Arial" w:hAnsi="Arial" w:cs="Arial"/>
          <w:kern w:val="20"/>
        </w:rPr>
        <w:t xml:space="preserve"> </w:t>
      </w:r>
      <w:bookmarkEnd w:id="8"/>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3" w:name="_gjdgxs" w:colFirst="0" w:colLast="0"/>
      <w:bookmarkEnd w:id="1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4" w:name="_30j0zll" w:colFirst="0" w:colLast="0"/>
      <w:bookmarkEnd w:id="14"/>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5"/>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 w:name="_heading=h.gjdgxs" w:colFirst="0" w:colLast="0"/>
      <w:bookmarkEnd w:id="16"/>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 w:name="_heading=h.30j0zll" w:colFirst="0" w:colLast="0"/>
      <w:bookmarkEnd w:id="1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8"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8"/>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9" w:name="_Hlk42773907"/>
      <w:r>
        <w:rPr>
          <w:rFonts w:ascii="Arial" w:hAnsi="Arial" w:cs="Arial"/>
        </w:rPr>
        <w:t>C</w:t>
      </w:r>
      <w:r>
        <w:rPr>
          <w:rFonts w:ascii="Arial" w:hAnsi="Arial" w:cs="Arial"/>
        </w:rPr>
        <w:t xml:space="preserve">ontain an endorsement (blanket acceptable) including </w:t>
      </w:r>
      <w:bookmarkEnd w:id="1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0" w:name="_Hlk42773940"/>
      <w:r>
        <w:rPr>
          <w:rFonts w:ascii="Arial" w:hAnsi="Arial" w:cs="Arial"/>
        </w:rPr>
        <w:t>C</w:t>
      </w:r>
      <w:r>
        <w:rPr>
          <w:rFonts w:ascii="Arial" w:hAnsi="Arial" w:cs="Arial"/>
        </w:rPr>
        <w:t xml:space="preserve">ontain an endorsement (blanket acceptable) stating coverage </w:t>
      </w:r>
      <w:bookmarkEnd w:id="20"/>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6"/>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2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4" w:name="_Hlk102139898"/>
      <w:r>
        <w:rPr>
          <w:rFonts w:ascii="Arial" w:hAnsi="Arial" w:cs="Arial"/>
          <w:sz w:val="21"/>
          <w:szCs w:val="21"/>
        </w:rPr>
        <w:t>Take appropriate technical and organizational measures for the fulfillment of data subject requests under Applicable Laws;</w:t>
      </w:r>
      <w:bookmarkEnd w:id="24"/>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5"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5"/>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