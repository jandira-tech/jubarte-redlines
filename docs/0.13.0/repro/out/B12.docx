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4"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5" w:name="_9kMJI5YVt895679"/>
      <w:r>
        <w:rPr>
          <w:rFonts w:ascii="Arial" w:eastAsia="Arial" w:hAnsi="Arial" w:cs="Arial"/>
          <w:kern w:val="20"/>
          <w:highlight w:val="yellow"/>
        </w:rPr>
        <w:t>●</w:t>
      </w:r>
      <w:bookmarkEnd w:id="5"/>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7"/>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8"/>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0"/>
      <w:r>
        <w:rPr>
          <w:rFonts w:ascii="Arial" w:hAnsi="Arial" w:cs="Arial"/>
        </w:rPr>
        <w:t>.</w:t>
      </w:r>
      <w:r>
        <w:rPr>
          <w:rFonts w:ascii="Arial" w:eastAsia="Arial" w:hAnsi="Arial" w:cs="Arial"/>
          <w:kern w:val="20"/>
        </w:rPr>
        <w:t xml:space="preserve"> </w:t>
      </w:r>
      <w:bookmarkEnd w:id="6"/>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gjdgxs" w:colFirst="0" w:colLast="0"/>
      <w:bookmarkEnd w:id="11"/>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 w:name="_30j0zll" w:colFirst="0" w:colLast="0"/>
      <w:bookmarkEnd w:id="12"/>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ins w:author="Ana Lee" w:id="2" w:date="2026-01-02T03:04:05Z">
        <w:r>
          <w:rPr>
            <w:rFonts w:ascii="Arial" w:eastAsia="Arial" w:hAnsi="Arial" w:cs="Arial"/>
            <w:kern w:val="20"/>
          </w:rPr>
          <w:t xml:space="preserve">Position: </w:t>
          <w:tab/>
          <w:tab/>
          <w:t>Position</w:t>
        </w:r>
      </w:ins>
      <w:del w:author="Ana Lee" w:id="1" w:date="2026-01-02T03:04:05Z">
        <w:r>
          <w:rPr>
            <w:rFonts w:ascii="Arial" w:eastAsia="Arial" w:hAnsi="Arial" w:cs="Arial"/>
            <w:kern w:val="20"/>
          </w:rPr>
          <w:delText xml:space="preserve">Title: </w:delText>
        </w:r>
        <w:r>
          <w:rPr>
            <w:rFonts w:ascii="Arial" w:eastAsia="Arial" w:hAnsi="Arial" w:cs="Arial"/>
            <w:kern w:val="20"/>
            <w:u w:val="single"/>
          </w:rPr>
          <w:tab/>
        </w:r>
      </w:del>
      <w:del w:author="Ana Lee" w:id="3" w:date="2026-01-02T03:04:05Z">
        <w:r>
          <w:rPr>
            <w:rFonts w:ascii="Arial" w:eastAsia="Arial" w:hAnsi="Arial" w:cs="Arial"/>
            <w:kern w:val="20"/>
          </w:rPr>
          <w:tab/>
          <w:delText>Title</w:delText>
        </w:r>
      </w:del>
      <w:r>
        <w:rPr>
          <w:rFonts w:ascii="Arial" w:eastAsia="Arial" w:hAnsi="Arial" w:cs="Arial"/>
          <w:kern w:val="20"/>
        </w:rPr>
        <w:t>:</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3"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3"/>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4" w:name="_heading=h.gjdgxs" w:colFirst="0" w:colLast="0"/>
      <w:bookmarkEnd w:id="14"/>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 w:name="_heading=h.30j0zll" w:colFirst="0" w:colLast="0"/>
      <w:bookmarkEnd w:id="1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6"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6"/>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7" w:name="_Hlk42773907"/>
      <w:r>
        <w:rPr>
          <w:rFonts w:ascii="Arial" w:hAnsi="Arial" w:cs="Arial"/>
        </w:rPr>
        <w:t>C</w:t>
      </w:r>
      <w:r>
        <w:rPr>
          <w:rFonts w:ascii="Arial" w:hAnsi="Arial" w:cs="Arial"/>
        </w:rPr>
        <w:t xml:space="preserve">ontain an endorsement (blanket acceptable) including </w:t>
      </w:r>
      <w:bookmarkEnd w:id="17"/>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8" w:name="_Hlk42773940"/>
      <w:r>
        <w:rPr>
          <w:rFonts w:ascii="Arial" w:hAnsi="Arial" w:cs="Arial"/>
        </w:rPr>
        <w:t>C</w:t>
      </w:r>
      <w:r>
        <w:rPr>
          <w:rFonts w:ascii="Arial" w:hAnsi="Arial" w:cs="Arial"/>
        </w:rPr>
        <w:t xml:space="preserve">ontain an endorsement (blanket acceptable) stating coverage </w:t>
      </w:r>
      <w:bookmarkEnd w:id="18"/>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4"/>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9"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0"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0"/>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9"/>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1"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1"/>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2" w:name="_Hlk102139898"/>
      <w:r>
        <w:rPr>
          <w:rFonts w:ascii="Arial" w:hAnsi="Arial" w:cs="Arial"/>
          <w:sz w:val="21"/>
          <w:szCs w:val="21"/>
        </w:rPr>
        <w:t>Take appropriate technical and organizational measures for the fulfillment of data subject requests under Applicable Laws;</w:t>
      </w:r>
      <w:bookmarkEnd w:id="22"/>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3"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3"/>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