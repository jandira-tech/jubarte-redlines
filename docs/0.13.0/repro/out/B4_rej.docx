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6"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7" w:name="_9kMJI5YVt895679"/>
      <w:r>
        <w:rPr>
          <w:rFonts w:ascii="Arial" w:eastAsia="Arial" w:hAnsi="Arial" w:cs="Arial"/>
          <w:kern w:val="20"/>
          <w:highlight w:val="yellow"/>
        </w:rPr>
        <w:t>●</w:t>
      </w:r>
      <w:bookmarkEnd w:id="7"/>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w:t>
      </w:r>
      <w:r>
        <w:rPr>
          <w:rFonts w:ascii="Arial" w:eastAsia="Arial" w:hAnsi="Arial" w:cs="Arial"/>
          <w:kern w:val="20"/>
        </w:rPr>
        <w:t>,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r>
        <w:rPr>
          <w:rFonts w:ascii="Arial" w:eastAsia="Arial" w:hAnsi="Arial" w:cs="Arial"/>
          <w:color w:val="000000"/>
          <w:kern w:val="20"/>
        </w:rPr>
        <w:t>any and all</w:t>
      </w:r>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author="Ana Lee" w:id="3" w:date="2026-01-02T03:04:05Z">
        <w:r>
          <w:rPr>
            <w:rFonts w:ascii="Arial" w:eastAsia="Arial" w:hAnsi="Arial" w:cs="Arial"/>
            <w:color w:val="000000"/>
            <w:kern w:val="20"/>
          </w:rPr>
          <w:t>“</w:t>
        </w:r>
      </w:ins>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ins w:author="Ana Lee" w:id="4" w:date="2026-01-02T03:04:05Z">
        <w:r>
          <w:rPr>
            <w:rFonts w:ascii="Arial" w:eastAsia="Arial" w:hAnsi="Arial" w:cs="Arial"/>
            <w:color w:val="000000"/>
            <w:kern w:val="20"/>
          </w:rPr>
          <w:t>individuals</w:t>
        </w:r>
      </w:ins>
      <w:del w:author="Ana Lee" w:id="5" w:date="2026-01-02T03:04:05Z">
        <w:r>
          <w:rPr>
            <w:rFonts w:ascii="Arial" w:eastAsia="Arial" w:hAnsi="Arial" w:cs="Arial"/>
            <w:color w:val="000000"/>
            <w:kern w:val="20"/>
          </w:rPr>
          <w:delText>users</w:delText>
        </w:r>
      </w:del>
      <w:r>
        <w:rPr>
          <w:rFonts w:ascii="Arial" w:eastAsia="Arial" w:hAnsi="Arial" w:cs="Arial"/>
          <w:color w:val="000000"/>
          <w:kern w:val="20"/>
        </w:rPr>
        <w:t xml:space="preserve">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w:t>
      </w:r>
      <w:r>
        <w:rPr>
          <w:rFonts w:ascii="Arial" w:hAnsi="Arial" w:cs="Arial"/>
        </w:rPr>
        <w:t>i</w:t>
      </w:r>
      <w:r>
        <w:rPr>
          <w:rFonts w:ascii="Arial" w:hAnsi="Arial" w:cs="Arial"/>
        </w:rPr>
        <w:t>)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w:t>
      </w:r>
      <w:r>
        <w:rPr>
          <w:rFonts w:ascii="Arial" w:hAnsi="Arial" w:cs="Arial"/>
        </w:rPr>
        <w:t xml:space="preserve"> Intellectual Property and Confidential Information. Accordingly, Provider shall not (</w:t>
      </w:r>
      <w:r>
        <w:rPr>
          <w:rFonts w:ascii="Arial" w:hAnsi="Arial" w:cs="Arial"/>
        </w:rPr>
        <w:t>i</w:t>
      </w:r>
      <w:r>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w:t>
      </w:r>
      <w:r>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9"/>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0"/>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’s</w:t>
      </w:r>
      <w:r>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1"/>
      <w:r>
        <w:rPr>
          <w:rFonts w:ascii="Arial" w:hAnsi="Arial" w:cs="Arial"/>
        </w:rPr>
        <w:t>.</w:t>
      </w:r>
    </w:p>
    <w:p w14:paraId="0F9DE45C"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w:t>
      </w:r>
      <w:r>
        <w:rPr>
          <w:rFonts w:ascii="Arial" w:hAnsi="Arial" w:cs="Arial"/>
        </w:rPr>
        <w:t>i</w:t>
      </w:r>
      <w:r>
        <w:rPr>
          <w:rFonts w:ascii="Arial" w:hAnsi="Arial" w:cs="Arial"/>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2"/>
      <w:r>
        <w:rPr>
          <w:rFonts w:ascii="Arial" w:hAnsi="Arial" w:cs="Arial"/>
        </w:rPr>
        <w:t>.</w:t>
      </w:r>
      <w:r>
        <w:rPr>
          <w:rFonts w:ascii="Arial" w:eastAsia="Arial" w:hAnsi="Arial" w:cs="Arial"/>
          <w:kern w:val="20"/>
        </w:rPr>
        <w:t xml:space="preserve"> </w:t>
      </w:r>
      <w:bookmarkEnd w:id="8"/>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r>
        <w:rPr>
          <w:rFonts w:ascii="Arial" w:eastAsia="Arial" w:hAnsi="Arial" w:cs="Arial"/>
          <w:kern w:val="20"/>
        </w:rPr>
        <w:t>LargeCo</w:t>
      </w:r>
      <w:r>
        <w:rPr>
          <w:rFonts w:ascii="Arial" w:eastAsia="Arial" w:hAnsi="Arial" w:cs="Arial"/>
          <w:kern w:val="20"/>
        </w:rPr>
        <w:t xml:space="preserve">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w:t>
      </w:r>
      <w:r>
        <w:rPr>
          <w:rFonts w:ascii="Arial" w:eastAsia="Roboto" w:hAnsi="Arial" w:cs="Arial"/>
          <w:kern w:val="20"/>
        </w:rPr>
        <w:t>period of time</w:t>
      </w:r>
      <w:r>
        <w:rPr>
          <w:rFonts w:ascii="Arial" w:eastAsia="Roboto" w:hAnsi="Arial" w:cs="Arial"/>
          <w:kern w:val="20"/>
        </w:rPr>
        <w:t xml:space="preserv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w:t>
      </w:r>
      <w:r>
        <w:rPr>
          <w:rFonts w:ascii="Arial" w:eastAsia="Roboto" w:hAnsi="Arial" w:cs="Arial"/>
          <w:kern w:val="20"/>
        </w:rPr>
        <w:t>user names</w:t>
      </w:r>
      <w:r>
        <w:rPr>
          <w:rFonts w:ascii="Arial" w:eastAsia="Roboto" w:hAnsi="Arial" w:cs="Arial"/>
          <w:kern w:val="20"/>
        </w:rPr>
        <w:t xml:space="preserve">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w:t>
      </w:r>
      <w:r>
        <w:rPr>
          <w:rFonts w:ascii="Arial" w:eastAsia="Arial" w:hAnsi="Arial" w:cs="Arial"/>
          <w:kern w:val="20"/>
          <w:u w:val="single"/>
        </w:rPr>
        <w:t xml:space="preserve">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Provider shall promptly remove the applicable individual from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and replace the person with another qualified individual acceptable to </w:t>
      </w:r>
      <w:r>
        <w:rPr>
          <w:rFonts w:ascii="Arial" w:eastAsia="Arial" w:hAnsi="Arial" w:cs="Arial"/>
          <w:kern w:val="20"/>
        </w:rPr>
        <w:t>LargeCo</w:t>
      </w:r>
      <w:r>
        <w:rPr>
          <w:rFonts w:ascii="Arial" w:eastAsia="Arial" w:hAnsi="Arial" w:cs="Arial"/>
          <w:kern w:val="20"/>
        </w:rPr>
        <w:t xml:space="preserve">. Notwithstanding the foregoing, Provider has sole discretion </w:t>
      </w:r>
      <w:r>
        <w:rPr>
          <w:rFonts w:ascii="Arial" w:eastAsia="Arial" w:hAnsi="Arial" w:cs="Arial"/>
          <w:kern w:val="20"/>
        </w:rPr>
        <w:t>whether or not</w:t>
      </w:r>
      <w:r>
        <w:rPr>
          <w:rFonts w:ascii="Arial" w:eastAsia="Arial" w:hAnsi="Arial" w:cs="Arial"/>
          <w:kern w:val="20"/>
        </w:rPr>
        <w:t xml:space="preserve">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r>
        <w:rPr>
          <w:rFonts w:ascii="Arial" w:eastAsia="Arial" w:hAnsi="Arial" w:cs="Arial"/>
          <w:kern w:val="20"/>
          <w:u w:val="single"/>
        </w:rPr>
        <w:t>LargeCo</w:t>
      </w:r>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LargeCo</w:t>
      </w:r>
      <w:r>
        <w:rPr>
          <w:rFonts w:ascii="Arial" w:eastAsia="Arial" w:hAnsi="Arial" w:cs="Arial"/>
          <w:kern w:val="20"/>
          <w:u w:val="single"/>
        </w:rPr>
        <w:t xml:space="preserve"> retains all intellectual property rights in any Feedback it provides regarding any portion of the Services. </w:t>
      </w:r>
      <w:r>
        <w:rPr>
          <w:rFonts w:ascii="Arial" w:eastAsia="Arial" w:hAnsi="Arial" w:cs="Arial"/>
          <w:kern w:val="20"/>
          <w:u w:val="single"/>
        </w:rPr>
        <w:t>LargeCo</w:t>
      </w:r>
      <w:r>
        <w:rPr>
          <w:rFonts w:ascii="Arial" w:eastAsia="Arial" w:hAnsi="Arial" w:cs="Arial"/>
          <w:kern w:val="20"/>
          <w:u w:val="single"/>
        </w:rPr>
        <w:t xml:space="preserve"> grants Provider a worldwide, non-exclusive, perpetual, royalty-free right to use and disclose such Feedback in connection with the Services, </w:t>
      </w:r>
      <w:r>
        <w:rPr>
          <w:rFonts w:ascii="Arial" w:eastAsia="Arial" w:hAnsi="Arial" w:cs="Arial"/>
          <w:kern w:val="20"/>
          <w:u w:val="single"/>
        </w:rPr>
        <w:t>provided that</w:t>
      </w:r>
      <w:r>
        <w:rPr>
          <w:rFonts w:ascii="Arial" w:eastAsia="Arial" w:hAnsi="Arial" w:cs="Arial"/>
          <w:kern w:val="20"/>
          <w:u w:val="single"/>
        </w:rPr>
        <w:t xml:space="preserve"> Provider may not use the Feedback in a manner that identifies </w:t>
      </w:r>
      <w:r>
        <w:rPr>
          <w:rFonts w:ascii="Arial" w:eastAsia="Arial" w:hAnsi="Arial" w:cs="Arial"/>
          <w:kern w:val="20"/>
          <w:u w:val="single"/>
        </w:rPr>
        <w:t>LargeCo</w:t>
      </w:r>
      <w:r>
        <w:rPr>
          <w:rFonts w:ascii="Arial" w:eastAsia="Arial" w:hAnsi="Arial" w:cs="Arial"/>
          <w:kern w:val="20"/>
          <w:u w:val="single"/>
        </w:rPr>
        <w:t xml:space="preserve"> as its source. All Feedback is provided on an “as is” basis, without warranty or indemnity of any kind.</w:t>
      </w:r>
    </w:p>
    <w:p w14:paraId="20A7CBC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w:t>
      </w:r>
      <w:r>
        <w:rPr>
          <w:rFonts w:ascii="Arial" w:eastAsia="Arial" w:hAnsi="Arial" w:cs="Arial"/>
          <w:color w:val="000000"/>
          <w:kern w:val="20"/>
          <w:u w:val="single"/>
        </w:rPr>
        <w:t xml:space="preserve"> Data License and Intellectual Property Rights. During the Term, </w:t>
      </w:r>
      <w:r>
        <w:rPr>
          <w:rFonts w:ascii="Arial" w:eastAsia="Arial" w:hAnsi="Arial" w:cs="Arial"/>
          <w:color w:val="000000"/>
          <w:kern w:val="20"/>
          <w:u w:val="single"/>
        </w:rPr>
        <w:t>LargeCo</w:t>
      </w:r>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r>
        <w:rPr>
          <w:rFonts w:ascii="Arial" w:eastAsia="Arial" w:hAnsi="Arial" w:cs="Arial"/>
          <w:color w:val="000000"/>
          <w:kern w:val="20"/>
          <w:u w:val="single"/>
        </w:rPr>
        <w:t>LargeCo</w:t>
      </w:r>
      <w:r>
        <w:rPr>
          <w:rFonts w:ascii="Arial" w:eastAsia="Arial" w:hAnsi="Arial" w:cs="Arial"/>
          <w:color w:val="000000"/>
          <w:kern w:val="20"/>
          <w:u w:val="single"/>
        </w:rPr>
        <w:t xml:space="preserve">) the </w:t>
      </w:r>
      <w:r>
        <w:rPr>
          <w:rFonts w:ascii="Arial" w:eastAsia="Arial" w:hAnsi="Arial" w:cs="Arial"/>
          <w:color w:val="000000"/>
          <w:kern w:val="20"/>
          <w:u w:val="single"/>
        </w:rPr>
        <w:t>LargeCo</w:t>
      </w:r>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r>
        <w:rPr>
          <w:rFonts w:ascii="Arial" w:eastAsia="Arial" w:hAnsi="Arial" w:cs="Arial"/>
          <w:color w:val="000000"/>
          <w:kern w:val="20"/>
          <w:u w:val="single"/>
        </w:rPr>
        <w:t>LargeCo</w:t>
      </w:r>
      <w:r>
        <w:rPr>
          <w:rFonts w:ascii="Arial" w:eastAsia="Arial" w:hAnsi="Arial" w:cs="Arial"/>
          <w:color w:val="000000"/>
          <w:kern w:val="20"/>
          <w:u w:val="single"/>
        </w:rPr>
        <w:t xml:space="preserve"> and its licensors. All licensed </w:t>
      </w:r>
      <w:r>
        <w:rPr>
          <w:rFonts w:ascii="Arial" w:eastAsia="Arial" w:hAnsi="Arial" w:cs="Arial"/>
          <w:color w:val="000000"/>
          <w:kern w:val="20"/>
          <w:u w:val="single"/>
        </w:rPr>
        <w:t>LargeCo</w:t>
      </w:r>
      <w:r>
        <w:rPr>
          <w:rFonts w:ascii="Arial" w:eastAsia="Arial" w:hAnsi="Arial" w:cs="Arial"/>
          <w:color w:val="000000"/>
          <w:kern w:val="20"/>
          <w:u w:val="single"/>
        </w:rPr>
        <w:t xml:space="preserve"> Data, including without limitation any Derivative Works thereof, shall remain the property of </w:t>
      </w:r>
      <w:r>
        <w:rPr>
          <w:rFonts w:ascii="Arial" w:eastAsia="Arial" w:hAnsi="Arial" w:cs="Arial"/>
          <w:color w:val="000000"/>
          <w:kern w:val="20"/>
          <w:u w:val="single"/>
        </w:rPr>
        <w:t>LargeCo</w:t>
      </w:r>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r>
        <w:rPr>
          <w:rFonts w:ascii="Arial" w:eastAsia="Arial" w:hAnsi="Arial" w:cs="Arial"/>
          <w:color w:val="000000"/>
          <w:kern w:val="20"/>
          <w:u w:val="single"/>
        </w:rPr>
        <w:t>LargeCo</w:t>
      </w:r>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r>
        <w:rPr>
          <w:rFonts w:ascii="Arial" w:eastAsia="Arial" w:hAnsi="Arial" w:cs="Arial"/>
          <w:color w:val="000000"/>
          <w:kern w:val="20"/>
          <w:u w:val="single"/>
        </w:rPr>
        <w:t>LargeCo</w:t>
      </w:r>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r>
        <w:rPr>
          <w:rFonts w:ascii="Arial" w:eastAsia="Arial" w:hAnsi="Arial" w:cs="Arial"/>
          <w:color w:val="000000"/>
          <w:kern w:val="20"/>
          <w:u w:val="single"/>
        </w:rPr>
        <w:t>LargeCo</w:t>
      </w:r>
      <w:r>
        <w:rPr>
          <w:rFonts w:ascii="Arial" w:eastAsia="Arial" w:hAnsi="Arial" w:cs="Arial"/>
          <w:color w:val="000000"/>
          <w:kern w:val="20"/>
          <w:u w:val="single"/>
        </w:rPr>
        <w:t xml:space="preserve"> (or its designee). On </w:t>
      </w:r>
      <w:r>
        <w:rPr>
          <w:rFonts w:ascii="Arial" w:eastAsia="Arial" w:hAnsi="Arial" w:cs="Arial"/>
          <w:color w:val="000000"/>
          <w:kern w:val="20"/>
          <w:u w:val="single"/>
        </w:rPr>
        <w:t>LargeCo’s</w:t>
      </w:r>
      <w:r>
        <w:rPr>
          <w:rFonts w:ascii="Arial" w:eastAsia="Arial" w:hAnsi="Arial" w:cs="Arial"/>
          <w:color w:val="000000"/>
          <w:kern w:val="20"/>
          <w:u w:val="single"/>
        </w:rPr>
        <w:t xml:space="preserve"> request, and to the extent lawful, Provider shall execute such documents and take such other actions as may be necessary, or as </w:t>
      </w:r>
      <w:r>
        <w:rPr>
          <w:rFonts w:ascii="Arial" w:eastAsia="Arial" w:hAnsi="Arial" w:cs="Arial"/>
          <w:color w:val="000000"/>
          <w:kern w:val="20"/>
          <w:u w:val="single"/>
        </w:rPr>
        <w:t>LargeCo</w:t>
      </w:r>
      <w:r>
        <w:rPr>
          <w:rFonts w:ascii="Arial" w:eastAsia="Arial" w:hAnsi="Arial" w:cs="Arial"/>
          <w:color w:val="000000"/>
          <w:kern w:val="20"/>
          <w:u w:val="single"/>
        </w:rPr>
        <w:t xml:space="preserve">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r>
        <w:rPr>
          <w:rFonts w:ascii="Arial" w:eastAsia="Arial" w:hAnsi="Arial" w:cs="Arial"/>
          <w:kern w:val="20"/>
          <w:u w:val="single"/>
        </w:rPr>
        <w:t>LargeCo</w:t>
      </w:r>
      <w:r>
        <w:rPr>
          <w:rFonts w:ascii="Arial" w:eastAsia="Arial" w:hAnsi="Arial" w:cs="Arial"/>
          <w:kern w:val="20"/>
          <w:u w:val="single"/>
        </w:rPr>
        <w:t xml:space="preserve"> in connection with the Services, as described in this Agreement and/or the applicable Order Form. As between the Parties, </w:t>
      </w:r>
      <w:r>
        <w:rPr>
          <w:rFonts w:ascii="Arial" w:eastAsia="Arial" w:hAnsi="Arial" w:cs="Arial"/>
          <w:kern w:val="20"/>
          <w:u w:val="single"/>
        </w:rPr>
        <w:t>LargeCo</w:t>
      </w:r>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r>
        <w:rPr>
          <w:rFonts w:ascii="Arial" w:eastAsia="Arial" w:hAnsi="Arial" w:cs="Arial"/>
          <w:kern w:val="20"/>
          <w:u w:val="single"/>
        </w:rPr>
        <w:t>LargeCo</w:t>
      </w:r>
      <w:r>
        <w:rPr>
          <w:rFonts w:ascii="Arial" w:eastAsia="Arial" w:hAnsi="Arial" w:cs="Arial"/>
          <w:kern w:val="20"/>
          <w:u w:val="single"/>
        </w:rPr>
        <w:t xml:space="preserve"> (or its designee). On </w:t>
      </w:r>
      <w:r>
        <w:rPr>
          <w:rFonts w:ascii="Arial" w:eastAsia="Arial" w:hAnsi="Arial" w:cs="Arial"/>
          <w:kern w:val="20"/>
          <w:u w:val="single"/>
        </w:rPr>
        <w:t>LargeCo’s</w:t>
      </w:r>
      <w:r>
        <w:rPr>
          <w:rFonts w:ascii="Arial" w:eastAsia="Arial" w:hAnsi="Arial" w:cs="Arial"/>
          <w:kern w:val="20"/>
          <w:u w:val="single"/>
        </w:rPr>
        <w:t xml:space="preserve"> request, and to the extent lawful, Provider shall execute such documents and take such other actions as may be necessary, or as </w:t>
      </w:r>
      <w:r>
        <w:rPr>
          <w:rFonts w:ascii="Arial" w:eastAsia="Arial" w:hAnsi="Arial" w:cs="Arial"/>
          <w:kern w:val="20"/>
          <w:u w:val="single"/>
        </w:rPr>
        <w:t>LargeCo</w:t>
      </w:r>
      <w:r>
        <w:rPr>
          <w:rFonts w:ascii="Arial" w:eastAsia="Arial" w:hAnsi="Arial" w:cs="Arial"/>
          <w:kern w:val="20"/>
          <w:u w:val="single"/>
        </w:rPr>
        <w:t xml:space="preserve"> may reasonably request, to enforce, effectuate, or perfect </w:t>
      </w:r>
      <w:r>
        <w:rPr>
          <w:rFonts w:ascii="Arial" w:eastAsia="Arial" w:hAnsi="Arial" w:cs="Arial"/>
          <w:kern w:val="20"/>
          <w:u w:val="single"/>
        </w:rPr>
        <w:t>LargeCo’s</w:t>
      </w:r>
      <w:r>
        <w:rPr>
          <w:rFonts w:ascii="Arial" w:eastAsia="Arial" w:hAnsi="Arial" w:cs="Arial"/>
          <w:kern w:val="20"/>
          <w:u w:val="single"/>
        </w:rPr>
        <w:t xml:space="preserve">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3" w:name="_gjdgxs" w:colFirst="0" w:colLast="0"/>
      <w:bookmarkEnd w:id="13"/>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r>
        <w:rPr>
          <w:rFonts w:ascii="Arial" w:eastAsia="Arial" w:hAnsi="Arial" w:cs="Arial"/>
          <w:kern w:val="20"/>
          <w:u w:val="single"/>
        </w:rPr>
        <w:t>LargeCo</w:t>
      </w:r>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t>(d) is required to be disclosed by the Receiving Party to a court or governmental or regulatory authority pursuant to a governmental order, subpoena, court order, or Applicable Law, provided that (</w:t>
      </w:r>
      <w:r>
        <w:rPr>
          <w:rFonts w:ascii="Arial" w:eastAsia="Arial" w:hAnsi="Arial" w:cs="Arial"/>
          <w:kern w:val="20"/>
          <w:u w:val="single"/>
        </w:rPr>
        <w:t>i</w:t>
      </w:r>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r>
        <w:rPr>
          <w:rFonts w:ascii="Arial" w:eastAsia="Arial" w:hAnsi="Arial" w:cs="Arial"/>
          <w:kern w:val="20"/>
          <w:u w:val="single"/>
        </w:rPr>
        <w:t>i</w:t>
      </w:r>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r>
        <w:rPr>
          <w:rFonts w:ascii="Arial" w:eastAsia="Arial" w:hAnsi="Arial" w:cs="Arial"/>
          <w:kern w:val="20"/>
          <w:u w:val="single"/>
        </w:rPr>
        <w:t>Agreement, and</w:t>
      </w:r>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r>
        <w:rPr>
          <w:rFonts w:ascii="Arial" w:eastAsia="Arial" w:hAnsi="Arial" w:cs="Arial"/>
          <w:kern w:val="20"/>
          <w:u w:val="single"/>
        </w:rPr>
        <w:t>LargeCo’s</w:t>
      </w:r>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r>
        <w:rPr>
          <w:rFonts w:ascii="Arial" w:eastAsia="Arial" w:hAnsi="Arial" w:cs="Arial"/>
          <w:kern w:val="20"/>
          <w:u w:val="single"/>
        </w:rPr>
        <w:t>LargeCo</w:t>
      </w:r>
      <w:r>
        <w:rPr>
          <w:rFonts w:ascii="Arial" w:eastAsia="Arial" w:hAnsi="Arial" w:cs="Arial"/>
          <w:kern w:val="20"/>
          <w:u w:val="single"/>
        </w:rPr>
        <w:t xml:space="preserve"> shall retain the ability to securely download or export Data from the Services, and Provider shall furnish such customer support in connection therewith as </w:t>
      </w:r>
      <w:r>
        <w:rPr>
          <w:rFonts w:ascii="Arial" w:eastAsia="Arial" w:hAnsi="Arial" w:cs="Arial"/>
          <w:kern w:val="20"/>
          <w:u w:val="single"/>
        </w:rPr>
        <w:t>LargeCo</w:t>
      </w:r>
      <w:r>
        <w:rPr>
          <w:rFonts w:ascii="Arial" w:eastAsia="Arial" w:hAnsi="Arial" w:cs="Arial"/>
          <w:kern w:val="20"/>
          <w:u w:val="single"/>
        </w:rPr>
        <w:t xml:space="preserve"> may reasonably request. Promptly after </w:t>
      </w:r>
      <w:r>
        <w:rPr>
          <w:rFonts w:ascii="Arial" w:eastAsia="Arial" w:hAnsi="Arial" w:cs="Arial"/>
          <w:kern w:val="20"/>
          <w:u w:val="single"/>
        </w:rPr>
        <w:t>LargeCo’s</w:t>
      </w:r>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r>
        <w:rPr>
          <w:rFonts w:ascii="Arial" w:eastAsia="Arial" w:hAnsi="Arial" w:cs="Arial"/>
          <w:kern w:val="20"/>
          <w:u w:val="single"/>
        </w:rPr>
        <w:t>LargeCo’s</w:t>
      </w:r>
      <w:r>
        <w:rPr>
          <w:rFonts w:ascii="Arial" w:eastAsia="Arial" w:hAnsi="Arial" w:cs="Arial"/>
          <w:kern w:val="20"/>
          <w:u w:val="single"/>
        </w:rPr>
        <w:t xml:space="preserve"> election) return such Confidential Information to </w:t>
      </w:r>
      <w:r>
        <w:rPr>
          <w:rFonts w:ascii="Arial" w:eastAsia="Arial" w:hAnsi="Arial" w:cs="Arial"/>
          <w:kern w:val="20"/>
          <w:u w:val="single"/>
        </w:rPr>
        <w:t>LargeCo</w:t>
      </w:r>
      <w:r>
        <w:rPr>
          <w:rFonts w:ascii="Arial" w:eastAsia="Arial" w:hAnsi="Arial" w:cs="Arial"/>
          <w:kern w:val="20"/>
          <w:u w:val="single"/>
        </w:rPr>
        <w:t xml:space="preserve"> through a secure method designated by </w:t>
      </w:r>
      <w:r>
        <w:rPr>
          <w:rFonts w:ascii="Arial" w:eastAsia="Arial" w:hAnsi="Arial" w:cs="Arial"/>
          <w:kern w:val="20"/>
          <w:u w:val="single"/>
        </w:rPr>
        <w:t>LargeCo</w:t>
      </w:r>
      <w:r>
        <w:rPr>
          <w:rFonts w:ascii="Arial" w:eastAsia="Arial" w:hAnsi="Arial" w:cs="Arial"/>
          <w:kern w:val="20"/>
          <w:u w:val="single"/>
        </w:rPr>
        <w:t xml:space="preserve">, or securely destroy it. Such destruction shall extend to all records of </w:t>
      </w:r>
      <w:r>
        <w:rPr>
          <w:rFonts w:ascii="Arial" w:eastAsia="Arial" w:hAnsi="Arial" w:cs="Arial"/>
          <w:kern w:val="20"/>
          <w:u w:val="single"/>
        </w:rPr>
        <w:t>LargeCo’s</w:t>
      </w:r>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r>
        <w:rPr>
          <w:rFonts w:ascii="Arial" w:eastAsia="Arial" w:hAnsi="Arial" w:cs="Arial"/>
          <w:kern w:val="20"/>
          <w:u w:val="single"/>
        </w:rPr>
        <w:t>LargeCo’s</w:t>
      </w:r>
      <w:r>
        <w:rPr>
          <w:rFonts w:ascii="Arial" w:eastAsia="Arial" w:hAnsi="Arial" w:cs="Arial"/>
          <w:kern w:val="20"/>
          <w:u w:val="single"/>
        </w:rPr>
        <w:t xml:space="preserve"> request. Provider shall ensure that disposal of </w:t>
      </w:r>
      <w:r>
        <w:rPr>
          <w:rFonts w:ascii="Arial" w:eastAsia="Arial" w:hAnsi="Arial" w:cs="Arial"/>
          <w:kern w:val="20"/>
          <w:u w:val="single"/>
        </w:rPr>
        <w:t>LargeCo’s</w:t>
      </w:r>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r>
        <w:rPr>
          <w:rFonts w:ascii="Arial" w:eastAsia="Arial" w:hAnsi="Arial" w:cs="Arial"/>
          <w:kern w:val="20"/>
          <w:u w:val="single"/>
        </w:rPr>
        <w:t>LargeCo</w:t>
      </w:r>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LargeCo</w:t>
      </w:r>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r>
        <w:rPr>
          <w:rFonts w:ascii="Arial" w:eastAsia="Arial" w:hAnsi="Arial" w:cs="Arial"/>
          <w:kern w:val="20"/>
        </w:rPr>
        <w:t xml:space="preserve">due </w:t>
      </w:r>
      <w:r>
        <w:rPr>
          <w:rFonts w:ascii="Arial" w:eastAsia="Arial" w:hAnsi="Arial" w:cs="Arial"/>
          <w:kern w:val="20"/>
        </w:rPr>
        <w:t xml:space="preserve"> sixty</w:t>
      </w:r>
      <w:r>
        <w:rPr>
          <w:rFonts w:ascii="Arial" w:eastAsia="Arial" w:hAnsi="Arial" w:cs="Arial"/>
          <w:kern w:val="20"/>
        </w:rPr>
        <w:t xml:space="preserve">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w:t>
      </w:r>
      <w:r>
        <w:rPr>
          <w:rFonts w:ascii="Arial" w:eastAsia="Arial" w:hAnsi="Arial" w:cs="Arial"/>
          <w:kern w:val="20"/>
        </w:rPr>
        <w:t xml:space="preserve">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all of</w:t>
      </w:r>
      <w:r>
        <w:rPr>
          <w:rFonts w:ascii="Arial" w:eastAsia="Arial" w:hAnsi="Arial" w:cs="Arial"/>
          <w:kern w:val="20"/>
        </w:rPr>
        <w:t xml:space="preserve">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r>
        <w:rPr>
          <w:rFonts w:ascii="Arial" w:eastAsia="Arial" w:hAnsi="Arial" w:cs="Arial"/>
          <w:kern w:val="20"/>
          <w:u w:val="single"/>
        </w:rPr>
        <w:t>LargeCo</w:t>
      </w:r>
      <w:r>
        <w:rPr>
          <w:rFonts w:ascii="Arial" w:eastAsia="Arial" w:hAnsi="Arial" w:cs="Arial"/>
          <w:kern w:val="20"/>
          <w:u w:val="single"/>
        </w:rPr>
        <w:t xml:space="preserve">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r>
        <w:rPr>
          <w:rFonts w:ascii="Arial" w:eastAsia="Arial" w:hAnsi="Arial" w:cs="Arial"/>
          <w:kern w:val="20"/>
        </w:rPr>
        <w:t>LargeCo</w:t>
      </w:r>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r>
        <w:rPr>
          <w:rFonts w:ascii="Arial" w:eastAsia="Arial" w:hAnsi="Arial" w:cs="Arial"/>
          <w:kern w:val="20"/>
        </w:rPr>
        <w:t>i</w:t>
      </w:r>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r>
        <w:rPr>
          <w:rFonts w:ascii="Arial" w:eastAsia="Arial" w:hAnsi="Arial" w:cs="Arial"/>
          <w:kern w:val="20"/>
        </w:rPr>
        <w:t>LargeCo</w:t>
      </w:r>
      <w:r>
        <w:rPr>
          <w:rFonts w:ascii="Arial" w:eastAsia="Arial" w:hAnsi="Arial" w:cs="Arial"/>
          <w:kern w:val="20"/>
        </w:rPr>
        <w:t xml:space="preserve"> by or on behalf of Provider shall not (</w:t>
      </w:r>
      <w:r>
        <w:rPr>
          <w:rFonts w:ascii="Arial" w:eastAsia="Arial" w:hAnsi="Arial" w:cs="Arial"/>
          <w:kern w:val="20"/>
        </w:rPr>
        <w:t>i</w:t>
      </w:r>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r>
        <w:rPr>
          <w:rFonts w:ascii="Arial" w:eastAsia="Arial" w:hAnsi="Arial" w:cs="Arial"/>
          <w:kern w:val="20"/>
        </w:rPr>
        <w:t>i</w:t>
      </w:r>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r>
        <w:rPr>
          <w:rFonts w:ascii="Arial" w:eastAsia="Arial" w:hAnsi="Arial" w:cs="Arial"/>
          <w:kern w:val="20"/>
        </w:rPr>
        <w:t>LargeCo</w:t>
      </w:r>
      <w:r>
        <w:rPr>
          <w:rFonts w:ascii="Arial" w:eastAsia="Arial" w:hAnsi="Arial" w:cs="Arial"/>
          <w:kern w:val="20"/>
        </w:rPr>
        <w:t xml:space="preserve"> by or on behalf of Provider — and no associated distribution vehicle — shall contain, involve, or otherwise result in the transmission over any </w:t>
      </w:r>
      <w:r>
        <w:rPr>
          <w:rFonts w:ascii="Arial" w:eastAsia="Arial" w:hAnsi="Arial" w:cs="Arial"/>
          <w:kern w:val="20"/>
        </w:rPr>
        <w:t>LargeCo</w:t>
      </w:r>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t>that (</w:t>
      </w:r>
      <w:r>
        <w:rPr>
          <w:rFonts w:ascii="Arial" w:eastAsia="Arial" w:hAnsi="Arial" w:cs="Arial"/>
          <w:kern w:val="20"/>
        </w:rPr>
        <w:t>i</w:t>
      </w:r>
      <w:r>
        <w:rPr>
          <w:rFonts w:ascii="Arial" w:eastAsia="Arial" w:hAnsi="Arial" w:cs="Arial"/>
          <w:kern w:val="20"/>
        </w:rPr>
        <w:t xml:space="preserve">) permits unauthorized access to or use of any </w:t>
      </w:r>
      <w:r>
        <w:rPr>
          <w:rFonts w:ascii="Arial" w:eastAsia="Arial" w:hAnsi="Arial" w:cs="Arial"/>
          <w:kern w:val="20"/>
        </w:rPr>
        <w:t>LargeCo</w:t>
      </w:r>
      <w:r>
        <w:rPr>
          <w:rFonts w:ascii="Arial" w:eastAsia="Arial" w:hAnsi="Arial" w:cs="Arial"/>
          <w:kern w:val="20"/>
        </w:rPr>
        <w:t xml:space="preserve"> System or User system, or any component thereof, or (ii) disables, damages, erases, disrupts, or impairs the normal operation of any </w:t>
      </w:r>
      <w:r>
        <w:rPr>
          <w:rFonts w:ascii="Arial" w:eastAsia="Arial" w:hAnsi="Arial" w:cs="Arial"/>
          <w:kern w:val="20"/>
        </w:rPr>
        <w:t>LargeCo</w:t>
      </w:r>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r>
        <w:rPr>
          <w:rFonts w:ascii="Arial" w:eastAsia="Arial" w:hAnsi="Arial" w:cs="Arial"/>
          <w:kern w:val="20"/>
          <w:u w:val="single"/>
        </w:rPr>
        <w:t>LargeCo</w:t>
      </w:r>
      <w:r>
        <w:rPr>
          <w:rFonts w:ascii="Arial" w:eastAsia="Arial" w:hAnsi="Arial" w:cs="Arial"/>
          <w:kern w:val="20"/>
          <w:u w:val="single"/>
        </w:rPr>
        <w:t xml:space="preserve">, or Provider reasonably believes, that </w:t>
      </w:r>
      <w:r>
        <w:rPr>
          <w:rFonts w:ascii="Arial" w:eastAsia="Arial" w:hAnsi="Arial" w:cs="Arial"/>
          <w:kern w:val="20"/>
          <w:u w:val="single"/>
        </w:rPr>
        <w:t>LargeCo’s</w:t>
      </w:r>
      <w:r>
        <w:rPr>
          <w:rFonts w:ascii="Arial" w:eastAsia="Arial" w:hAnsi="Arial" w:cs="Arial"/>
          <w:kern w:val="20"/>
          <w:u w:val="single"/>
        </w:rPr>
        <w:t xml:space="preserve"> receipt or use of any Service infringes any third-party Intellectual Property, Provider shall, at its option and expense: (a) procure for </w:t>
      </w:r>
      <w:r>
        <w:rPr>
          <w:rFonts w:ascii="Arial" w:eastAsia="Arial" w:hAnsi="Arial" w:cs="Arial"/>
          <w:kern w:val="20"/>
          <w:u w:val="single"/>
        </w:rPr>
        <w:t>LargeCo</w:t>
      </w:r>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r>
        <w:rPr>
          <w:rFonts w:ascii="Arial" w:eastAsia="Arial" w:hAnsi="Arial" w:cs="Arial"/>
          <w:kern w:val="20"/>
          <w:u w:val="single"/>
        </w:rPr>
        <w:t>LargeCo</w:t>
      </w:r>
      <w:r>
        <w:rPr>
          <w:rFonts w:ascii="Arial" w:eastAsia="Arial" w:hAnsi="Arial" w:cs="Arial"/>
          <w:kern w:val="20"/>
          <w:u w:val="single"/>
        </w:rPr>
        <w:t xml:space="preserve"> may terminate this Agreement and/or any affected Order </w:t>
      </w:r>
      <w:r>
        <w:rPr>
          <w:rFonts w:ascii="Arial" w:eastAsia="Arial" w:hAnsi="Arial" w:cs="Arial"/>
          <w:kern w:val="20"/>
          <w:u w:val="single"/>
        </w:rPr>
        <w:t>Form, and</w:t>
      </w:r>
      <w:r>
        <w:rPr>
          <w:rFonts w:ascii="Arial" w:eastAsia="Arial" w:hAnsi="Arial" w:cs="Arial"/>
          <w:kern w:val="20"/>
          <w:u w:val="single"/>
        </w:rPr>
        <w:t xml:space="preserve"> shall not be charged (and shall be reimbursed for) any fees attributable to any period during which </w:t>
      </w:r>
      <w:r>
        <w:rPr>
          <w:rFonts w:ascii="Arial" w:eastAsia="Arial" w:hAnsi="Arial" w:cs="Arial"/>
          <w:kern w:val="20"/>
          <w:u w:val="single"/>
        </w:rPr>
        <w:t>LargeCo</w:t>
      </w:r>
      <w:r>
        <w:rPr>
          <w:rFonts w:ascii="Arial" w:eastAsia="Arial" w:hAnsi="Arial" w:cs="Arial"/>
          <w:kern w:val="20"/>
          <w:u w:val="single"/>
        </w:rPr>
        <w:t xml:space="preserve">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4" w:name="_30j0zll" w:colFirst="0" w:colLast="0"/>
      <w:bookmarkEnd w:id="14"/>
    </w:p>
    <w:p w14:paraId="3FF994E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r>
        <w:rPr>
          <w:rFonts w:ascii="Arial" w:eastAsia="Arial" w:hAnsi="Arial" w:cs="Arial"/>
          <w:kern w:val="20"/>
        </w:rPr>
        <w:t>LargeCo</w:t>
      </w:r>
      <w:r>
        <w:rPr>
          <w:rFonts w:ascii="Arial" w:eastAsia="Arial" w:hAnsi="Arial" w:cs="Arial"/>
          <w:kern w:val="20"/>
        </w:rPr>
        <w:t xml:space="preserve">, the </w:t>
      </w:r>
      <w:r>
        <w:rPr>
          <w:rFonts w:ascii="Arial" w:eastAsia="Arial" w:hAnsi="Arial" w:cs="Arial"/>
          <w:kern w:val="20"/>
        </w:rPr>
        <w:t>LargeCo</w:t>
      </w:r>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r>
        <w:rPr>
          <w:rFonts w:ascii="Arial" w:eastAsia="Arial" w:hAnsi="Arial" w:cs="Arial"/>
          <w:kern w:val="20"/>
        </w:rPr>
        <w:t>LargeCo</w:t>
      </w:r>
      <w:r>
        <w:rPr>
          <w:rFonts w:ascii="Arial" w:eastAsia="Arial" w:hAnsi="Arial" w:cs="Arial"/>
          <w:kern w:val="20"/>
        </w:rPr>
        <w:t xml:space="preserve"> at law or in equity.</w:t>
      </w:r>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LargeCo</w:t>
      </w:r>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r>
        <w:rPr>
          <w:rFonts w:ascii="Arial" w:eastAsia="Arial" w:hAnsi="Arial" w:cs="Arial"/>
          <w:kern w:val="20"/>
        </w:rPr>
        <w:t>LargeCo</w:t>
      </w:r>
      <w:r>
        <w:rPr>
          <w:rFonts w:ascii="Arial" w:eastAsia="Arial" w:hAnsi="Arial" w:cs="Arial"/>
          <w:kern w:val="20"/>
        </w:rPr>
        <w:t xml:space="preserve"> shall reasonably cooperate, at Provider’s expense, in the defense and in any compromise or settlement of the Claim. Neither </w:t>
      </w:r>
      <w:r>
        <w:rPr>
          <w:rFonts w:ascii="Arial" w:eastAsia="Arial" w:hAnsi="Arial" w:cs="Arial"/>
          <w:kern w:val="20"/>
        </w:rPr>
        <w:t>LargeCo</w:t>
      </w:r>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This Service Level Agreement (“SLA”) (</w:t>
      </w:r>
      <w:r>
        <w:rPr>
          <w:rFonts w:ascii="Arial" w:eastAsia="Arial" w:hAnsi="Arial" w:cs="Arial"/>
        </w:rPr>
        <w:t>i</w:t>
      </w:r>
      <w:r>
        <w:rPr>
          <w:rFonts w:ascii="Arial" w:eastAsia="Arial" w:hAnsi="Arial" w:cs="Arial"/>
        </w:rPr>
        <w:t xml:space="preserve">)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r>
        <w:rPr>
          <w:rFonts w:ascii="Arial" w:eastAsia="Arial" w:hAnsi="Arial" w:cs="Arial"/>
          <w:color w:val="000000"/>
        </w:rPr>
        <w:t>i</w:t>
      </w:r>
      <w:r>
        <w:rPr>
          <w:rFonts w:ascii="Arial" w:eastAsia="Arial" w:hAnsi="Arial" w:cs="Arial"/>
          <w:color w:val="000000"/>
        </w:rPr>
        <w:t xml:space="preserve">)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99.99%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15"/>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6" w:name="_heading=h.gjdgxs" w:colFirst="0" w:colLast="0"/>
      <w:bookmarkEnd w:id="16"/>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 xml:space="preserve">Loss of any Service functionality or performance or a function/product loss that affects </w:t>
            </w:r>
            <w:r>
              <w:rPr>
                <w:rFonts w:ascii="Arial" w:eastAsia="Arial" w:hAnsi="Arial" w:cs="Arial"/>
              </w:rPr>
              <w:t>a large number of</w:t>
            </w:r>
            <w:r>
              <w:rPr>
                <w:rFonts w:ascii="Arial" w:eastAsia="Arial" w:hAnsi="Arial" w:cs="Arial"/>
              </w:rPr>
              <w:t xml:space="preserve">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In the event that</w:t>
      </w:r>
      <w:r>
        <w:rPr>
          <w:rFonts w:ascii="Arial" w:eastAsia="Arial" w:hAnsi="Arial" w:cs="Arial"/>
          <w:bCs/>
          <w:color w:val="000000"/>
        </w:rPr>
        <w:t xml:space="preserve">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99.99% - 99.9%</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Pr>
                <w:rFonts w:ascii="Arial" w:hAnsi="Arial" w:cs="Arial"/>
                <w:sz w:val="20"/>
                <w:szCs w:val="20"/>
              </w:rPr>
              <w:t>%</w:t>
            </w:r>
          </w:p>
        </w:tc>
      </w:tr>
      <w:tr w14:paraId="57340D56" w14:textId="77777777">
        <w:trPr>
          <w:trHeight w:val="20"/>
          <w:jc w:val="center"/>
        </w:trPr>
        <w:tc>
          <w:tcPr>
            <w:tcW w:w="3245" w:type="dxa"/>
          </w:tcPr>
          <w:p w14:paraId="53614E85"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 - 99%</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p>
        </w:tc>
      </w:tr>
      <w:tr w14:paraId="2886DDF6" w14:textId="77777777">
        <w:trPr>
          <w:trHeight w:val="20"/>
          <w:jc w:val="center"/>
        </w:trPr>
        <w:tc>
          <w:tcPr>
            <w:tcW w:w="3245" w:type="dxa"/>
          </w:tcPr>
          <w:p w14:paraId="02F077BC"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 - 98%</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7" w:name="_heading=h.30j0zll" w:colFirst="0" w:colLast="0"/>
      <w:bookmarkEnd w:id="17"/>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5F8F51F">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w:t>
      </w:r>
      <w:r>
        <w:rPr>
          <w:rFonts w:ascii="Arial" w:eastAsia="Arial" w:hAnsi="Arial" w:cs="Arial"/>
          <w:color w:val="000000"/>
        </w:rPr>
        <w:t>i</w:t>
      </w:r>
      <w:r>
        <w:rPr>
          <w:rFonts w:ascii="Arial" w:eastAsia="Arial" w:hAnsi="Arial" w:cs="Arial"/>
          <w:color w:val="000000"/>
        </w:rPr>
        <w:t>) a Recovery Time Objective of four (4) hours or less and (ii) a Recovery Point Objective of as close to real-time as commercially practicable (not to exceed fifteen (15) minutes) ((</w:t>
      </w:r>
      <w:r>
        <w:rPr>
          <w:rFonts w:ascii="Arial" w:eastAsia="Arial" w:hAnsi="Arial" w:cs="Arial"/>
          <w:color w:val="000000"/>
        </w:rPr>
        <w:t>i</w:t>
      </w:r>
      <w:r>
        <w:rPr>
          <w:rFonts w:ascii="Arial" w:eastAsia="Arial" w:hAnsi="Arial" w:cs="Arial"/>
          <w:color w:val="000000"/>
        </w:rPr>
        <w:t>)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r>
        <w:rPr>
          <w:rFonts w:ascii="Arial" w:eastAsia="Arial" w:hAnsi="Arial" w:cs="Arial"/>
          <w:color w:val="000000"/>
        </w:rPr>
        <w:t>i</w:t>
      </w:r>
      <w:r>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8"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18"/>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9" w:name="_Hlk42773907"/>
      <w:r>
        <w:rPr>
          <w:rFonts w:ascii="Arial" w:hAnsi="Arial" w:cs="Arial"/>
        </w:rPr>
        <w:t>C</w:t>
      </w:r>
      <w:r>
        <w:rPr>
          <w:rFonts w:ascii="Arial" w:hAnsi="Arial" w:cs="Arial"/>
        </w:rPr>
        <w:t xml:space="preserve">ontain an endorsement (blanket acceptable) including </w:t>
      </w:r>
      <w:bookmarkEnd w:id="19"/>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0" w:name="_Hlk42773940"/>
      <w:r>
        <w:rPr>
          <w:rFonts w:ascii="Arial" w:hAnsi="Arial" w:cs="Arial"/>
        </w:rPr>
        <w:t>C</w:t>
      </w:r>
      <w:r>
        <w:rPr>
          <w:rFonts w:ascii="Arial" w:hAnsi="Arial" w:cs="Arial"/>
        </w:rPr>
        <w:t xml:space="preserve">ontain an endorsement (blanket acceptable) stating coverage </w:t>
      </w:r>
      <w:bookmarkEnd w:id="20"/>
      <w:r>
        <w:rPr>
          <w:rFonts w:ascii="Arial" w:hAnsi="Arial" w:cs="Arial"/>
        </w:rPr>
        <w:t xml:space="preserve">is primary, not contributory, and not </w:t>
      </w:r>
      <w:r>
        <w:rPr>
          <w:rFonts w:ascii="Arial" w:hAnsi="Arial" w:cs="Arial"/>
        </w:rPr>
        <w:t>in excess of</w:t>
      </w:r>
      <w:r>
        <w:rPr>
          <w:rFonts w:ascii="Arial" w:hAnsi="Arial" w:cs="Arial"/>
        </w:rPr>
        <w:t xml:space="preserve">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6"/>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w:t>
      </w:r>
      <w:r>
        <w:rPr>
          <w:rFonts w:ascii="Arial" w:hAnsi="Arial" w:cs="Arial"/>
          <w:sz w:val="21"/>
          <w:szCs w:val="21"/>
        </w:rPr>
        <w:t>any and all</w:t>
      </w:r>
      <w:r>
        <w:rPr>
          <w:rFonts w:ascii="Arial" w:hAnsi="Arial" w:cs="Arial"/>
          <w:sz w:val="21"/>
          <w:szCs w:val="21"/>
        </w:rPr>
        <w:t xml:space="preserve">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68627BF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w:t>
      </w:r>
      <w:r>
        <w:rPr>
          <w:rFonts w:ascii="Arial" w:hAnsi="Arial" w:cs="Arial"/>
          <w:sz w:val="21"/>
          <w:szCs w:val="21"/>
        </w:rPr>
        <w:t>i</w:t>
      </w:r>
      <w:r>
        <w:rPr>
          <w:rFonts w:ascii="Arial" w:hAnsi="Arial" w:cs="Arial"/>
          <w:sz w:val="21"/>
          <w:szCs w:val="21"/>
        </w:rPr>
        <w:t xml:space="preserve">)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w:t>
      </w:r>
      <w:r>
        <w:rPr>
          <w:rFonts w:ascii="Arial" w:hAnsi="Arial" w:cs="Arial"/>
          <w:sz w:val="21"/>
          <w:szCs w:val="21"/>
        </w:rPr>
        <w:t>userIDs</w:t>
      </w:r>
      <w:r>
        <w:rPr>
          <w:rFonts w:ascii="Arial" w:hAnsi="Arial" w:cs="Arial"/>
          <w:sz w:val="21"/>
          <w:szCs w:val="21"/>
        </w:rPr>
        <w:t xml:space="preserve">, </w:t>
      </w:r>
      <w:r>
        <w:rPr>
          <w:rFonts w:ascii="Arial" w:hAnsi="Arial" w:cs="Arial"/>
          <w:sz w:val="21"/>
          <w:szCs w:val="21"/>
        </w:rPr>
        <w:t>user names</w:t>
      </w:r>
      <w:r>
        <w:rPr>
          <w:rFonts w:ascii="Arial" w:hAnsi="Arial" w:cs="Arial"/>
          <w:sz w:val="21"/>
          <w:szCs w:val="21"/>
        </w:rPr>
        <w:t xml:space="preserve">,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w:t>
      </w:r>
      <w:r>
        <w:rPr>
          <w:rFonts w:ascii="Arial" w:hAnsi="Arial" w:cs="Arial"/>
          <w:sz w:val="21"/>
          <w:szCs w:val="21"/>
        </w:rPr>
        <w:t>third party</w:t>
      </w:r>
      <w:r>
        <w:rPr>
          <w:rFonts w:ascii="Arial" w:hAnsi="Arial" w:cs="Arial"/>
          <w:sz w:val="21"/>
          <w:szCs w:val="21"/>
        </w:rPr>
        <w:t xml:space="preserve">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w:t>
      </w:r>
      <w:r>
        <w:rPr>
          <w:rFonts w:ascii="Arial" w:hAnsi="Arial" w:cs="Arial"/>
          <w:sz w:val="21"/>
          <w:szCs w:val="21"/>
        </w:rPr>
        <w:t>at all times</w:t>
      </w:r>
      <w:r>
        <w:rPr>
          <w:rFonts w:ascii="Arial" w:hAnsi="Arial" w:cs="Arial"/>
          <w:sz w:val="21"/>
          <w:szCs w:val="21"/>
        </w:rPr>
        <w:t xml:space="preserve"> comply with (</w:t>
      </w:r>
      <w:r>
        <w:rPr>
          <w:rFonts w:ascii="Arial" w:hAnsi="Arial" w:cs="Arial"/>
          <w:sz w:val="21"/>
          <w:szCs w:val="21"/>
        </w:rPr>
        <w:t>i</w:t>
      </w:r>
      <w:r>
        <w:rPr>
          <w:rFonts w:ascii="Arial" w:hAnsi="Arial" w:cs="Arial"/>
          <w:sz w:val="21"/>
          <w:szCs w:val="21"/>
        </w:rPr>
        <w:t xml:space="preserve">)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from all other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third party</w:t>
      </w:r>
      <w:r>
        <w:rPr>
          <w:rFonts w:ascii="Arial" w:hAnsi="Arial" w:cs="Arial"/>
          <w:sz w:val="21"/>
          <w:szCs w:val="21"/>
        </w:rPr>
        <w:t xml:space="preserve">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w:t>
      </w:r>
      <w:r>
        <w:rPr>
          <w:rFonts w:ascii="Arial" w:hAnsi="Arial" w:cs="Arial"/>
          <w:sz w:val="21"/>
          <w:szCs w:val="21"/>
        </w:rPr>
        <w:t>all of</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shall encrypt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while at rest or in motion, </w:t>
      </w:r>
      <w:r>
        <w:rPr>
          <w:rFonts w:ascii="Arial" w:hAnsi="Arial" w:cs="Arial"/>
          <w:sz w:val="21"/>
          <w:szCs w:val="21"/>
        </w:rPr>
        <w:t xml:space="preserve">including on portable devices or on portable </w:t>
      </w:r>
      <w:r>
        <w:rPr>
          <w:rFonts w:ascii="Arial" w:hAnsi="Arial" w:cs="Arial"/>
          <w:sz w:val="21"/>
          <w:szCs w:val="21"/>
        </w:rPr>
        <w:t>media,  consistent</w:t>
      </w:r>
      <w:r>
        <w:rPr>
          <w:rFonts w:ascii="Arial" w:hAnsi="Arial" w:cs="Arial"/>
          <w:sz w:val="21"/>
          <w:szCs w:val="21"/>
        </w:rPr>
        <w:t xml:space="preserve">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w:t>
      </w:r>
      <w:r>
        <w:rPr>
          <w:rFonts w:ascii="Arial" w:hAnsi="Arial" w:cs="Arial"/>
          <w:sz w:val="21"/>
          <w:szCs w:val="21"/>
        </w:rPr>
        <w:t>i</w:t>
      </w:r>
      <w:r>
        <w:rPr>
          <w:rFonts w:ascii="Arial" w:hAnsi="Arial" w:cs="Arial"/>
          <w:sz w:val="21"/>
          <w:szCs w:val="21"/>
        </w:rPr>
        <w:t xml:space="preserve">) an organizational structure and appropriate security controls to identify and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w:t>
      </w:r>
      <w:r>
        <w:rPr>
          <w:rFonts w:ascii="Arial" w:hAnsi="Arial" w:cs="Arial"/>
          <w:sz w:val="21"/>
          <w:szCs w:val="21"/>
        </w:rPr>
        <w:t>In the event that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w:t>
      </w:r>
      <w:r>
        <w:rPr>
          <w:rFonts w:ascii="Arial" w:hAnsi="Arial" w:cs="Arial"/>
          <w:sz w:val="21"/>
          <w:szCs w:val="21"/>
        </w:rPr>
        <w:t>seven day</w:t>
      </w:r>
      <w:r>
        <w:rPr>
          <w:rFonts w:ascii="Arial" w:hAnsi="Arial" w:cs="Arial"/>
          <w:sz w:val="21"/>
          <w:szCs w:val="21"/>
        </w:rPr>
        <w:t xml:space="preserve">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for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minimally necessary to provide the Services.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not, and</w:t>
      </w:r>
      <w:r>
        <w:rPr>
          <w:rFonts w:ascii="Arial" w:hAnsi="Arial" w:cs="Arial"/>
          <w:sz w:val="21"/>
          <w:szCs w:val="21"/>
        </w:rPr>
        <w:t xml:space="preserve">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7EDA281B">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w:t>
      </w:r>
      <w:r>
        <w:rPr>
          <w:rFonts w:ascii="Arial" w:hAnsi="Arial" w:cs="Arial"/>
          <w:sz w:val="21"/>
          <w:szCs w:val="21"/>
        </w:rPr>
        <w:t>that accesses</w:t>
      </w:r>
      <w:r>
        <w:rPr>
          <w:rFonts w:ascii="Arial" w:hAnsi="Arial" w:cs="Arial"/>
          <w:sz w:val="21"/>
          <w:szCs w:val="21"/>
        </w:rPr>
        <w:t xml:space="preserve">, stores or collects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1"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2"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2"/>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21"/>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3"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3"/>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w:t>
      </w:r>
      <w:r>
        <w:rPr>
          <w:rFonts w:ascii="Arial" w:hAnsi="Arial" w:cs="Arial"/>
          <w:sz w:val="21"/>
          <w:szCs w:val="21"/>
        </w:rPr>
        <w:t>i</w:t>
      </w:r>
      <w:r>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4" w:name="_Hlk102139898"/>
      <w:r>
        <w:rPr>
          <w:rFonts w:ascii="Arial" w:hAnsi="Arial" w:cs="Arial"/>
          <w:sz w:val="21"/>
          <w:szCs w:val="21"/>
        </w:rPr>
        <w:t>Take appropriate technical and organizational measures for the fulfillment of data subject requests under Applicable Laws;</w:t>
      </w:r>
      <w:bookmarkEnd w:id="24"/>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w:t>
      </w:r>
      <w:r>
        <w:rPr>
          <w:rFonts w:ascii="Arial" w:hAnsi="Arial" w:cs="Arial"/>
          <w:sz w:val="21"/>
          <w:szCs w:val="21"/>
        </w:rPr>
        <w:t>i</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 requests </w:t>
      </w:r>
      <w:r>
        <w:rPr>
          <w:rFonts w:ascii="Arial" w:hAnsi="Arial" w:cs="Arial"/>
          <w:sz w:val="21"/>
          <w:szCs w:val="21"/>
        </w:rPr>
        <w:t>in order for</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w:t>
      </w:r>
      <w:r>
        <w:rPr>
          <w:rFonts w:ascii="Arial" w:hAnsi="Arial" w:cs="Arial"/>
          <w:sz w:val="21"/>
          <w:szCs w:val="21"/>
        </w:rPr>
        <w:t>In the event that</w:t>
      </w:r>
      <w:r>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w:t>
      </w:r>
      <w:r>
        <w:rPr>
          <w:rFonts w:ascii="Arial" w:hAnsi="Arial" w:cs="Arial"/>
          <w:sz w:val="21"/>
          <w:szCs w:val="21"/>
        </w:rPr>
        <w:t>i</w:t>
      </w:r>
      <w:r>
        <w:rPr>
          <w:rFonts w:ascii="Arial" w:hAnsi="Arial" w:cs="Arial"/>
          <w:sz w:val="21"/>
          <w:szCs w:val="21"/>
        </w:rPr>
        <w:t xml:space="preserve">) conducting an investigation of any </w:t>
      </w:r>
      <w:r>
        <w:rPr>
          <w:rFonts w:ascii="Arial" w:hAnsi="Arial" w:cs="Arial"/>
          <w:sz w:val="21"/>
          <w:szCs w:val="21"/>
        </w:rPr>
        <w:t xml:space="preserve">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w:t>
      </w:r>
      <w:r>
        <w:rPr>
          <w:rFonts w:ascii="Arial" w:hAnsi="Arial" w:cs="Arial"/>
          <w:sz w:val="21"/>
          <w:szCs w:val="21"/>
        </w:rPr>
        <w:t>browser based</w:t>
      </w:r>
      <w:r>
        <w:rPr>
          <w:rFonts w:ascii="Arial" w:hAnsi="Arial" w:cs="Arial"/>
          <w:sz w:val="21"/>
          <w:szCs w:val="21"/>
        </w:rPr>
        <w:t xml:space="preserve">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w:t>
      </w:r>
      <w:r>
        <w:rPr>
          <w:rFonts w:ascii="Arial" w:hAnsi="Arial" w:cs="Arial"/>
          <w:sz w:val="21"/>
          <w:szCs w:val="21"/>
        </w:rPr>
        <w:t>i</w:t>
      </w:r>
      <w:r>
        <w:rPr>
          <w:rFonts w:ascii="Arial" w:hAnsi="Arial" w:cs="Arial"/>
          <w:sz w:val="21"/>
          <w:szCs w:val="21"/>
        </w:rPr>
        <w:t xml:space="preserve">)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w:t>
      </w:r>
      <w:r>
        <w:rPr>
          <w:rFonts w:ascii="Arial" w:hAnsi="Arial" w:cs="Arial"/>
          <w:sz w:val="21"/>
          <w:szCs w:val="21"/>
        </w:rPr>
        <w:t>userID</w:t>
      </w:r>
      <w:r>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w:t>
      </w:r>
      <w:r>
        <w:rPr>
          <w:rFonts w:ascii="Arial" w:hAnsi="Arial" w:cs="Arial"/>
          <w:sz w:val="21"/>
          <w:szCs w:val="21"/>
        </w:rPr>
        <w:t>javascript</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PCI DSS Compliance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w:t>
      </w:r>
      <w:r>
        <w:rPr>
          <w:rFonts w:ascii="Arial" w:hAnsi="Arial" w:cs="Arial"/>
          <w:sz w:val="21"/>
          <w:szCs w:val="21"/>
        </w:rPr>
        <w:t>), and</w:t>
      </w:r>
      <w:r>
        <w:rPr>
          <w:rFonts w:ascii="Arial" w:hAnsi="Arial" w:cs="Arial"/>
          <w:sz w:val="21"/>
          <w:szCs w:val="21"/>
        </w:rPr>
        <w:t xml:space="preserve">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w:t>
      </w:r>
      <w:r>
        <w:rPr>
          <w:rFonts w:ascii="Arial" w:hAnsi="Arial" w:cs="Arial"/>
          <w:bCs/>
          <w:sz w:val="21"/>
          <w:szCs w:val="21"/>
        </w:rPr>
        <w:t>i</w:t>
      </w:r>
      <w:r>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r>
        <w:rPr>
          <w:rFonts w:ascii="Arial" w:hAnsi="Arial" w:cs="Arial"/>
          <w:bCs/>
          <w:sz w:val="21"/>
          <w:szCs w:val="21"/>
        </w:rPr>
        <w:t>In the event that</w:t>
      </w:r>
      <w:r>
        <w:rPr>
          <w:rFonts w:ascii="Arial" w:hAnsi="Arial" w:cs="Arial"/>
          <w:bCs/>
          <w:sz w:val="21"/>
          <w:szCs w:val="21"/>
        </w:rPr>
        <w:t xml:space="preserve"> this Agreement, or any actions to be taken or contemplated to be taken in performance of this Agreement, do not or would not satisfy either </w:t>
      </w:r>
      <w:bookmarkStart w:id="25" w:name="_Hlk102145032"/>
      <w:r>
        <w:rPr>
          <w:rFonts w:ascii="Arial" w:hAnsi="Arial" w:cs="Arial"/>
          <w:bCs/>
          <w:sz w:val="21"/>
          <w:szCs w:val="21"/>
        </w:rPr>
        <w:t xml:space="preserve">party’s obligations under the laws applicable to each party, the parties will negotiate in good faith upon an appropriate amendment to this Agreement.  </w:t>
      </w:r>
      <w:r>
        <w:rPr>
          <w:rFonts w:ascii="Arial" w:hAnsi="Arial" w:cs="Arial"/>
          <w:bCs/>
          <w:sz w:val="21"/>
          <w:szCs w:val="21"/>
        </w:rPr>
        <w:t>In the event that</w:t>
      </w:r>
      <w:r>
        <w:rPr>
          <w:rFonts w:ascii="Arial" w:hAnsi="Arial" w:cs="Arial"/>
          <w:bCs/>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w:t>
      </w:r>
      <w:r>
        <w:rPr>
          <w:rFonts w:ascii="Arial" w:hAnsi="Arial" w:cs="Arial"/>
          <w:bCs/>
          <w:sz w:val="21"/>
          <w:szCs w:val="21"/>
        </w:rPr>
        <w:t xml:space="preserve">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25"/>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0"/>
      <w:headerReference w:type="default" r:id="rId11"/>
      <w:headerReference w:type="first" r:id="rId14"/>
      <w:footerReference w:type="even" r:id="rId12"/>
      <w:footerReference w:type="default" r:id="rId13"/>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C611F8A" w14:textId="77777777">
      <w:r>
        <w:separator/>
      </w:r>
    </w:p>
  </w:endnote>
  <w:endnote w:type="continuationSeparator" w:id="0">
    <w:p w14:paraId="1A586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5759D8A2" w14:textId="77777777">
      <w:r>
        <w:separator/>
      </w:r>
    </w:p>
  </w:footnote>
  <w:footnote w:type="continuationSeparator" w:id="0">
    <w:p w14:paraId="0FF8A6D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