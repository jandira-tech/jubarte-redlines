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8"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9" w:name="_9kMJI5YVt895679"/>
      <w:r>
        <w:rPr>
          <w:rFonts w:ascii="Arial" w:eastAsia="Arial" w:hAnsi="Arial" w:cs="Arial"/>
          <w:kern w:val="20"/>
          <w:highlight w:val="yellow"/>
        </w:rPr>
        <w:t>●</w:t>
      </w:r>
      <w:bookmarkEnd w:id="9"/>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ins w:author="Ana Lee" w:id="1" w:date="2026-01-02T03:04:05Z">
        <w:r>
          <w:rPr>
            <w:rFonts w:ascii="Arial" w:eastAsia="Arial" w:hAnsi="Arial" w:cs="Arial"/>
            <w:color w:val="000000"/>
            <w:kern w:val="20"/>
          </w:rPr>
          <w:t>"</w:t>
        </w:r>
      </w:ins>
      <w:del w:author="Ana Lee" w:id="2" w:date="2026-01-02T03:04:05Z">
        <w:r>
          <w:rPr>
            <w:rFonts w:ascii="Arial" w:eastAsia="Arial" w:hAnsi="Arial" w:cs="Arial"/>
            <w:color w:val="000000"/>
            <w:kern w:val="20"/>
          </w:rPr>
          <w:delText>“</w:delText>
        </w:r>
      </w:del>
      <w:r>
        <w:rPr>
          <w:rFonts w:ascii="Arial" w:eastAsia="Arial" w:hAnsi="Arial" w:cs="Arial"/>
          <w:color w:val="000000"/>
          <w:kern w:val="20"/>
          <w:rPrChange w:id="3" w:author="Ana Lee" w:date="2026-01-02T03:04:05Z">
            <w:rPr xmlns:w="http://schemas.openxmlformats.org/wordprocessingml/2006/main">
              <w:rFonts w:ascii="Arial" w:eastAsia="Arial" w:hAnsi="Arial" w:cs="Arial"/>
              <w:b/>
              <w:color w:val="000000"/>
              <w:kern w:val="20"/>
            </w:rPr>
          </w:rPrChange>
        </w:rPr>
        <w:t>Affiliates</w:t>
      </w:r>
      <w:ins w:author="Ana Lee" w:id="4" w:date="2026-01-02T03:04:05Z">
        <w:r>
          <w:rPr>
            <w:rFonts w:ascii="Arial" w:eastAsia="Arial" w:hAnsi="Arial" w:cs="Arial"/>
            <w:color w:val="000000"/>
            <w:kern w:val="20"/>
          </w:rPr>
          <w:t>"</w:t>
        </w:r>
      </w:ins>
      <w:del w:author="Ana Lee" w:id="5" w:date="2026-01-02T03:04:05Z">
        <w:r>
          <w:rPr>
            <w:rFonts w:ascii="Arial" w:eastAsia="Arial" w:hAnsi="Arial" w:cs="Arial"/>
            <w:color w:val="000000"/>
            <w:kern w:val="20"/>
          </w:rPr>
          <w:delText>”</w:delText>
        </w:r>
      </w:del>
      <w:r>
        <w:rPr>
          <w:rFonts w:ascii="Arial" w:eastAsia="Arial" w:hAnsi="Arial" w:cs="Arial"/>
          <w:color w:val="000000"/>
          <w:kern w:val="20"/>
        </w:rPr>
        <w:t xml:space="preserve"> means </w:t>
      </w:r>
      <w:ins w:author="Ana Lee" w:id="6" w:date="2026-01-02T03:04:05Z">
        <w:r>
          <w:rPr>
            <w:rFonts w:ascii="Arial" w:eastAsia="Arial" w:hAnsi="Arial" w:cs="Arial"/>
            <w:color w:val="000000"/>
            <w:kern w:val="20"/>
          </w:rPr>
          <w:t>each</w:t>
        </w:r>
      </w:ins>
      <w:del w:author="Ana Lee" w:id="7" w:date="2026-01-02T03:04:05Z">
        <w:r>
          <w:rPr>
            <w:rFonts w:ascii="Arial" w:eastAsia="Arial" w:hAnsi="Arial" w:cs="Arial"/>
            <w:color w:val="000000"/>
            <w:kern w:val="20"/>
          </w:rPr>
          <w:delText>any</w:delText>
        </w:r>
      </w:del>
      <w:r>
        <w:rPr>
          <w:rFonts w:ascii="Arial" w:eastAsia="Arial" w:hAnsi="Arial" w:cs="Arial"/>
          <w:color w:val="000000"/>
          <w:kern w:val="20"/>
        </w:rPr>
        <w:t xml:space="preserve">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0"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11"/>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2"/>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3"/>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4"/>
      <w:r>
        <w:rPr>
          <w:rFonts w:ascii="Arial" w:hAnsi="Arial" w:cs="Arial"/>
        </w:rPr>
        <w:t>.</w:t>
      </w:r>
      <w:r>
        <w:rPr>
          <w:rFonts w:ascii="Arial" w:eastAsia="Arial" w:hAnsi="Arial" w:cs="Arial"/>
          <w:kern w:val="20"/>
        </w:rPr>
        <w:t xml:space="preserve"> </w:t>
      </w:r>
      <w:bookmarkEnd w:id="10"/>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5" w:name="_gjdgxs" w:colFirst="0" w:colLast="0"/>
      <w:bookmarkEnd w:id="15"/>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6" w:name="_30j0zll" w:colFirst="0" w:colLast="0"/>
      <w:bookmarkEnd w:id="16"/>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7"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7"/>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 w:name="_heading=h.gjdgxs" w:colFirst="0" w:colLast="0"/>
      <w:bookmarkEnd w:id="1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 w:name="_heading=h.30j0zll" w:colFirst="0" w:colLast="0"/>
      <w:bookmarkEnd w:id="19"/>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20"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20"/>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1" w:name="_Hlk42773907"/>
      <w:r>
        <w:rPr>
          <w:rFonts w:ascii="Arial" w:hAnsi="Arial" w:cs="Arial"/>
        </w:rPr>
        <w:t>C</w:t>
      </w:r>
      <w:r>
        <w:rPr>
          <w:rFonts w:ascii="Arial" w:hAnsi="Arial" w:cs="Arial"/>
        </w:rPr>
        <w:t xml:space="preserve">ontain an endorsement (blanket acceptable) including </w:t>
      </w:r>
      <w:bookmarkEnd w:id="21"/>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2" w:name="_Hlk42773940"/>
      <w:r>
        <w:rPr>
          <w:rFonts w:ascii="Arial" w:hAnsi="Arial" w:cs="Arial"/>
        </w:rPr>
        <w:t>C</w:t>
      </w:r>
      <w:r>
        <w:rPr>
          <w:rFonts w:ascii="Arial" w:hAnsi="Arial" w:cs="Arial"/>
        </w:rPr>
        <w:t xml:space="preserve">ontain an endorsement (blanket acceptable) stating coverage </w:t>
      </w:r>
      <w:bookmarkEnd w:id="22"/>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8"/>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4"/>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2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6" w:name="_Hlk102139898"/>
      <w:r>
        <w:rPr>
          <w:rFonts w:ascii="Arial" w:hAnsi="Arial" w:cs="Arial"/>
          <w:sz w:val="21"/>
          <w:szCs w:val="21"/>
        </w:rPr>
        <w:t>Take appropriate technical and organizational measures for the fulfillment of data subject requests under Applicable Laws;</w:t>
      </w:r>
      <w:bookmarkEnd w:id="26"/>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27"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27"/>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