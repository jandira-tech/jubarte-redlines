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pt14 w14 w15 w16 w16cex w16cid w16du w16sdtdh w16sdtfl w16se wp14">
  <w:body>
    <w:p w14:paraId="49815D9F" w14:textId="77777777">
      <w:pPr>
        <w:pStyle w:val="Title"/>
        <w:widowControl/>
        <w:rPr>
          <w:rFonts w:ascii="Arial" w:eastAsia="Arial" w:hAnsi="Arial" w:cs="Arial"/>
          <w:kern w:val="20"/>
        </w:rPr>
      </w:pPr>
      <w:bookmarkStart w:id="3"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4" w:name="_9kMJI5YVt895679"/>
      <w:r>
        <w:rPr>
          <w:rFonts w:ascii="Arial" w:eastAsia="Arial" w:hAnsi="Arial" w:cs="Arial"/>
          <w:kern w:val="20"/>
          <w:highlight w:val="yellow"/>
        </w:rPr>
        <w:t>●</w:t>
      </w:r>
      <w:bookmarkEnd w:id="4"/>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w:t>
      </w:r>
      <w:r>
        <w:rPr>
          <w:rFonts w:ascii="Arial" w:eastAsia="Arial" w:hAnsi="Arial" w:cs="Arial"/>
          <w:kern w:val="20"/>
        </w:rPr>
        <w:t>,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w:t>
      </w:r>
      <w:r>
        <w:rPr>
          <w:rFonts w:ascii="Arial" w:eastAsia="Arial" w:hAnsi="Arial" w:cs="Arial"/>
          <w:color w:val="000000"/>
          <w:kern w:val="20"/>
        </w:rPr>
        <w:t>any and all</w:t>
      </w:r>
      <w:r>
        <w:rPr>
          <w:rFonts w:ascii="Arial" w:eastAsia="Arial" w:hAnsi="Arial" w:cs="Arial"/>
          <w:color w:val="000000"/>
          <w:kern w:val="20"/>
        </w:rPr>
        <w:t xml:space="preserve"> contractors, subcontractors, third-party service providers or partners, or agents providing any portion of the Services (as defined below) or performing any of Provider’s obligations under this Agreement. </w:t>
      </w:r>
    </w:p>
    <w:p w14:paraId="0B5E9DE4"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 and  all Payment Card Industry (“</w:t>
      </w:r>
      <w:r>
        <w:rPr>
          <w:rFonts w:ascii="Arial" w:eastAsia="Arial" w:hAnsi="Arial" w:cs="Arial"/>
          <w:b/>
          <w:bCs/>
          <w:color w:val="000000"/>
          <w:kern w:val="20"/>
        </w:rPr>
        <w:t>PCI</w:t>
      </w:r>
      <w:r>
        <w:rPr>
          <w:rFonts w:ascii="Arial" w:eastAsia="Arial" w:hAnsi="Arial" w:cs="Arial"/>
          <w:color w:val="000000"/>
          <w:kern w:val="20"/>
        </w:rPr>
        <w:t>”) requirements, which shall include, without limitation, PCI Data Security Standards (“</w:t>
      </w:r>
      <w:r>
        <w:rPr>
          <w:rFonts w:ascii="Arial" w:eastAsia="Arial" w:hAnsi="Arial" w:cs="Arial"/>
          <w:b/>
          <w:bCs/>
          <w:color w:val="000000"/>
          <w:kern w:val="20"/>
        </w:rPr>
        <w:t>PCI DSS</w:t>
      </w:r>
      <w:r>
        <w:rPr>
          <w:rFonts w:ascii="Arial" w:eastAsia="Arial" w:hAnsi="Arial" w:cs="Arial"/>
          <w:color w:val="000000"/>
          <w:kern w:val="20"/>
        </w:rPr>
        <w:t xml:space="preserve">”) for the collection, transmission, processing, storage, protection and disclosure of applicable Confidential Information (as defined </w:t>
      </w:r>
      <w:r>
        <w:rPr>
          <w:rFonts w:ascii="Arial" w:eastAsia="Arial" w:hAnsi="Arial" w:cs="Arial"/>
          <w:color w:val="000000"/>
          <w:kern w:val="20"/>
        </w:rPr>
        <w:t xml:space="preserve">below); in each case, </w:t>
      </w:r>
      <w:r>
        <w:rPr>
          <w:rFonts w:ascii="Arial" w:eastAsia="Arial" w:hAnsi="Arial" w:cs="Arial"/>
          <w:color w:val="000000"/>
          <w:kern w:val="20"/>
        </w:rPr>
        <w:t>and all applicable</w:t>
      </w:r>
      <w:r>
        <w:rPr>
          <w:rFonts w:ascii="Arial" w:eastAsia="Arial" w:hAnsi="Arial" w:cs="Arial"/>
          <w:color w:val="000000"/>
          <w:kern w:val="20"/>
        </w:rPr>
        <w:t xml:space="preserve"> successor </w:t>
      </w:r>
      <w:r>
        <w:rPr>
          <w:rFonts w:ascii="Arial" w:eastAsia="Arial" w:hAnsi="Arial" w:cs="Arial"/>
          <w:color w:val="000000"/>
          <w:kern w:val="20"/>
        </w:rPr>
        <w:t>provisions and standards.</w:t>
      </w:r>
      <w:r>
        <w:rPr>
          <w:rFonts w:ascii="Arial" w:eastAsia="Arial" w:hAnsi="Arial" w:cs="Arial"/>
          <w:color w:val="000000"/>
          <w:kern w:val="20"/>
        </w:rPr>
        <w:t xml:space="preserve"> </w:t>
      </w:r>
    </w:p>
    <w:p w14:paraId="47DBE73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Confidential Information also includes, without limitation, any and all: (a) information accessed through or provided by any </w:t>
      </w:r>
      <w:r>
        <w:rPr>
          <w:rFonts w:ascii="Arial" w:eastAsia="Arial" w:hAnsi="Arial" w:cs="Arial"/>
          <w:color w:val="000000"/>
          <w:kern w:val="20"/>
        </w:rPr>
        <w:t>LargeCo</w:t>
      </w:r>
      <w:r>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Pr>
          <w:rFonts w:ascii="Arial" w:eastAsia="Arial" w:hAnsi="Arial" w:cs="Arial"/>
          <w:color w:val="000000"/>
          <w:kern w:val="20"/>
        </w:rPr>
        <w:t xml:space="preserve"> (for example, if Provider receives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information directly from another </w:t>
      </w:r>
      <w:r>
        <w:rPr>
          <w:rFonts w:ascii="Arial" w:eastAsia="Arial" w:hAnsi="Arial" w:cs="Arial"/>
          <w:color w:val="000000"/>
          <w:kern w:val="20"/>
        </w:rPr>
        <w:t>LargeCo</w:t>
      </w:r>
      <w:r>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Confidential Information outside of </w:t>
      </w:r>
      <w:r>
        <w:rPr>
          <w:rFonts w:ascii="Arial" w:eastAsia="Arial" w:hAnsi="Arial" w:cs="Arial"/>
          <w:color w:val="000000"/>
          <w:kern w:val="20"/>
        </w:rPr>
        <w:t>LargeCo</w:t>
      </w:r>
      <w:r>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behalf. </w:t>
      </w:r>
      <w:r>
        <w:rPr>
          <w:rFonts w:ascii="Arial" w:eastAsia="Arial" w:hAnsi="Arial" w:cs="Arial"/>
          <w:kern w:val="20"/>
        </w:rPr>
        <w:t>Data shall also include images</w:t>
      </w:r>
      <w:r>
        <w:rPr>
          <w:rFonts w:ascii="Arial" w:eastAsia="Arial" w:hAnsi="Arial" w:cs="Arial"/>
          <w:kern w:val="20"/>
        </w:rPr>
        <w:t xml:space="preserve">, artwork, graphics, software, text, </w:t>
      </w:r>
      <w:r>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LargeCo</w:t>
      </w:r>
      <w:r>
        <w:rPr>
          <w:rFonts w:ascii="Arial" w:eastAsia="Arial" w:hAnsi="Arial" w:cs="Arial"/>
          <w:b/>
          <w:color w:val="000000"/>
          <w:kern w:val="20"/>
        </w:rPr>
        <w:t xml:space="preserve"> System</w:t>
      </w:r>
      <w:r>
        <w:rPr>
          <w:rFonts w:ascii="Arial" w:eastAsia="Arial" w:hAnsi="Arial" w:cs="Arial"/>
          <w:color w:val="000000"/>
          <w:kern w:val="20"/>
        </w:rPr>
        <w:t xml:space="preserve">” means: (a) any </w:t>
      </w:r>
      <w:r>
        <w:rPr>
          <w:rFonts w:ascii="Arial" w:eastAsia="Arial" w:hAnsi="Arial" w:cs="Arial"/>
          <w:color w:val="000000"/>
          <w:kern w:val="20"/>
        </w:rPr>
        <w:t>LargeCo</w:t>
      </w:r>
      <w:r>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to the extent </w:t>
      </w:r>
      <w:r>
        <w:rPr>
          <w:rFonts w:ascii="Arial" w:eastAsia="Arial" w:hAnsi="Arial" w:cs="Arial"/>
          <w:color w:val="000000"/>
          <w:kern w:val="20"/>
        </w:rPr>
        <w:t>LargeCo</w:t>
      </w:r>
      <w:r>
        <w:rPr>
          <w:rFonts w:ascii="Arial" w:eastAsia="Arial" w:hAnsi="Arial" w:cs="Arial"/>
          <w:color w:val="000000"/>
          <w:kern w:val="20"/>
        </w:rPr>
        <w:t xml:space="preserve"> grants Provider access to the </w:t>
      </w:r>
      <w:r>
        <w:rPr>
          <w:rFonts w:ascii="Arial" w:eastAsia="Arial" w:hAnsi="Arial" w:cs="Arial"/>
          <w:color w:val="000000"/>
          <w:kern w:val="20"/>
        </w:rPr>
        <w:t>LargeCo</w:t>
      </w:r>
      <w:r>
        <w:rPr>
          <w:rFonts w:ascii="Arial" w:eastAsia="Arial" w:hAnsi="Arial" w:cs="Arial"/>
          <w:color w:val="000000"/>
          <w:kern w:val="20"/>
        </w:rPr>
        <w:t xml:space="preserve"> instance of such third-party system.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w:t>
      </w:r>
      <w:r>
        <w:rPr>
          <w:rFonts w:ascii="Arial" w:eastAsia="Arial" w:hAnsi="Arial" w:cs="Arial"/>
          <w:color w:val="000000"/>
          <w:kern w:val="20"/>
        </w:rPr>
        <w:t xml:space="preserve">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modifications, Derivative Works, and improvements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pPr>
        <w:widowControl/>
        <w:numPr>
          <w:ilvl w:val="0"/>
          <w:numId w:val="1"/>
        </w:numPr>
        <w:pBdr>
          <w:top w:val="nil"/>
          <w:left w:val="nil"/>
          <w:bottom w:val="nil"/>
          <w:right w:val="nil"/>
          <w:between w:val="nil"/>
        </w:pBdr>
        <w:spacing w:after="120"/>
        <w:jc w:val="both"/>
        <w:rPr>
          <w:ins w:author="Ana Lee" w:id="1" w:date="2026-01-02T03:04:05Z"/>
        </w:rPr>
      </w:pPr>
      <w:ins w:author="Ana Lee" w:id="2" w:date="2026-01-02T03:04:05Z">
        <w:r>
          <w:rPr>
            <w:rFonts w:ascii="Arial" w:eastAsia="Arial" w:hAnsi="Arial" w:cs="Arial"/>
            <w:b/>
            <w:bCs/>
            <w:kern w:val="20"/>
          </w:rPr>
          <w:t>Unnumbered para after heading.</w:t>
        </w:r>
      </w:ins>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w:t>
      </w:r>
      <w:r>
        <w:rPr>
          <w:rFonts w:ascii="Arial" w:hAnsi="Arial" w:cs="Arial"/>
        </w:rPr>
        <w:t>i</w:t>
      </w:r>
      <w:r>
        <w:rPr>
          <w:rFonts w:ascii="Arial" w:hAnsi="Arial" w:cs="Arial"/>
        </w:rPr>
        <w:t>)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xml:space="preserve">” means services, products, data, writings, works of authorship, graphics, pictures, recordings, any electronic or other information, text or numerals, </w:t>
      </w:r>
      <w:r>
        <w:rPr>
          <w:rFonts w:ascii="Arial" w:hAnsi="Arial" w:cs="Arial"/>
        </w:rPr>
        <w:t>audio or visual content, or materials of any nature or description generated or derived by Provider, from or through the AI Technology and/or AI Inputs</w:t>
      </w:r>
      <w:r>
        <w:rPr>
          <w:rFonts w:ascii="Arial" w:hAnsi="Arial" w:cs="Arial"/>
        </w:rPr>
        <w:t>.</w:t>
      </w:r>
    </w:p>
    <w:p w14:paraId="0B886A7D"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retains all rights in and to AI Inputs and will be the owner of all AI Outputs. All AI Inputs and AI Outputs shall be </w:t>
      </w:r>
      <w:r>
        <w:rPr>
          <w:rFonts w:ascii="Arial" w:hAnsi="Arial" w:cs="Arial"/>
        </w:rPr>
        <w:t>LargeCo</w:t>
      </w:r>
      <w:r>
        <w:rPr>
          <w:rFonts w:ascii="Arial" w:hAnsi="Arial" w:cs="Arial"/>
        </w:rPr>
        <w:t>’s</w:t>
      </w:r>
      <w:r>
        <w:rPr>
          <w:rFonts w:ascii="Arial" w:hAnsi="Arial" w:cs="Arial"/>
        </w:rPr>
        <w:t xml:space="preserve"> Intellectual Property and Confidential Information. Accordingly, Provider shall not (</w:t>
      </w:r>
      <w:r>
        <w:rPr>
          <w:rFonts w:ascii="Arial" w:hAnsi="Arial" w:cs="Arial"/>
        </w:rPr>
        <w:t>i</w:t>
      </w:r>
      <w:r>
        <w:rPr>
          <w:rFonts w:ascii="Arial" w:hAnsi="Arial" w:cs="Arial"/>
        </w:rPr>
        <w:t>)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’s</w:t>
      </w:r>
      <w:r>
        <w:rPr>
          <w:rFonts w:ascii="Arial" w:eastAsia="Cambria" w:hAnsi="Arial" w:cs="Arial"/>
        </w:rPr>
        <w:t xml:space="preserve">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6"/>
      <w:r>
        <w:rPr>
          <w:rFonts w:ascii="Arial" w:eastAsia="Cambria" w:hAnsi="Arial" w:cs="Arial"/>
        </w:rPr>
        <w:t>.</w:t>
      </w:r>
    </w:p>
    <w:p w14:paraId="0B69F217"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7"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represents and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represents and warrants that it shall and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7"/>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8"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’s</w:t>
      </w:r>
      <w:r>
        <w:rPr>
          <w:rFonts w:ascii="Arial" w:hAnsi="Arial" w:cs="Arial"/>
        </w:rPr>
        <w:t xml:space="preserve">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8"/>
      <w:r>
        <w:rPr>
          <w:rFonts w:ascii="Arial" w:hAnsi="Arial" w:cs="Arial"/>
        </w:rPr>
        <w:t>.</w:t>
      </w:r>
    </w:p>
    <w:p w14:paraId="0F9DE45C"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9" w:name="_Hlk216291610"/>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r>
        <w:rPr>
          <w:rFonts w:ascii="Arial" w:hAnsi="Arial" w:cs="Arial"/>
        </w:rPr>
        <w:t>In addition to any other representation and warranties set forth herein, Provider represents and warrants that Provider’s services and/or the AI Technology: (</w:t>
      </w:r>
      <w:r>
        <w:rPr>
          <w:rFonts w:ascii="Arial" w:hAnsi="Arial" w:cs="Arial"/>
        </w:rPr>
        <w:t>i</w:t>
      </w:r>
      <w:r>
        <w:rPr>
          <w:rFonts w:ascii="Arial" w:hAnsi="Arial" w:cs="Arial"/>
        </w:rPr>
        <w:t xml:space="preserve">) will render accurate and reliable results, (ii) has been developed and tested with reasonable skill and care and is based on reliable and up-to-date software code and applicable algorithms, (iii) is made, developed and maintained using industry-standard methodologies and is robust, resilient and secure; and (iv)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9"/>
      <w:r>
        <w:rPr>
          <w:rFonts w:ascii="Arial" w:hAnsi="Arial" w:cs="Arial"/>
        </w:rPr>
        <w:t>.</w:t>
      </w:r>
      <w:r>
        <w:rPr>
          <w:rFonts w:ascii="Arial" w:eastAsia="Arial" w:hAnsi="Arial" w:cs="Arial"/>
          <w:kern w:val="20"/>
        </w:rPr>
        <w:t xml:space="preserve"> </w:t>
      </w:r>
      <w:bookmarkEnd w:id="5"/>
    </w:p>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w:t>
      </w:r>
      <w:r>
        <w:rPr>
          <w:rFonts w:ascii="Arial" w:eastAsia="Arial" w:hAnsi="Arial" w:cs="Arial"/>
          <w:kern w:val="20"/>
        </w:rPr>
        <w:t>LargeCo</w:t>
      </w:r>
      <w:r>
        <w:rPr>
          <w:rFonts w:ascii="Arial" w:eastAsia="Arial" w:hAnsi="Arial" w:cs="Arial"/>
          <w:kern w:val="20"/>
        </w:rPr>
        <w:t xml:space="preserve">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r>
        <w:rPr>
          <w:rFonts w:ascii="Arial" w:eastAsia="Arial" w:hAnsi="Arial" w:cs="Arial"/>
          <w:kern w:val="20"/>
        </w:rPr>
        <w:t xml:space="preserve">In providing the Services, Provider agrees to abide by any </w:t>
      </w:r>
      <w:r>
        <w:rPr>
          <w:rFonts w:ascii="Arial" w:eastAsia="Arial" w:hAnsi="Arial" w:cs="Arial"/>
          <w:kern w:val="20"/>
        </w:rPr>
        <w:t>LargeCo</w:t>
      </w:r>
      <w:r>
        <w:rPr>
          <w:rFonts w:ascii="Arial" w:eastAsia="Arial" w:hAnsi="Arial" w:cs="Arial"/>
          <w:kern w:val="20"/>
        </w:rPr>
        <w:t xml:space="preserve"> policies that are provided or made available to Provider.</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w:t>
      </w:r>
      <w:r>
        <w:rPr>
          <w:rFonts w:ascii="Arial" w:eastAsia="Roboto" w:hAnsi="Arial" w:cs="Arial"/>
          <w:kern w:val="20"/>
        </w:rPr>
        <w:t>period of time</w:t>
      </w:r>
      <w:r>
        <w:rPr>
          <w:rFonts w:ascii="Arial" w:eastAsia="Roboto" w:hAnsi="Arial" w:cs="Arial"/>
          <w:kern w:val="20"/>
        </w:rPr>
        <w:t xml:space="preserv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w:t>
      </w:r>
      <w:r>
        <w:rPr>
          <w:rFonts w:ascii="Arial" w:eastAsia="Roboto" w:hAnsi="Arial" w:cs="Arial"/>
          <w:kern w:val="20"/>
        </w:rPr>
        <w:t>user names</w:t>
      </w:r>
      <w:r>
        <w:rPr>
          <w:rFonts w:ascii="Arial" w:eastAsia="Roboto" w:hAnsi="Arial" w:cs="Arial"/>
          <w:kern w:val="20"/>
        </w:rPr>
        <w:t xml:space="preserve">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Cooperation with </w:t>
      </w:r>
      <w:r>
        <w:rPr>
          <w:rFonts w:ascii="Arial" w:eastAsia="Arial" w:hAnsi="Arial" w:cs="Arial"/>
          <w:kern w:val="20"/>
          <w:u w:val="single"/>
        </w:rPr>
        <w:t>LargeCo</w:t>
      </w:r>
      <w:r>
        <w:rPr>
          <w:rFonts w:ascii="Arial" w:eastAsia="Arial" w:hAnsi="Arial" w:cs="Arial"/>
          <w:kern w:val="20"/>
          <w:u w:val="single"/>
        </w:rPr>
        <w:t>’s</w:t>
      </w:r>
      <w:r>
        <w:rPr>
          <w:rFonts w:ascii="Arial" w:eastAsia="Arial" w:hAnsi="Arial" w:cs="Arial"/>
          <w:kern w:val="20"/>
          <w:u w:val="single"/>
        </w:rPr>
        <w:t xml:space="preserve"> S</w:t>
      </w:r>
      <w:r>
        <w:rPr>
          <w:rFonts w:ascii="Arial" w:eastAsia="Arial" w:hAnsi="Arial" w:cs="Arial"/>
          <w:kern w:val="20"/>
          <w:u w:val="single"/>
        </w:rPr>
        <w:t>ervice Providers</w:t>
      </w:r>
      <w:r>
        <w:rPr>
          <w:rFonts w:ascii="Arial" w:eastAsia="Arial" w:hAnsi="Arial" w:cs="Arial"/>
          <w:kern w:val="20"/>
        </w:rPr>
        <w:t xml:space="preserve">. Provider shall reasonably cooperate with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other service providers in connection with Provider’s provision of the Services.</w:t>
      </w:r>
    </w:p>
    <w:p w14:paraId="1C05100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Personnel.</w:t>
      </w:r>
      <w:r>
        <w:rPr>
          <w:rFonts w:ascii="Arial" w:eastAsia="Arial" w:hAnsi="Arial" w:cs="Arial"/>
          <w:kern w:val="20"/>
        </w:rPr>
        <w:t xml:space="preserve"> If at any time </w:t>
      </w:r>
      <w:r>
        <w:rPr>
          <w:rFonts w:ascii="Arial" w:eastAsia="Arial" w:hAnsi="Arial" w:cs="Arial"/>
          <w:kern w:val="20"/>
        </w:rPr>
        <w:t>LargeCo</w:t>
      </w:r>
      <w:r>
        <w:rPr>
          <w:rFonts w:ascii="Arial" w:eastAsia="Arial" w:hAnsi="Arial" w:cs="Arial"/>
          <w:kern w:val="20"/>
        </w:rPr>
        <w:t xml:space="preserve"> is dissatisfied with the performance of an individual working on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account, upon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request, Provider shall promptly remove the applicable individual from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account and replace the person with another qualified individual acceptable to </w:t>
      </w:r>
      <w:r>
        <w:rPr>
          <w:rFonts w:ascii="Arial" w:eastAsia="Arial" w:hAnsi="Arial" w:cs="Arial"/>
          <w:kern w:val="20"/>
        </w:rPr>
        <w:t>LargeCo</w:t>
      </w:r>
      <w:r>
        <w:rPr>
          <w:rFonts w:ascii="Arial" w:eastAsia="Arial" w:hAnsi="Arial" w:cs="Arial"/>
          <w:kern w:val="20"/>
        </w:rPr>
        <w:t xml:space="preserve">. Notwithstanding the foregoing, Provider has sole discretion </w:t>
      </w:r>
      <w:r>
        <w:rPr>
          <w:rFonts w:ascii="Arial" w:eastAsia="Arial" w:hAnsi="Arial" w:cs="Arial"/>
          <w:kern w:val="20"/>
        </w:rPr>
        <w:t>whether or not</w:t>
      </w:r>
      <w:r>
        <w:rPr>
          <w:rFonts w:ascii="Arial" w:eastAsia="Arial" w:hAnsi="Arial" w:cs="Arial"/>
          <w:kern w:val="20"/>
        </w:rPr>
        <w:t xml:space="preserve"> to continue to employ or retain such individual.</w:t>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INTELLECTUAL PROPERTY RIGHTS</w:t>
      </w:r>
    </w:p>
    <w:p w14:paraId="519D18D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License Grant and Intellectual Property Rights. Provider hereby grants to </w:t>
      </w:r>
      <w:r>
        <w:rPr>
          <w:rFonts w:ascii="Arial" w:eastAsia="Arial" w:hAnsi="Arial" w:cs="Arial"/>
          <w:kern w:val="20"/>
          <w:u w:val="single"/>
        </w:rPr>
        <w:t>LargeCo</w:t>
      </w:r>
      <w:r>
        <w:rPr>
          <w:rFonts w:ascii="Arial" w:eastAsia="Arial" w:hAnsi="Arial" w:cs="Arial"/>
          <w:kern w:val="20"/>
          <w:u w:val="single"/>
        </w:rPr>
        <w:t xml:space="preserve">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r>
        <w:rPr>
          <w:rFonts w:ascii="Arial" w:eastAsia="Arial" w:hAnsi="Arial" w:cs="Arial"/>
          <w:kern w:val="20"/>
          <w:u w:val="single"/>
        </w:rPr>
        <w:t>LargeCo</w:t>
      </w:r>
      <w:r>
        <w:rPr>
          <w:rFonts w:ascii="Arial" w:eastAsia="Arial" w:hAnsi="Arial" w:cs="Arial"/>
          <w:kern w:val="20"/>
          <w:u w:val="single"/>
        </w:rPr>
        <w:t xml:space="preserve"> retains all intellectual property rights in any Feedback it provides regarding any portion of the Services. </w:t>
      </w:r>
      <w:r>
        <w:rPr>
          <w:rFonts w:ascii="Arial" w:eastAsia="Arial" w:hAnsi="Arial" w:cs="Arial"/>
          <w:kern w:val="20"/>
          <w:u w:val="single"/>
        </w:rPr>
        <w:t>LargeCo</w:t>
      </w:r>
      <w:r>
        <w:rPr>
          <w:rFonts w:ascii="Arial" w:eastAsia="Arial" w:hAnsi="Arial" w:cs="Arial"/>
          <w:kern w:val="20"/>
          <w:u w:val="single"/>
        </w:rPr>
        <w:t xml:space="preserve"> grants Provider a worldwide, non-exclusive, perpetual, royalty-free right to use and disclose such Feedback in connection with the Services, </w:t>
      </w:r>
      <w:r>
        <w:rPr>
          <w:rFonts w:ascii="Arial" w:eastAsia="Arial" w:hAnsi="Arial" w:cs="Arial"/>
          <w:kern w:val="20"/>
          <w:u w:val="single"/>
        </w:rPr>
        <w:t>provided that</w:t>
      </w:r>
      <w:r>
        <w:rPr>
          <w:rFonts w:ascii="Arial" w:eastAsia="Arial" w:hAnsi="Arial" w:cs="Arial"/>
          <w:kern w:val="20"/>
          <w:u w:val="single"/>
        </w:rPr>
        <w:t xml:space="preserve"> Provider may not use the Feedback in a manner that identifies </w:t>
      </w:r>
      <w:r>
        <w:rPr>
          <w:rFonts w:ascii="Arial" w:eastAsia="Arial" w:hAnsi="Arial" w:cs="Arial"/>
          <w:kern w:val="20"/>
          <w:u w:val="single"/>
        </w:rPr>
        <w:t>LargeCo</w:t>
      </w:r>
      <w:r>
        <w:rPr>
          <w:rFonts w:ascii="Arial" w:eastAsia="Arial" w:hAnsi="Arial" w:cs="Arial"/>
          <w:kern w:val="20"/>
          <w:u w:val="single"/>
        </w:rPr>
        <w:t xml:space="preserve"> as its source. All Feedback is provided on an “as is” basis, without warranty or indemnity of any kind.</w:t>
      </w:r>
    </w:p>
    <w:p w14:paraId="20A7CBCA"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LargeCo</w:t>
      </w:r>
      <w:r>
        <w:rPr>
          <w:rFonts w:ascii="Arial" w:eastAsia="Arial" w:hAnsi="Arial" w:cs="Arial"/>
          <w:color w:val="000000"/>
          <w:kern w:val="20"/>
          <w:u w:val="single"/>
        </w:rPr>
        <w:t xml:space="preserve"> Data License and Intellectual Property Rights. During the Term, </w:t>
      </w:r>
      <w:r>
        <w:rPr>
          <w:rFonts w:ascii="Arial" w:eastAsia="Arial" w:hAnsi="Arial" w:cs="Arial"/>
          <w:color w:val="000000"/>
          <w:kern w:val="20"/>
          <w:u w:val="single"/>
        </w:rPr>
        <w:t>LargeCo</w:t>
      </w:r>
      <w:r>
        <w:rPr>
          <w:rFonts w:ascii="Arial" w:eastAsia="Arial" w:hAnsi="Arial" w:cs="Arial"/>
          <w:color w:val="000000"/>
          <w:kern w:val="20"/>
          <w:u w:val="single"/>
        </w:rPr>
        <w:t xml:space="preserve"> grants Provider a non-exclusive, non-transferable, non-sublicensable, royalty-free, and limited license to use, copy, format for display on supported platforms, and distribute (as authorized by </w:t>
      </w:r>
      <w:r>
        <w:rPr>
          <w:rFonts w:ascii="Arial" w:eastAsia="Arial" w:hAnsi="Arial" w:cs="Arial"/>
          <w:color w:val="000000"/>
          <w:kern w:val="20"/>
          <w:u w:val="single"/>
        </w:rPr>
        <w:t>LargeCo</w:t>
      </w:r>
      <w:r>
        <w:rPr>
          <w:rFonts w:ascii="Arial" w:eastAsia="Arial" w:hAnsi="Arial" w:cs="Arial"/>
          <w:color w:val="000000"/>
          <w:kern w:val="20"/>
          <w:u w:val="single"/>
        </w:rPr>
        <w:t xml:space="preserve">) the </w:t>
      </w:r>
      <w:r>
        <w:rPr>
          <w:rFonts w:ascii="Arial" w:eastAsia="Arial" w:hAnsi="Arial" w:cs="Arial"/>
          <w:color w:val="000000"/>
          <w:kern w:val="20"/>
          <w:u w:val="single"/>
        </w:rPr>
        <w:t>LargeCo</w:t>
      </w:r>
      <w:r>
        <w:rPr>
          <w:rFonts w:ascii="Arial" w:eastAsia="Arial" w:hAnsi="Arial" w:cs="Arial"/>
          <w:color w:val="000000"/>
          <w:kern w:val="20"/>
          <w:u w:val="single"/>
        </w:rPr>
        <w:t xml:space="preserve"> Data, in each case solely to the minimum extent necessary to provide the Services in accordance with this Agreement. All right, title, and interest in and to all Data and the Intellectual Property therein — including sole ownership — shall remain with </w:t>
      </w:r>
      <w:r>
        <w:rPr>
          <w:rFonts w:ascii="Arial" w:eastAsia="Arial" w:hAnsi="Arial" w:cs="Arial"/>
          <w:color w:val="000000"/>
          <w:kern w:val="20"/>
          <w:u w:val="single"/>
        </w:rPr>
        <w:t>LargeCo</w:t>
      </w:r>
      <w:r>
        <w:rPr>
          <w:rFonts w:ascii="Arial" w:eastAsia="Arial" w:hAnsi="Arial" w:cs="Arial"/>
          <w:color w:val="000000"/>
          <w:kern w:val="20"/>
          <w:u w:val="single"/>
        </w:rPr>
        <w:t xml:space="preserve"> and its licensors. All licensed </w:t>
      </w:r>
      <w:r>
        <w:rPr>
          <w:rFonts w:ascii="Arial" w:eastAsia="Arial" w:hAnsi="Arial" w:cs="Arial"/>
          <w:color w:val="000000"/>
          <w:kern w:val="20"/>
          <w:u w:val="single"/>
        </w:rPr>
        <w:t>LargeCo</w:t>
      </w:r>
      <w:r>
        <w:rPr>
          <w:rFonts w:ascii="Arial" w:eastAsia="Arial" w:hAnsi="Arial" w:cs="Arial"/>
          <w:color w:val="000000"/>
          <w:kern w:val="20"/>
          <w:u w:val="single"/>
        </w:rPr>
        <w:t xml:space="preserve"> Data, including without limitation any Derivative Works thereof, shall remain the property of </w:t>
      </w:r>
      <w:r>
        <w:rPr>
          <w:rFonts w:ascii="Arial" w:eastAsia="Arial" w:hAnsi="Arial" w:cs="Arial"/>
          <w:color w:val="000000"/>
          <w:kern w:val="20"/>
          <w:u w:val="single"/>
        </w:rPr>
        <w:t>LargeCo</w:t>
      </w:r>
      <w:r>
        <w:rPr>
          <w:rFonts w:ascii="Arial" w:eastAsia="Arial" w:hAnsi="Arial" w:cs="Arial"/>
          <w:color w:val="000000"/>
          <w:kern w:val="20"/>
          <w:u w:val="single"/>
        </w:rPr>
        <w:t xml:space="preserve"> or the applicable third-party licensor. Except as provided in this Section 5.3, nothing in this Agreement shall be construed to confer on Provider any ownership interest in, or license to, </w:t>
      </w:r>
      <w:r>
        <w:rPr>
          <w:rFonts w:ascii="Arial" w:eastAsia="Arial" w:hAnsi="Arial" w:cs="Arial"/>
          <w:color w:val="000000"/>
          <w:kern w:val="20"/>
          <w:u w:val="single"/>
        </w:rPr>
        <w:t>LargeCo</w:t>
      </w:r>
      <w:r>
        <w:rPr>
          <w:rFonts w:ascii="Arial" w:eastAsia="Arial" w:hAnsi="Arial" w:cs="Arial"/>
          <w:color w:val="000000"/>
          <w:kern w:val="20"/>
          <w:u w:val="single"/>
        </w:rPr>
        <w:t xml:space="preserve"> Data. Upon any termination or expiration of this Agreement, Provider shall, and shall cause its Agents to, immediately cease all use of the Data in any form. All rights of </w:t>
      </w:r>
      <w:r>
        <w:rPr>
          <w:rFonts w:ascii="Arial" w:eastAsia="Arial" w:hAnsi="Arial" w:cs="Arial"/>
          <w:color w:val="000000"/>
          <w:kern w:val="20"/>
          <w:u w:val="single"/>
        </w:rPr>
        <w:t>LargeCo</w:t>
      </w:r>
      <w:r>
        <w:rPr>
          <w:rFonts w:ascii="Arial" w:eastAsia="Arial" w:hAnsi="Arial" w:cs="Arial"/>
          <w:color w:val="000000"/>
          <w:kern w:val="20"/>
          <w:u w:val="single"/>
        </w:rPr>
        <w:t xml:space="preserve"> not expressly granted under this Agreement are reserved. To the extent Provider acquires any right in the Data, or in any derivative work based on the Data, Provider hereby irrevocably assigns, transfers, and conveys all such right, title, and interest to </w:t>
      </w:r>
      <w:r>
        <w:rPr>
          <w:rFonts w:ascii="Arial" w:eastAsia="Arial" w:hAnsi="Arial" w:cs="Arial"/>
          <w:color w:val="000000"/>
          <w:kern w:val="20"/>
          <w:u w:val="single"/>
        </w:rPr>
        <w:t>LargeCo</w:t>
      </w:r>
      <w:r>
        <w:rPr>
          <w:rFonts w:ascii="Arial" w:eastAsia="Arial" w:hAnsi="Arial" w:cs="Arial"/>
          <w:color w:val="000000"/>
          <w:kern w:val="20"/>
          <w:u w:val="single"/>
        </w:rPr>
        <w:t xml:space="preserve"> (or its designee). On </w:t>
      </w:r>
      <w:r>
        <w:rPr>
          <w:rFonts w:ascii="Arial" w:eastAsia="Arial" w:hAnsi="Arial" w:cs="Arial"/>
          <w:color w:val="000000"/>
          <w:kern w:val="20"/>
          <w:u w:val="single"/>
        </w:rPr>
        <w:t>LargeCo’s</w:t>
      </w:r>
      <w:r>
        <w:rPr>
          <w:rFonts w:ascii="Arial" w:eastAsia="Arial" w:hAnsi="Arial" w:cs="Arial"/>
          <w:color w:val="000000"/>
          <w:kern w:val="20"/>
          <w:u w:val="single"/>
        </w:rPr>
        <w:t xml:space="preserve"> request, and to the extent lawful, Provider shall execute such documents and take such other actions as may be necessary, or as </w:t>
      </w:r>
      <w:r>
        <w:rPr>
          <w:rFonts w:ascii="Arial" w:eastAsia="Arial" w:hAnsi="Arial" w:cs="Arial"/>
          <w:color w:val="000000"/>
          <w:kern w:val="20"/>
          <w:u w:val="single"/>
        </w:rPr>
        <w:t>LargeCo</w:t>
      </w:r>
      <w:r>
        <w:rPr>
          <w:rFonts w:ascii="Arial" w:eastAsia="Arial" w:hAnsi="Arial" w:cs="Arial"/>
          <w:color w:val="000000"/>
          <w:kern w:val="20"/>
          <w:u w:val="single"/>
        </w:rPr>
        <w:t xml:space="preserve">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u w:val="single"/>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Provider shall furnish the Deliverables to </w:t>
      </w:r>
      <w:r>
        <w:rPr>
          <w:rFonts w:ascii="Arial" w:eastAsia="Arial" w:hAnsi="Arial" w:cs="Arial"/>
          <w:kern w:val="20"/>
          <w:u w:val="single"/>
        </w:rPr>
        <w:t>LargeCo</w:t>
      </w:r>
      <w:r>
        <w:rPr>
          <w:rFonts w:ascii="Arial" w:eastAsia="Arial" w:hAnsi="Arial" w:cs="Arial"/>
          <w:kern w:val="20"/>
          <w:u w:val="single"/>
        </w:rPr>
        <w:t xml:space="preserve"> in connection with the Services, as described in this Agreement and/or the applicable Order Form. As between the Parties, </w:t>
      </w:r>
      <w:r>
        <w:rPr>
          <w:rFonts w:ascii="Arial" w:eastAsia="Arial" w:hAnsi="Arial" w:cs="Arial"/>
          <w:kern w:val="20"/>
          <w:u w:val="single"/>
        </w:rPr>
        <w:t>LargeCo</w:t>
      </w:r>
      <w:r>
        <w:rPr>
          <w:rFonts w:ascii="Arial" w:eastAsia="Arial" w:hAnsi="Arial" w:cs="Arial"/>
          <w:kern w:val="20"/>
          <w:u w:val="single"/>
        </w:rPr>
        <w:t xml:space="preserve">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w:t>
      </w:r>
      <w:r>
        <w:rPr>
          <w:rFonts w:ascii="Arial" w:eastAsia="Arial" w:hAnsi="Arial" w:cs="Arial"/>
          <w:kern w:val="20"/>
          <w:u w:val="single"/>
        </w:rPr>
        <w:t>LargeCo</w:t>
      </w:r>
      <w:r>
        <w:rPr>
          <w:rFonts w:ascii="Arial" w:eastAsia="Arial" w:hAnsi="Arial" w:cs="Arial"/>
          <w:kern w:val="20"/>
          <w:u w:val="single"/>
        </w:rPr>
        <w:t xml:space="preserve"> (or its designee). On </w:t>
      </w:r>
      <w:r>
        <w:rPr>
          <w:rFonts w:ascii="Arial" w:eastAsia="Arial" w:hAnsi="Arial" w:cs="Arial"/>
          <w:kern w:val="20"/>
          <w:u w:val="single"/>
        </w:rPr>
        <w:t>LargeCo’s</w:t>
      </w:r>
      <w:r>
        <w:rPr>
          <w:rFonts w:ascii="Arial" w:eastAsia="Arial" w:hAnsi="Arial" w:cs="Arial"/>
          <w:kern w:val="20"/>
          <w:u w:val="single"/>
        </w:rPr>
        <w:t xml:space="preserve"> request, and to the extent lawful, Provider shall execute such documents and take such other actions as may be necessary, or as </w:t>
      </w:r>
      <w:r>
        <w:rPr>
          <w:rFonts w:ascii="Arial" w:eastAsia="Arial" w:hAnsi="Arial" w:cs="Arial"/>
          <w:kern w:val="20"/>
          <w:u w:val="single"/>
        </w:rPr>
        <w:t>LargeCo</w:t>
      </w:r>
      <w:r>
        <w:rPr>
          <w:rFonts w:ascii="Arial" w:eastAsia="Arial" w:hAnsi="Arial" w:cs="Arial"/>
          <w:kern w:val="20"/>
          <w:u w:val="single"/>
        </w:rPr>
        <w:t xml:space="preserve"> may reasonably request, to enforce, effectuate, or perfect </w:t>
      </w:r>
      <w:r>
        <w:rPr>
          <w:rFonts w:ascii="Arial" w:eastAsia="Arial" w:hAnsi="Arial" w:cs="Arial"/>
          <w:kern w:val="20"/>
          <w:u w:val="single"/>
        </w:rPr>
        <w:t>LargeCo’s</w:t>
      </w:r>
      <w:r>
        <w:rPr>
          <w:rFonts w:ascii="Arial" w:eastAsia="Arial" w:hAnsi="Arial" w:cs="Arial"/>
          <w:kern w:val="20"/>
          <w:u w:val="single"/>
        </w:rPr>
        <w:t xml:space="preserve">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0" w:name="_gjdgxs" w:colFirst="0" w:colLast="0"/>
      <w:bookmarkEnd w:id="10"/>
      <w:r>
        <w:rPr>
          <w:rFonts w:ascii="Arial" w:eastAsia="Arial" w:hAnsi="Arial" w:cs="Arial"/>
          <w:kern w:val="20"/>
          <w:u w:val="single"/>
        </w:rPr>
        <w:t xml:space="preserve">Confidential Information. In performing under this Agreement, each Party (as the “Receiving Party”) will obtain Confidential Information of the other Party — or, where Provider is the Receiving Party, of any </w:t>
      </w:r>
      <w:r>
        <w:rPr>
          <w:rFonts w:ascii="Arial" w:eastAsia="Arial" w:hAnsi="Arial" w:cs="Arial"/>
          <w:kern w:val="20"/>
          <w:u w:val="single"/>
        </w:rPr>
        <w:t>LargeCo</w:t>
      </w:r>
      <w:r>
        <w:rPr>
          <w:rFonts w:ascii="Arial" w:eastAsia="Arial" w:hAnsi="Arial" w:cs="Arial"/>
          <w:kern w:val="20"/>
          <w:u w:val="single"/>
        </w:rPr>
        <w:t xml:space="preserve">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u w:val="single"/>
        </w:rPr>
        <w:t>(d) is required to be disclosed by the Receiving Party to a court or governmental or regulatory authority pursuant to a governmental order, subpoena, court order, or Applicable Law, provided that (</w:t>
      </w:r>
      <w:r>
        <w:rPr>
          <w:rFonts w:ascii="Arial" w:eastAsia="Arial" w:hAnsi="Arial" w:cs="Arial"/>
          <w:kern w:val="20"/>
          <w:u w:val="single"/>
        </w:rPr>
        <w:t>i</w:t>
      </w:r>
      <w:r>
        <w:rPr>
          <w:rFonts w:ascii="Arial" w:eastAsia="Arial" w:hAnsi="Arial" w:cs="Arial"/>
          <w:kern w:val="20"/>
          <w:u w:val="single"/>
        </w:rPr>
        <w:t>)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w:t>
      </w:r>
      <w:r>
        <w:rPr>
          <w:rFonts w:ascii="Arial" w:eastAsia="Arial" w:hAnsi="Arial" w:cs="Arial"/>
          <w:kern w:val="20"/>
          <w:u w:val="single"/>
        </w:rPr>
        <w:t>i</w:t>
      </w:r>
      <w:r>
        <w:rPr>
          <w:rFonts w:ascii="Arial" w:eastAsia="Arial" w:hAnsi="Arial" w:cs="Arial"/>
          <w:kern w:val="20"/>
          <w:u w:val="single"/>
        </w:rPr>
        <w:t>)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Use of Confidential Information. The Receiving Party shall use the Disclosing Party’s Confidential Information only for the purposes of this </w:t>
      </w:r>
      <w:r>
        <w:rPr>
          <w:rFonts w:ascii="Arial" w:eastAsia="Arial" w:hAnsi="Arial" w:cs="Arial"/>
          <w:kern w:val="20"/>
          <w:u w:val="single"/>
        </w:rPr>
        <w:t>Agreement, and</w:t>
      </w:r>
      <w:r>
        <w:rPr>
          <w:rFonts w:ascii="Arial" w:eastAsia="Arial" w:hAnsi="Arial" w:cs="Arial"/>
          <w:kern w:val="20"/>
          <w:u w:val="single"/>
        </w:rPr>
        <w:t xml:space="preserve">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w:t>
      </w:r>
      <w:r>
        <w:rPr>
          <w:rFonts w:ascii="Arial" w:eastAsia="Arial" w:hAnsi="Arial" w:cs="Arial"/>
          <w:kern w:val="20"/>
          <w:u w:val="single"/>
        </w:rPr>
        <w:t>LargeCo’s</w:t>
      </w:r>
      <w:r>
        <w:rPr>
          <w:rFonts w:ascii="Arial" w:eastAsia="Arial" w:hAnsi="Arial" w:cs="Arial"/>
          <w:kern w:val="20"/>
          <w:u w:val="single"/>
        </w:rPr>
        <w:t xml:space="preserve">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w:t>
      </w:r>
      <w:r>
        <w:rPr>
          <w:rFonts w:ascii="Arial" w:eastAsia="Arial" w:hAnsi="Arial" w:cs="Arial"/>
          <w:kern w:val="20"/>
          <w:u w:val="single"/>
        </w:rPr>
        <w:t>LargeCo</w:t>
      </w:r>
      <w:r>
        <w:rPr>
          <w:rFonts w:ascii="Arial" w:eastAsia="Arial" w:hAnsi="Arial" w:cs="Arial"/>
          <w:kern w:val="20"/>
          <w:u w:val="single"/>
        </w:rPr>
        <w:t xml:space="preserve"> shall retain the ability to securely download or export Data from the Services, and Provider shall furnish such customer support in connection therewith as </w:t>
      </w:r>
      <w:r>
        <w:rPr>
          <w:rFonts w:ascii="Arial" w:eastAsia="Arial" w:hAnsi="Arial" w:cs="Arial"/>
          <w:kern w:val="20"/>
          <w:u w:val="single"/>
        </w:rPr>
        <w:t>LargeCo</w:t>
      </w:r>
      <w:r>
        <w:rPr>
          <w:rFonts w:ascii="Arial" w:eastAsia="Arial" w:hAnsi="Arial" w:cs="Arial"/>
          <w:kern w:val="20"/>
          <w:u w:val="single"/>
        </w:rPr>
        <w:t xml:space="preserve"> may reasonably request. Promptly after </w:t>
      </w:r>
      <w:r>
        <w:rPr>
          <w:rFonts w:ascii="Arial" w:eastAsia="Arial" w:hAnsi="Arial" w:cs="Arial"/>
          <w:kern w:val="20"/>
          <w:u w:val="single"/>
        </w:rPr>
        <w:t>LargeCo’s</w:t>
      </w:r>
      <w:r>
        <w:rPr>
          <w:rFonts w:ascii="Arial" w:eastAsia="Arial" w:hAnsi="Arial" w:cs="Arial"/>
          <w:kern w:val="20"/>
          <w:u w:val="single"/>
        </w:rPr>
        <w:t xml:space="preserve"> Confidential Information (or any portion of it) is no longer required for Provider to perform under this Agreement — and, in any event, upon any termination or expiration of this Agreement (other than as set forth above) — Provider shall, and shall require its Agents to, either (at </w:t>
      </w:r>
      <w:r>
        <w:rPr>
          <w:rFonts w:ascii="Arial" w:eastAsia="Arial" w:hAnsi="Arial" w:cs="Arial"/>
          <w:kern w:val="20"/>
          <w:u w:val="single"/>
        </w:rPr>
        <w:t>LargeCo’s</w:t>
      </w:r>
      <w:r>
        <w:rPr>
          <w:rFonts w:ascii="Arial" w:eastAsia="Arial" w:hAnsi="Arial" w:cs="Arial"/>
          <w:kern w:val="20"/>
          <w:u w:val="single"/>
        </w:rPr>
        <w:t xml:space="preserve"> election) return such Confidential Information to </w:t>
      </w:r>
      <w:r>
        <w:rPr>
          <w:rFonts w:ascii="Arial" w:eastAsia="Arial" w:hAnsi="Arial" w:cs="Arial"/>
          <w:kern w:val="20"/>
          <w:u w:val="single"/>
        </w:rPr>
        <w:t>LargeCo</w:t>
      </w:r>
      <w:r>
        <w:rPr>
          <w:rFonts w:ascii="Arial" w:eastAsia="Arial" w:hAnsi="Arial" w:cs="Arial"/>
          <w:kern w:val="20"/>
          <w:u w:val="single"/>
        </w:rPr>
        <w:t xml:space="preserve"> through a secure method designated by </w:t>
      </w:r>
      <w:r>
        <w:rPr>
          <w:rFonts w:ascii="Arial" w:eastAsia="Arial" w:hAnsi="Arial" w:cs="Arial"/>
          <w:kern w:val="20"/>
          <w:u w:val="single"/>
        </w:rPr>
        <w:t>LargeCo</w:t>
      </w:r>
      <w:r>
        <w:rPr>
          <w:rFonts w:ascii="Arial" w:eastAsia="Arial" w:hAnsi="Arial" w:cs="Arial"/>
          <w:kern w:val="20"/>
          <w:u w:val="single"/>
        </w:rPr>
        <w:t xml:space="preserve">, or securely destroy it. Such destruction shall extend to all records of </w:t>
      </w:r>
      <w:r>
        <w:rPr>
          <w:rFonts w:ascii="Arial" w:eastAsia="Arial" w:hAnsi="Arial" w:cs="Arial"/>
          <w:kern w:val="20"/>
          <w:u w:val="single"/>
        </w:rPr>
        <w:t>LargeCo’s</w:t>
      </w:r>
      <w:r>
        <w:rPr>
          <w:rFonts w:ascii="Arial" w:eastAsia="Arial" w:hAnsi="Arial" w:cs="Arial"/>
          <w:kern w:val="20"/>
          <w:u w:val="single"/>
        </w:rPr>
        <w:t xml:space="preserve"> Confidential Information, including all hard copies and all electronic copies (whether stored on hard drives, backup tapes, portable devices, or optical, magnetic, or other media), and Provider shall furnish written certification of destruction upon </w:t>
      </w:r>
      <w:r>
        <w:rPr>
          <w:rFonts w:ascii="Arial" w:eastAsia="Arial" w:hAnsi="Arial" w:cs="Arial"/>
          <w:kern w:val="20"/>
          <w:u w:val="single"/>
        </w:rPr>
        <w:t>LargeCo’s</w:t>
      </w:r>
      <w:r>
        <w:rPr>
          <w:rFonts w:ascii="Arial" w:eastAsia="Arial" w:hAnsi="Arial" w:cs="Arial"/>
          <w:kern w:val="20"/>
          <w:u w:val="single"/>
        </w:rPr>
        <w:t xml:space="preserve"> request. Provider shall ensure that disposal of </w:t>
      </w:r>
      <w:r>
        <w:rPr>
          <w:rFonts w:ascii="Arial" w:eastAsia="Arial" w:hAnsi="Arial" w:cs="Arial"/>
          <w:kern w:val="20"/>
          <w:u w:val="single"/>
        </w:rPr>
        <w:t>LargeCo’s</w:t>
      </w:r>
      <w:r>
        <w:rPr>
          <w:rFonts w:ascii="Arial" w:eastAsia="Arial" w:hAnsi="Arial" w:cs="Arial"/>
          <w:kern w:val="20"/>
          <w:u w:val="single"/>
        </w:rPr>
        <w:t xml:space="preserve"> Confidential Information is carried out consistent with the methods set forth in the FTC Disposal Rule, 16 C.F.R. § 682.3, and with Applicable Law, including without limitation PCI DSS.</w:t>
      </w:r>
    </w:p>
    <w:p w14:paraId="7970D8D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 xml:space="preserve">Injunction for Breach of Confidentiality. Provider acknowledges that any breach by it of this Agreement (including, without limitation, Section 4, Section 11, or Exhibit C) would cause </w:t>
      </w:r>
      <w:r>
        <w:rPr>
          <w:rFonts w:ascii="Arial" w:eastAsia="Arial" w:hAnsi="Arial" w:cs="Arial"/>
          <w:kern w:val="20"/>
          <w:u w:val="single"/>
        </w:rPr>
        <w:t>LargeCo</w:t>
      </w:r>
      <w:r>
        <w:rPr>
          <w:rFonts w:ascii="Arial" w:eastAsia="Arial" w:hAnsi="Arial" w:cs="Arial"/>
          <w:kern w:val="20"/>
          <w:u w:val="single"/>
        </w:rPr>
        <w:t xml:space="preserve"> irreparable harm for which monetary damages would not afford adequate protection or appropriate compensation. Accordingly, in any such event, and in addition to any other rights and remedies available to it, </w:t>
      </w:r>
      <w:r>
        <w:rPr>
          <w:rFonts w:ascii="Arial" w:eastAsia="Arial" w:hAnsi="Arial" w:cs="Arial"/>
          <w:kern w:val="20"/>
          <w:u w:val="single"/>
        </w:rPr>
        <w:t>LargeCo</w:t>
      </w:r>
      <w:r>
        <w:rPr>
          <w:rFonts w:ascii="Arial" w:eastAsia="Arial" w:hAnsi="Arial" w:cs="Arial"/>
          <w:kern w:val="20"/>
          <w:u w:val="single"/>
        </w:rPr>
        <w:t xml:space="preserve"> shall be entitled to seek immediate injunctive relief from a court of competent jurisdiction. Except where applicable law requires otherwise, no bond shall be required as a condition of such relief.</w:t>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77777777">
      <w:pPr>
        <w:pStyle w:val="ListParagraph"/>
        <w:numPr>
          <w:ilvl w:val="1"/>
          <w:numId w:val="1"/>
        </w:numPr>
        <w:rPr>
          <w:rFonts w:ascii="Arial" w:eastAsia="Arial" w:hAnsi="Arial" w:cs="Arial"/>
          <w:kern w:val="20"/>
        </w:rPr>
      </w:pPr>
      <w:r>
        <w:rPr>
          <w:rFonts w:ascii="Arial" w:eastAsia="Arial" w:hAnsi="Arial" w:cs="Arial"/>
          <w:kern w:val="20"/>
        </w:rPr>
        <w:t>LargeCo</w:t>
      </w:r>
      <w:r>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w:t>
      </w:r>
      <w:r>
        <w:rPr>
          <w:rFonts w:ascii="Arial" w:eastAsia="Arial" w:hAnsi="Arial" w:cs="Arial"/>
          <w:kern w:val="20"/>
        </w:rPr>
        <w:t xml:space="preserve">due </w:t>
      </w:r>
      <w:r>
        <w:rPr>
          <w:rFonts w:ascii="Arial" w:eastAsia="Arial" w:hAnsi="Arial" w:cs="Arial"/>
          <w:kern w:val="20"/>
        </w:rPr>
        <w:t xml:space="preserve"> sixty</w:t>
      </w:r>
      <w:r>
        <w:rPr>
          <w:rFonts w:ascii="Arial" w:eastAsia="Arial" w:hAnsi="Arial" w:cs="Arial"/>
          <w:kern w:val="20"/>
        </w:rPr>
        <w:t xml:space="preserve"> (60</w:t>
      </w:r>
      <w:r>
        <w:rPr>
          <w:rFonts w:ascii="Arial" w:eastAsia="Arial" w:hAnsi="Arial" w:cs="Arial"/>
          <w:kern w:val="20"/>
        </w:rPr>
        <w:t xml:space="preserve">) days after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receipt of an undisputed invoice. Provider invoices shall state applicable taxes owed by </w:t>
      </w:r>
      <w:r>
        <w:rPr>
          <w:rFonts w:ascii="Arial" w:eastAsia="Arial" w:hAnsi="Arial" w:cs="Arial"/>
          <w:kern w:val="20"/>
        </w:rPr>
        <w:t>LargeCo</w:t>
      </w:r>
      <w:r>
        <w:rPr>
          <w:rFonts w:ascii="Arial" w:eastAsia="Arial" w:hAnsi="Arial" w:cs="Arial"/>
          <w:kern w:val="20"/>
        </w:rPr>
        <w:t xml:space="preserve">, if any, by tax jurisdiction. </w:t>
      </w:r>
      <w:r>
        <w:rPr>
          <w:rFonts w:ascii="Arial" w:eastAsia="Arial" w:hAnsi="Arial" w:cs="Arial"/>
          <w:kern w:val="20"/>
        </w:rPr>
        <w:t>LargeCo</w:t>
      </w:r>
      <w:r>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Pr>
          <w:rFonts w:ascii="Arial" w:eastAsia="Arial" w:hAnsi="Arial" w:cs="Arial"/>
          <w:kern w:val="20"/>
        </w:rPr>
        <w:t>.</w:t>
      </w: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Pr>
          <w:rFonts w:ascii="Arial" w:eastAsia="Arial" w:hAnsi="Arial" w:cs="Arial"/>
          <w:kern w:val="20"/>
        </w:rPr>
        <w:t>in Exhibit B, Provider shall maintain the insurance required in Exhibit B and</w:t>
      </w:r>
      <w:r>
        <w:rPr>
          <w:rFonts w:ascii="Arial" w:eastAsia="Arial" w:hAnsi="Arial" w:cs="Arial"/>
          <w:kern w:val="20"/>
        </w:rPr>
        <w:t xml:space="preserve"> shall furnish to </w:t>
      </w:r>
      <w:r>
        <w:rPr>
          <w:rFonts w:ascii="Arial" w:eastAsia="Arial" w:hAnsi="Arial" w:cs="Arial"/>
          <w:kern w:val="20"/>
        </w:rPr>
        <w:t>LargeCo</w:t>
      </w:r>
      <w:r>
        <w:rPr>
          <w:rFonts w:ascii="Arial" w:eastAsia="Arial" w:hAnsi="Arial" w:cs="Arial"/>
          <w:kern w:val="20"/>
        </w:rPr>
        <w:t xml:space="preserve"> a certificate of insurance evidencing such </w:t>
      </w:r>
      <w:r>
        <w:rPr>
          <w:rFonts w:ascii="Arial" w:eastAsia="Arial" w:hAnsi="Arial" w:cs="Arial"/>
          <w:kern w:val="20"/>
        </w:rPr>
        <w:t xml:space="preserve">insurance on the earlier of: (a) full execution of this Agreement; or (b) </w:t>
      </w:r>
      <w:r>
        <w:rPr>
          <w:rFonts w:ascii="Arial" w:eastAsia="Arial" w:hAnsi="Arial" w:cs="Arial"/>
          <w:kern w:val="20"/>
        </w:rPr>
        <w:t xml:space="preserve">Provider commencement of Services; and upon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request during the Term.</w:t>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comply with </w:t>
      </w:r>
      <w:r>
        <w:rPr>
          <w:rFonts w:ascii="Arial" w:eastAsia="Arial" w:hAnsi="Arial" w:cs="Arial"/>
          <w:kern w:val="20"/>
        </w:rPr>
        <w:t>all of</w:t>
      </w:r>
      <w:r>
        <w:rPr>
          <w:rFonts w:ascii="Arial" w:eastAsia="Arial" w:hAnsi="Arial" w:cs="Arial"/>
          <w:kern w:val="20"/>
        </w:rPr>
        <w:t xml:space="preserve">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Representations and Warranties. Provider represents and warrants to </w:t>
      </w:r>
      <w:r>
        <w:rPr>
          <w:rFonts w:ascii="Arial" w:eastAsia="Arial" w:hAnsi="Arial" w:cs="Arial"/>
          <w:kern w:val="20"/>
          <w:u w:val="single"/>
        </w:rPr>
        <w:t>LargeCo</w:t>
      </w:r>
      <w:r>
        <w:rPr>
          <w:rFonts w:ascii="Arial" w:eastAsia="Arial" w:hAnsi="Arial" w:cs="Arial"/>
          <w:kern w:val="20"/>
          <w:u w:val="single"/>
        </w:rPr>
        <w:t xml:space="preserve">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Deliverables, and Provider Technology furnished to </w:t>
      </w:r>
      <w:r>
        <w:rPr>
          <w:rFonts w:ascii="Arial" w:eastAsia="Arial" w:hAnsi="Arial" w:cs="Arial"/>
          <w:kern w:val="20"/>
        </w:rPr>
        <w:t>LargeCo</w:t>
      </w:r>
      <w:r>
        <w:rPr>
          <w:rFonts w:ascii="Arial" w:eastAsia="Arial" w:hAnsi="Arial" w:cs="Arial"/>
          <w:kern w:val="20"/>
        </w:rPr>
        <w:t xml:space="preserve">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w:t>
      </w:r>
      <w:r>
        <w:rPr>
          <w:rFonts w:ascii="Arial" w:eastAsia="Arial" w:hAnsi="Arial" w:cs="Arial"/>
          <w:kern w:val="20"/>
        </w:rPr>
        <w:t>i</w:t>
      </w:r>
      <w:r>
        <w:rPr>
          <w:rFonts w:ascii="Arial" w:eastAsia="Arial" w:hAnsi="Arial" w:cs="Arial"/>
          <w:kern w:val="20"/>
        </w:rPr>
        <w:t>)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the Services, Deliverables, Provider Technology, and any third-party software or other materials furnished to </w:t>
      </w:r>
      <w:r>
        <w:rPr>
          <w:rFonts w:ascii="Arial" w:eastAsia="Arial" w:hAnsi="Arial" w:cs="Arial"/>
          <w:kern w:val="20"/>
        </w:rPr>
        <w:t>LargeCo</w:t>
      </w:r>
      <w:r>
        <w:rPr>
          <w:rFonts w:ascii="Arial" w:eastAsia="Arial" w:hAnsi="Arial" w:cs="Arial"/>
          <w:kern w:val="20"/>
        </w:rPr>
        <w:t xml:space="preserve"> by or on behalf of Provider shall not (</w:t>
      </w:r>
      <w:r>
        <w:rPr>
          <w:rFonts w:ascii="Arial" w:eastAsia="Arial" w:hAnsi="Arial" w:cs="Arial"/>
          <w:kern w:val="20"/>
        </w:rPr>
        <w:t>i</w:t>
      </w:r>
      <w:r>
        <w:rPr>
          <w:rFonts w:ascii="Arial" w:eastAsia="Arial" w:hAnsi="Arial" w:cs="Arial"/>
          <w:kern w:val="20"/>
        </w:rPr>
        <w:t>) infringe, misappropriate, or violate any third-party Intellectual Property, or (ii) be libelous or obscene, and shall not constitute fraud, misrepresentation, unlawful business practice, or unfair competition;</w:t>
      </w:r>
    </w:p>
    <w:p w14:paraId="15CBD925"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w:t>
      </w:r>
      <w:r>
        <w:rPr>
          <w:rFonts w:ascii="Arial" w:eastAsia="Arial" w:hAnsi="Arial" w:cs="Arial"/>
          <w:kern w:val="20"/>
        </w:rPr>
        <w:t>i</w:t>
      </w:r>
      <w:r>
        <w:rPr>
          <w:rFonts w:ascii="Arial" w:eastAsia="Arial" w:hAnsi="Arial" w:cs="Arial"/>
          <w:kern w:val="20"/>
        </w:rPr>
        <w:t>)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77777777">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(k) the Services shall be performed in accordance with, and conform to, the Documentation and any specifications set forth in an Order Form; and</w:t>
      </w:r>
    </w:p>
    <w:p w14:paraId="6BDB0AF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hAnsi="Arial" w:cs="Arial"/>
          <w:kern w:val="20"/>
        </w:rPr>
        <w:t>(l) the Services shall be free from any defect in design, material, or workmanship.</w:t>
      </w:r>
    </w:p>
    <w:p w14:paraId="4D408903" w14:textId="77777777">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and warrants that no Service, Deliverable, Provider Technology, or third-party software or other material furnished to </w:t>
      </w:r>
      <w:r>
        <w:rPr>
          <w:rFonts w:ascii="Arial" w:eastAsia="Arial" w:hAnsi="Arial" w:cs="Arial"/>
          <w:kern w:val="20"/>
        </w:rPr>
        <w:t>LargeCo</w:t>
      </w:r>
      <w:r>
        <w:rPr>
          <w:rFonts w:ascii="Arial" w:eastAsia="Arial" w:hAnsi="Arial" w:cs="Arial"/>
          <w:kern w:val="20"/>
        </w:rPr>
        <w:t xml:space="preserve"> by or on behalf of Provider — and no associated distribution vehicle — shall contain, involve, or otherwise result in the transmission over any </w:t>
      </w:r>
      <w:r>
        <w:rPr>
          <w:rFonts w:ascii="Arial" w:eastAsia="Arial" w:hAnsi="Arial" w:cs="Arial"/>
          <w:kern w:val="20"/>
        </w:rPr>
        <w:t>LargeCo</w:t>
      </w:r>
      <w:r>
        <w:rPr>
          <w:rFonts w:ascii="Arial" w:eastAsia="Arial" w:hAnsi="Arial" w:cs="Arial"/>
          <w:kern w:val="20"/>
        </w:rPr>
        <w:t xml:space="preserve"> System or User system of any: (a) “back door,” “Trojan Horse,” “worm,” “virus,” “spyware,” “malware,” or other malicious code or artifact; or (b) computer code or software routine </w:t>
      </w:r>
      <w:r>
        <w:rPr>
          <w:rFonts w:ascii="Arial" w:eastAsia="Arial" w:hAnsi="Arial" w:cs="Arial"/>
          <w:kern w:val="20"/>
        </w:rPr>
        <w:t>that (</w:t>
      </w:r>
      <w:r>
        <w:rPr>
          <w:rFonts w:ascii="Arial" w:eastAsia="Arial" w:hAnsi="Arial" w:cs="Arial"/>
          <w:kern w:val="20"/>
        </w:rPr>
        <w:t>i</w:t>
      </w:r>
      <w:r>
        <w:rPr>
          <w:rFonts w:ascii="Arial" w:eastAsia="Arial" w:hAnsi="Arial" w:cs="Arial"/>
          <w:kern w:val="20"/>
        </w:rPr>
        <w:t xml:space="preserve">) permits unauthorized access to or use of any </w:t>
      </w:r>
      <w:r>
        <w:rPr>
          <w:rFonts w:ascii="Arial" w:eastAsia="Arial" w:hAnsi="Arial" w:cs="Arial"/>
          <w:kern w:val="20"/>
        </w:rPr>
        <w:t>LargeCo</w:t>
      </w:r>
      <w:r>
        <w:rPr>
          <w:rFonts w:ascii="Arial" w:eastAsia="Arial" w:hAnsi="Arial" w:cs="Arial"/>
          <w:kern w:val="20"/>
        </w:rPr>
        <w:t xml:space="preserve"> System or User system, or any component thereof, or (ii) disables, damages, erases, disrupts, or impairs the normal operation of any </w:t>
      </w:r>
      <w:r>
        <w:rPr>
          <w:rFonts w:ascii="Arial" w:eastAsia="Arial" w:hAnsi="Arial" w:cs="Arial"/>
          <w:kern w:val="20"/>
        </w:rPr>
        <w:t>LargeCo</w:t>
      </w:r>
      <w:r>
        <w:rPr>
          <w:rFonts w:ascii="Arial" w:eastAsia="Arial" w:hAnsi="Arial" w:cs="Arial"/>
          <w:kern w:val="20"/>
        </w:rPr>
        <w:t xml:space="preserve"> System or User system, or any component thereof. Provider further represents and warrants that it shall pay all applicable income, old-age insurance, unemployment, disability, withholding, and similar employment taxes, and all other costs, with respect to its employees and Agents who supply any Service.</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w:t>
      </w:r>
      <w:r>
        <w:rPr>
          <w:rFonts w:ascii="Arial" w:eastAsia="Arial" w:hAnsi="Arial" w:cs="Arial"/>
          <w:kern w:val="20"/>
          <w:u w:val="single"/>
        </w:rPr>
        <w:t>LargeCo</w:t>
      </w:r>
      <w:r>
        <w:rPr>
          <w:rFonts w:ascii="Arial" w:eastAsia="Arial" w:hAnsi="Arial" w:cs="Arial"/>
          <w:kern w:val="20"/>
          <w:u w:val="single"/>
        </w:rPr>
        <w:t xml:space="preserve">, or Provider reasonably believes, that </w:t>
      </w:r>
      <w:r>
        <w:rPr>
          <w:rFonts w:ascii="Arial" w:eastAsia="Arial" w:hAnsi="Arial" w:cs="Arial"/>
          <w:kern w:val="20"/>
          <w:u w:val="single"/>
        </w:rPr>
        <w:t>LargeCo’s</w:t>
      </w:r>
      <w:r>
        <w:rPr>
          <w:rFonts w:ascii="Arial" w:eastAsia="Arial" w:hAnsi="Arial" w:cs="Arial"/>
          <w:kern w:val="20"/>
          <w:u w:val="single"/>
        </w:rPr>
        <w:t xml:space="preserve"> receipt or use of any Service infringes any third-party Intellectual Property, Provider shall, at its option and expense: (a) procure for </w:t>
      </w:r>
      <w:r>
        <w:rPr>
          <w:rFonts w:ascii="Arial" w:eastAsia="Arial" w:hAnsi="Arial" w:cs="Arial"/>
          <w:kern w:val="20"/>
          <w:u w:val="single"/>
        </w:rPr>
        <w:t>LargeCo</w:t>
      </w:r>
      <w:r>
        <w:rPr>
          <w:rFonts w:ascii="Arial" w:eastAsia="Arial" w:hAnsi="Arial" w:cs="Arial"/>
          <w:kern w:val="20"/>
          <w:u w:val="single"/>
        </w:rPr>
        <w:t xml:space="preserve">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w:t>
      </w:r>
      <w:r>
        <w:rPr>
          <w:rFonts w:ascii="Arial" w:eastAsia="Arial" w:hAnsi="Arial" w:cs="Arial"/>
          <w:kern w:val="20"/>
          <w:u w:val="single"/>
        </w:rPr>
        <w:t>LargeCo</w:t>
      </w:r>
      <w:r>
        <w:rPr>
          <w:rFonts w:ascii="Arial" w:eastAsia="Arial" w:hAnsi="Arial" w:cs="Arial"/>
          <w:kern w:val="20"/>
          <w:u w:val="single"/>
        </w:rPr>
        <w:t xml:space="preserve"> may terminate this Agreement and/or any affected Order </w:t>
      </w:r>
      <w:r>
        <w:rPr>
          <w:rFonts w:ascii="Arial" w:eastAsia="Arial" w:hAnsi="Arial" w:cs="Arial"/>
          <w:kern w:val="20"/>
          <w:u w:val="single"/>
        </w:rPr>
        <w:t>Form, and</w:t>
      </w:r>
      <w:r>
        <w:rPr>
          <w:rFonts w:ascii="Arial" w:eastAsia="Arial" w:hAnsi="Arial" w:cs="Arial"/>
          <w:kern w:val="20"/>
          <w:u w:val="single"/>
        </w:rPr>
        <w:t xml:space="preserve"> shall not be charged (and shall be reimbursed for) any fees attributable to any period during which </w:t>
      </w:r>
      <w:r>
        <w:rPr>
          <w:rFonts w:ascii="Arial" w:eastAsia="Arial" w:hAnsi="Arial" w:cs="Arial"/>
          <w:kern w:val="20"/>
          <w:u w:val="single"/>
        </w:rPr>
        <w:t>LargeCo</w:t>
      </w:r>
      <w:r>
        <w:rPr>
          <w:rFonts w:ascii="Arial" w:eastAsia="Arial" w:hAnsi="Arial" w:cs="Arial"/>
          <w:kern w:val="20"/>
          <w:u w:val="single"/>
        </w:rPr>
        <w:t xml:space="preserve"> is without the affected Service.</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11" w:name="_30j0zll" w:colFirst="0" w:colLast="0"/>
      <w:bookmarkEnd w:id="11"/>
    </w:p>
    <w:p w14:paraId="3FF994E9"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w:t>
      </w:r>
      <w:r>
        <w:rPr>
          <w:rFonts w:ascii="Arial" w:eastAsia="Arial" w:hAnsi="Arial" w:cs="Arial"/>
          <w:kern w:val="20"/>
        </w:rPr>
        <w:t>LargeCo</w:t>
      </w:r>
      <w:r>
        <w:rPr>
          <w:rFonts w:ascii="Arial" w:eastAsia="Arial" w:hAnsi="Arial" w:cs="Arial"/>
          <w:kern w:val="20"/>
        </w:rPr>
        <w:t xml:space="preserve">, the </w:t>
      </w:r>
      <w:r>
        <w:rPr>
          <w:rFonts w:ascii="Arial" w:eastAsia="Arial" w:hAnsi="Arial" w:cs="Arial"/>
          <w:kern w:val="20"/>
        </w:rPr>
        <w:t>LargeCo</w:t>
      </w:r>
      <w:r>
        <w:rPr>
          <w:rFonts w:ascii="Arial" w:eastAsia="Arial" w:hAnsi="Arial" w:cs="Arial"/>
          <w:kern w:val="20"/>
        </w:rPr>
        <w:t xml:space="preserve"> Affiliates, and each of their respective parents, subsidiaries, affiliates, sponsors, advertising agencies, directors, officers, employees, Agents, clients, customers, successors, and assigns from and against any and all actual or alleged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(a) any actual or alleged breach of any representation, warranty, undertaking, or covenant made by Provider in this Agreement; (b) a claim that any Intellectual Property, Service, Deliverable, Documentation, or other material provided by Provider — or the use thereof — infringes, misappropriates, or causes the infringement or misappropriation of any third-party Intellectual Property; (c) Provider’s breach of Applicable Law; (d) Provider’s breach of confidentiality; or (e) the gross negligence or willful misconduct of Provider. The remedies set forth herein are in addition to all other remedies available to </w:t>
      </w:r>
      <w:r>
        <w:rPr>
          <w:rFonts w:ascii="Arial" w:eastAsia="Arial" w:hAnsi="Arial" w:cs="Arial"/>
          <w:kern w:val="20"/>
        </w:rPr>
        <w:t>LargeCo</w:t>
      </w:r>
      <w:r>
        <w:rPr>
          <w:rFonts w:ascii="Arial" w:eastAsia="Arial" w:hAnsi="Arial" w:cs="Arial"/>
          <w:kern w:val="20"/>
        </w:rPr>
        <w:t xml:space="preserve"> at law or in equity.</w:t>
      </w:r>
    </w:p>
    <w:p w14:paraId="350317E8" w14:textId="64D27D18">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LargeCo</w:t>
      </w:r>
      <w:r>
        <w:rPr>
          <w:rFonts w:ascii="Arial" w:eastAsia="Arial" w:hAnsi="Arial" w:cs="Arial"/>
          <w:kern w:val="20"/>
        </w:rPr>
        <w:t xml:space="preserve">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w:t>
      </w:r>
      <w:r>
        <w:rPr>
          <w:rFonts w:ascii="Arial" w:eastAsia="Arial" w:hAnsi="Arial" w:cs="Arial"/>
          <w:kern w:val="20"/>
        </w:rPr>
        <w:t>LargeCo</w:t>
      </w:r>
      <w:r>
        <w:rPr>
          <w:rFonts w:ascii="Arial" w:eastAsia="Arial" w:hAnsi="Arial" w:cs="Arial"/>
          <w:kern w:val="20"/>
        </w:rPr>
        <w:t xml:space="preserve"> shall reasonably cooperate, at Provider’s expense, in the defense and in any compromise or settlement of the Claim. Neither </w:t>
      </w:r>
      <w:r>
        <w:rPr>
          <w:rFonts w:ascii="Arial" w:eastAsia="Arial" w:hAnsi="Arial" w:cs="Arial"/>
          <w:kern w:val="20"/>
        </w:rPr>
        <w:t>LargeCo</w:t>
      </w:r>
      <w:r>
        <w:rPr>
          <w:rFonts w:ascii="Arial" w:eastAsia="Arial" w:hAnsi="Arial" w:cs="Arial"/>
          <w:kern w:val="20"/>
        </w:rPr>
        <w:t xml:space="preserve"> nor Provider shall settle or otherwise dispose of any such Claim without the prior written consent of the other Party, which consent shall not be unreasonably withheld or delayed.</w:t>
      </w:r>
      <w:r>
        <w:rPr>
          <w:rFonts w:ascii="Arial" w:eastAsia="Arial" w:hAnsi="Arial" w:cs="Arial"/>
          <w:color w:val="000000"/>
          <w:kern w:val="20"/>
        </w:rPr>
        <w:t xml:space="preserve">IN WITNESS WHEREOF, the following authorized representatives </w:t>
      </w:r>
      <w:r>
        <w:rPr>
          <w:rFonts w:ascii="Arial" w:eastAsia="Arial" w:hAnsi="Arial" w:cs="Arial"/>
          <w:color w:val="000000"/>
          <w:kern w:val="20"/>
        </w:rPr>
        <w:t xml:space="preserve">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This Service Level Agreement (“SLA”) (</w:t>
      </w:r>
      <w:r>
        <w:rPr>
          <w:rFonts w:ascii="Arial" w:eastAsia="Arial" w:hAnsi="Arial" w:cs="Arial"/>
        </w:rPr>
        <w:t>i</w:t>
      </w:r>
      <w:r>
        <w:rPr>
          <w:rFonts w:ascii="Arial" w:eastAsia="Arial" w:hAnsi="Arial" w:cs="Arial"/>
        </w:rPr>
        <w:t xml:space="preserve">)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means any (</w:t>
      </w:r>
      <w:r>
        <w:rPr>
          <w:rFonts w:ascii="Arial" w:eastAsia="Arial" w:hAnsi="Arial" w:cs="Arial"/>
          <w:color w:val="000000"/>
        </w:rPr>
        <w:t>i</w:t>
      </w:r>
      <w:r>
        <w:rPr>
          <w:rFonts w:ascii="Arial" w:eastAsia="Arial" w:hAnsi="Arial" w:cs="Arial"/>
          <w:color w:val="000000"/>
        </w:rPr>
        <w:t xml:space="preserve">) problem, disaster, failure, or comparable event that results or could result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77777777">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631D7652">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2"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99.99% of the time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bookmarkEnd w:id="12"/>
    </w:p>
    <w:p w14:paraId="25251CF7" w14:textId="05BC1A23">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only conduct Scheduled Maintenance during the </w:t>
      </w:r>
      <w:r>
        <w:rPr>
          <w:rFonts w:ascii="Arial" w:eastAsia="Arial" w:hAnsi="Arial" w:cs="Arial"/>
          <w:color w:val="000000"/>
        </w:rPr>
        <w:t xml:space="preserve">hours of 2:00 A.M. to </w:t>
      </w:r>
      <w:r>
        <w:rPr>
          <w:rFonts w:ascii="Arial" w:eastAsia="Arial" w:hAnsi="Arial" w:cs="Arial"/>
          <w:color w:val="000000"/>
        </w:rPr>
        <w:t>4</w:t>
      </w:r>
      <w:r>
        <w:rPr>
          <w:rFonts w:ascii="Arial" w:eastAsia="Arial" w:hAnsi="Arial" w:cs="Arial"/>
          <w:color w:val="000000"/>
        </w:rPr>
        <w:t xml:space="preserve">:00 A.M. EST. </w:t>
      </w:r>
      <w:r>
        <w:rPr>
          <w:rFonts w:ascii="Arial" w:eastAsia="Arial" w:hAnsi="Arial" w:cs="Arial"/>
          <w:color w:val="000000"/>
        </w:rPr>
        <w:t>Provider</w:t>
      </w:r>
      <w:r>
        <w:rPr>
          <w:rFonts w:ascii="Arial" w:eastAsia="Arial" w:hAnsi="Arial" w:cs="Arial"/>
          <w:color w:val="000000"/>
        </w:rPr>
        <w:t xml:space="preserve"> shall 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ten</w:t>
      </w:r>
      <w:r>
        <w:rPr>
          <w:rFonts w:ascii="Arial" w:eastAsia="Arial" w:hAnsi="Arial" w:cs="Arial"/>
          <w:color w:val="000000"/>
        </w:rPr>
        <w:t xml:space="preserve"> (</w:t>
      </w:r>
      <w:r>
        <w:rPr>
          <w:rFonts w:ascii="Arial" w:eastAsia="Arial" w:hAnsi="Arial" w:cs="Arial"/>
          <w:color w:val="000000"/>
        </w:rPr>
        <w:t>10</w:t>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p>
    <w:p w14:paraId="1BD4F617" w14:textId="210C089A">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3" w:name="_heading=h.gjdgxs" w:colFirst="0" w:colLast="0"/>
      <w:bookmarkEnd w:id="13"/>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 xml:space="preserve">its best efforts to (a) ensure each of the Services operate in accordance with this Agreement and each Order Form; and (b) provide all remote and on-site (if requested and/or permitted by </w:t>
      </w:r>
      <w:r>
        <w:rPr>
          <w:rFonts w:ascii="Arial" w:eastAsia="Arial" w:hAnsi="Arial" w:cs="Arial"/>
          <w:color w:val="000000"/>
        </w:rPr>
        <w:t>LargeCo</w:t>
      </w:r>
      <w:r>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’s</w:t>
      </w:r>
      <w:r>
        <w:rPr>
          <w:rFonts w:ascii="Arial" w:eastAsia="Arial" w:hAnsi="Arial" w:cs="Arial"/>
          <w:color w:val="000000"/>
        </w:rPr>
        <w:t xml:space="preserve">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 by </w:t>
      </w:r>
      <w:r>
        <w:rPr>
          <w:rFonts w:ascii="Arial" w:eastAsia="Arial" w:hAnsi="Arial" w:cs="Arial"/>
          <w:color w:val="000000"/>
        </w:rPr>
        <w:t>LargeCo</w:t>
      </w:r>
      <w:r>
        <w:rPr>
          <w:rFonts w:ascii="Arial" w:eastAsia="Arial" w:hAnsi="Arial" w:cs="Arial"/>
          <w:color w:val="000000"/>
        </w:rPr>
        <w:t xml:space="preserve"> 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pPr>
              <w:jc w:val="center"/>
              <w:rPr>
                <w:rFonts w:ascii="Arial" w:eastAsia="Arial" w:hAnsi="Arial" w:cs="Arial"/>
              </w:rPr>
            </w:pPr>
            <w:r>
              <w:rPr>
                <w:rFonts w:ascii="Arial" w:eastAsia="Arial" w:hAnsi="Arial" w:cs="Arial"/>
              </w:rPr>
              <w:t>1</w:t>
            </w:r>
            <w:r>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5535DFE1">
            <w:pPr>
              <w:jc w:val="center"/>
              <w:rPr>
                <w:rFonts w:ascii="Arial" w:eastAsia="Arial" w:hAnsi="Arial" w:cs="Arial"/>
              </w:rPr>
            </w:pPr>
            <w:r>
              <w:rPr>
                <w:rFonts w:ascii="Arial" w:eastAsia="Arial" w:hAnsi="Arial" w:cs="Arial"/>
              </w:rPr>
              <w:t>30 minutes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2C0EA32B">
            <w:pPr>
              <w:jc w:val="center"/>
              <w:rPr>
                <w:rFonts w:ascii="Arial" w:eastAsia="Arial" w:hAnsi="Arial" w:cs="Arial"/>
              </w:rPr>
            </w:pPr>
            <w:r>
              <w:rPr>
                <w:rFonts w:ascii="Arial" w:eastAsia="Arial" w:hAnsi="Arial" w:cs="Arial"/>
              </w:rPr>
              <w:t xml:space="preserve"> </w:t>
            </w:r>
            <w:r>
              <w:rPr>
                <w:rFonts w:ascii="Arial" w:eastAsia="Arial" w:hAnsi="Arial" w:cs="Arial"/>
              </w:rPr>
              <w:t>1</w:t>
            </w:r>
            <w:r>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 xml:space="preserve">Loss of any Service functionality or performance or a function/product loss that affects </w:t>
            </w:r>
            <w:r>
              <w:rPr>
                <w:rFonts w:ascii="Arial" w:eastAsia="Arial" w:hAnsi="Arial" w:cs="Arial"/>
              </w:rPr>
              <w:t>a large number of</w:t>
            </w:r>
            <w:r>
              <w:rPr>
                <w:rFonts w:ascii="Arial" w:eastAsia="Arial" w:hAnsi="Arial" w:cs="Arial"/>
              </w:rPr>
              <w:t xml:space="preserve">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pPr>
              <w:jc w:val="center"/>
              <w:rPr>
                <w:rFonts w:ascii="Arial" w:eastAsia="Arial" w:hAnsi="Arial" w:cs="Arial"/>
              </w:rPr>
            </w:pPr>
            <w:r>
              <w:rPr>
                <w:rFonts w:ascii="Arial" w:eastAsia="Arial" w:hAnsi="Arial" w:cs="Arial"/>
              </w:rPr>
              <w:t>6</w:t>
            </w:r>
            <w:r>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0076091C">
            <w:pPr>
              <w:jc w:val="center"/>
              <w:rPr>
                <w:rFonts w:ascii="Arial" w:eastAsia="Arial" w:hAnsi="Arial" w:cs="Arial"/>
              </w:rPr>
            </w:pPr>
            <w:r>
              <w:rPr>
                <w:rFonts w:ascii="Arial" w:eastAsia="Arial" w:hAnsi="Arial" w:cs="Arial"/>
              </w:rPr>
              <w:t>12</w:t>
            </w:r>
            <w:r>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pPr>
              <w:jc w:val="center"/>
              <w:rPr>
                <w:rFonts w:ascii="Arial" w:eastAsia="Arial" w:hAnsi="Arial" w:cs="Arial"/>
              </w:rPr>
            </w:pPr>
            <w:r>
              <w:rPr>
                <w:rFonts w:ascii="Arial" w:eastAsia="Arial" w:hAnsi="Arial" w:cs="Arial"/>
              </w:rPr>
              <w:t>12</w:t>
            </w:r>
            <w:r>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6E073C98">
            <w:pPr>
              <w:jc w:val="center"/>
              <w:rPr>
                <w:rFonts w:ascii="Arial" w:eastAsia="Arial" w:hAnsi="Arial" w:cs="Arial"/>
              </w:rPr>
            </w:pPr>
            <w:r>
              <w:rPr>
                <w:rFonts w:ascii="Arial" w:eastAsia="Arial" w:hAnsi="Arial" w:cs="Arial"/>
              </w:rPr>
              <w:t>24</w:t>
            </w:r>
            <w:r>
              <w:rPr>
                <w:rFonts w:ascii="Arial" w:eastAsia="Arial" w:hAnsi="Arial" w:cs="Arial"/>
              </w:rPr>
              <w:t xml:space="preserve"> hours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16E3272A">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issue raised on any Support request.</w:t>
      </w:r>
    </w:p>
    <w:p w14:paraId="0C6BC86B" w14:textId="4AEA9CA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 and/or refunded to </w:t>
      </w:r>
      <w:r>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In the event that</w:t>
      </w:r>
      <w:r>
        <w:rPr>
          <w:rFonts w:ascii="Arial" w:eastAsia="Arial" w:hAnsi="Arial" w:cs="Arial"/>
          <w:bCs/>
          <w:color w:val="000000"/>
        </w:rPr>
        <w:t xml:space="preserve">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14:paraId="0261F614" w14:textId="77777777">
        <w:trPr>
          <w:trHeight w:val="386"/>
          <w:jc w:val="center"/>
        </w:trPr>
        <w:tc>
          <w:tcPr>
            <w:tcW w:w="3245" w:type="dxa"/>
          </w:tcPr>
          <w:p w14:paraId="42A9684A"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Service Level</w:t>
            </w:r>
          </w:p>
        </w:tc>
        <w:tc>
          <w:tcPr>
            <w:tcW w:w="2785" w:type="dxa"/>
          </w:tcPr>
          <w:p w14:paraId="7812C023"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Credit</w:t>
            </w:r>
          </w:p>
        </w:tc>
      </w:tr>
      <w:tr w14:paraId="7A095726" w14:textId="77777777">
        <w:trPr>
          <w:trHeight w:val="20"/>
          <w:jc w:val="center"/>
        </w:trPr>
        <w:tc>
          <w:tcPr>
            <w:tcW w:w="3245" w:type="dxa"/>
          </w:tcPr>
          <w:p w14:paraId="032A1E62"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99.99% - 99.9%</w:t>
            </w:r>
          </w:p>
        </w:tc>
        <w:tc>
          <w:tcPr>
            <w:tcW w:w="2785" w:type="dxa"/>
          </w:tcPr>
          <w:p w14:paraId="01DC432A" w14:textId="5CBC242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w:t>
            </w:r>
            <w:r>
              <w:rPr>
                <w:rFonts w:ascii="Arial" w:hAnsi="Arial" w:cs="Arial"/>
                <w:sz w:val="20"/>
                <w:szCs w:val="20"/>
              </w:rPr>
              <w:t>%</w:t>
            </w:r>
          </w:p>
        </w:tc>
      </w:tr>
      <w:tr w14:paraId="57340D56" w14:textId="77777777">
        <w:trPr>
          <w:trHeight w:val="20"/>
          <w:jc w:val="center"/>
        </w:trPr>
        <w:tc>
          <w:tcPr>
            <w:tcW w:w="3245" w:type="dxa"/>
          </w:tcPr>
          <w:p w14:paraId="53614E85"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99.9% - 99%</w:t>
            </w:r>
          </w:p>
        </w:tc>
        <w:tc>
          <w:tcPr>
            <w:tcW w:w="2785" w:type="dxa"/>
          </w:tcPr>
          <w:p w14:paraId="570E35D5" w14:textId="48E953E6">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Pr>
                <w:rFonts w:ascii="Arial" w:hAnsi="Arial" w:cs="Arial"/>
                <w:sz w:val="20"/>
                <w:szCs w:val="20"/>
              </w:rPr>
              <w:t>0%</w:t>
            </w:r>
          </w:p>
        </w:tc>
      </w:tr>
      <w:tr w14:paraId="2886DDF6" w14:textId="77777777">
        <w:trPr>
          <w:trHeight w:val="20"/>
          <w:jc w:val="center"/>
        </w:trPr>
        <w:tc>
          <w:tcPr>
            <w:tcW w:w="3245" w:type="dxa"/>
          </w:tcPr>
          <w:p w14:paraId="02F077BC"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 - 98%</w:t>
            </w:r>
          </w:p>
        </w:tc>
        <w:tc>
          <w:tcPr>
            <w:tcW w:w="2785" w:type="dxa"/>
          </w:tcPr>
          <w:p w14:paraId="5E2E1274" w14:textId="695E4B64">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30</w:t>
            </w:r>
            <w:r>
              <w:rPr>
                <w:rFonts w:ascii="Arial" w:hAnsi="Arial" w:cs="Arial"/>
                <w:sz w:val="20"/>
                <w:szCs w:val="20"/>
              </w:rPr>
              <w:t>%</w:t>
            </w:r>
          </w:p>
        </w:tc>
      </w:tr>
      <w:tr w14:paraId="3B316ED2" w14:textId="77777777">
        <w:trPr>
          <w:trHeight w:val="20"/>
          <w:jc w:val="center"/>
        </w:trPr>
        <w:tc>
          <w:tcPr>
            <w:tcW w:w="3245" w:type="dxa"/>
          </w:tcPr>
          <w:p w14:paraId="58FDED79"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98% - 97%</w:t>
            </w:r>
          </w:p>
        </w:tc>
        <w:tc>
          <w:tcPr>
            <w:tcW w:w="2785" w:type="dxa"/>
          </w:tcPr>
          <w:p w14:paraId="208C2342"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60%</w:t>
            </w:r>
          </w:p>
        </w:tc>
      </w:tr>
      <w:tr w14:paraId="2DD1BB8A" w14:textId="77777777">
        <w:trPr>
          <w:trHeight w:val="20"/>
          <w:jc w:val="center"/>
        </w:trPr>
        <w:tc>
          <w:tcPr>
            <w:tcW w:w="3245" w:type="dxa"/>
          </w:tcPr>
          <w:p w14:paraId="727551F1"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97%</w:t>
            </w:r>
          </w:p>
        </w:tc>
        <w:tc>
          <w:tcPr>
            <w:tcW w:w="2785" w:type="dxa"/>
          </w:tcPr>
          <w:p w14:paraId="19D57AB9"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100%</w:t>
            </w:r>
          </w:p>
        </w:tc>
      </w:tr>
    </w:tbl>
    <w:p w14:paraId="621456AD" w14:textId="77777777">
      <w:pPr>
        <w:widowControl/>
        <w:pBdr>
          <w:top w:val="nil"/>
          <w:left w:val="nil"/>
          <w:bottom w:val="nil"/>
          <w:right w:val="nil"/>
          <w:between w:val="nil"/>
        </w:pBdr>
        <w:spacing w:after="120"/>
        <w:ind w:left="360"/>
        <w:jc w:val="both"/>
        <w:rPr>
          <w:rFonts w:ascii="Arial" w:eastAsia="Arial" w:hAnsi="Arial" w:cs="Arial"/>
          <w:color w:val="000000"/>
        </w:rPr>
      </w:pPr>
    </w:p>
    <w:p w14:paraId="414E17DE" w14:textId="4EEAD9BC">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In the event Provider fails to meet the Response Times (set forth above), Resolution Times (set forth above), or Recovery Commitment (as defined below) for any Recovery Event, in any calendar month, Provider shall automatically credit </w:t>
      </w:r>
      <w:r>
        <w:rPr>
          <w:rFonts w:ascii="Arial" w:eastAsia="Arial" w:hAnsi="Arial" w:cs="Arial"/>
          <w:color w:val="000000"/>
        </w:rPr>
        <w:t>LargeCo</w:t>
      </w:r>
      <w:r>
        <w:rPr>
          <w:rFonts w:ascii="Arial" w:eastAsia="Arial" w:hAnsi="Arial" w:cs="Arial"/>
          <w:color w:val="000000"/>
        </w:rPr>
        <w:t xml:space="preserve"> with Service Credits in an amount equal to five percent (5%) of the monthly fees for each default during that month. </w:t>
      </w: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4" w:name="_heading=h.30j0zll" w:colFirst="0" w:colLast="0"/>
      <w:bookmarkEnd w:id="14"/>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5F8F51F">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and continuation of use of all Services and Data, including a disaster recovery plan and a business recovery plan, that are consistent with the highest industry standards and ensure (</w:t>
      </w:r>
      <w:r>
        <w:rPr>
          <w:rFonts w:ascii="Arial" w:eastAsia="Arial" w:hAnsi="Arial" w:cs="Arial"/>
          <w:color w:val="000000"/>
        </w:rPr>
        <w:t>i</w:t>
      </w:r>
      <w:r>
        <w:rPr>
          <w:rFonts w:ascii="Arial" w:eastAsia="Arial" w:hAnsi="Arial" w:cs="Arial"/>
          <w:color w:val="000000"/>
        </w:rPr>
        <w:t>) a Recovery Time Objective of four (4) hours or less and (ii) a Recovery Point Objective of as close to real-time as commercially practicable (not to exceed fifteen (15) minutes) ((</w:t>
      </w:r>
      <w:r>
        <w:rPr>
          <w:rFonts w:ascii="Arial" w:eastAsia="Arial" w:hAnsi="Arial" w:cs="Arial"/>
          <w:color w:val="000000"/>
        </w:rPr>
        <w:t>i</w:t>
      </w:r>
      <w:r>
        <w:rPr>
          <w:rFonts w:ascii="Arial" w:eastAsia="Arial" w:hAnsi="Arial" w:cs="Arial"/>
          <w:color w:val="000000"/>
        </w:rPr>
        <w:t>)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w:t>
      </w:r>
      <w:r>
        <w:rPr>
          <w:rFonts w:ascii="Arial" w:eastAsia="Arial" w:hAnsi="Arial" w:cs="Arial"/>
          <w:color w:val="000000"/>
        </w:rPr>
        <w:t>i</w:t>
      </w:r>
      <w:r>
        <w:rPr>
          <w:rFonts w:ascii="Arial" w:eastAsia="Arial" w:hAnsi="Arial" w:cs="Arial"/>
          <w:color w:val="000000"/>
        </w:rPr>
        <w:t xml:space="preserve">)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’s</w:t>
      </w:r>
      <w:r>
        <w:rPr>
          <w:rFonts w:ascii="Arial" w:eastAsia="Arial" w:hAnsi="Arial" w:cs="Arial"/>
          <w:color w:val="000000"/>
        </w:rPr>
        <w:t xml:space="preserve">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fifteen (15)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with as high or greater priority as that of any of </w:t>
      </w:r>
      <w:r>
        <w:rPr>
          <w:rFonts w:ascii="Arial" w:eastAsia="Arial" w:hAnsi="Arial" w:cs="Arial"/>
          <w:color w:val="000000"/>
        </w:rPr>
        <w:t>Provider</w:t>
      </w:r>
      <w:r>
        <w:rPr>
          <w:rFonts w:ascii="Arial" w:eastAsia="Arial" w:hAnsi="Arial" w:cs="Arial"/>
          <w:color w:val="000000"/>
        </w:rPr>
        <w:t xml:space="preserve">’s other customers; and (f) upon </w:t>
      </w:r>
      <w:r>
        <w:rPr>
          <w:rFonts w:ascii="Arial" w:eastAsia="Arial" w:hAnsi="Arial" w:cs="Arial"/>
          <w:color w:val="000000"/>
        </w:rPr>
        <w:t>LargeCo</w:t>
      </w:r>
      <w:r>
        <w:rPr>
          <w:rFonts w:ascii="Arial" w:eastAsia="Arial" w:hAnsi="Arial" w:cs="Arial"/>
          <w:color w:val="000000"/>
        </w:rPr>
        <w:t>’s</w:t>
      </w:r>
      <w:r>
        <w:rPr>
          <w:rFonts w:ascii="Arial" w:eastAsia="Arial" w:hAnsi="Arial" w:cs="Arial"/>
          <w:color w:val="000000"/>
        </w:rPr>
        <w:t xml:space="preserve">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ED9370F">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immediately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fails to </w:t>
      </w:r>
      <w:r>
        <w:rPr>
          <w:rFonts w:ascii="Arial" w:eastAsia="Arial" w:hAnsi="Arial" w:cs="Arial"/>
          <w:color w:val="000000"/>
        </w:rPr>
        <w:t>meet any requirements of this Exhibit A</w:t>
      </w:r>
      <w:r>
        <w:rPr>
          <w:rFonts w:ascii="Arial" w:eastAsia="Arial" w:hAnsi="Arial" w:cs="Arial"/>
          <w:color w:val="000000"/>
        </w:rPr>
        <w:t>.</w:t>
      </w:r>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bookmarkStart w:id="15" w:name="_Hlk168515792"/>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bookmarkEnd w:id="15"/>
    </w:p>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77777777">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contractors, premises/operations and </w:t>
      </w:r>
      <w:r>
        <w:rPr>
          <w:rFonts w:ascii="Arial" w:hAnsi="Arial" w:cs="Arial"/>
        </w:rPr>
        <w:t>products/completed operations with limits of not less than $5,000,000 each occurrence and $5,000,000 in the aggregate</w:t>
      </w:r>
      <w:r>
        <w:rPr>
          <w:rFonts w:ascii="Arial" w:hAnsi="Arial" w:cs="Arial"/>
        </w:rPr>
        <w:t>.</w:t>
      </w:r>
    </w:p>
    <w:p w14:paraId="50FA0EF4" w14:textId="77777777">
      <w:pPr>
        <w:jc w:val="both"/>
        <w:rPr>
          <w:rFonts w:ascii="Arial" w:hAnsi="Arial" w:cs="Arial"/>
        </w:rPr>
      </w:pPr>
    </w:p>
    <w:p w14:paraId="3988F1ED" w14:textId="3F39911A">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$5,000,000 per person and $5,000,000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4A0718A2">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$5,000,000 per occurrence/claim and $5,000,000 in the aggregate.  If the policy is written on a “claims-made</w:t>
      </w:r>
      <w:r>
        <w:rPr>
          <w:rFonts w:ascii="Arial" w:hAnsi="Arial" w:cs="Arial"/>
        </w:rPr>
        <w:t xml:space="preserve">” basis, the policy shall be in </w:t>
      </w:r>
      <w:r>
        <w:rPr>
          <w:rFonts w:ascii="Arial" w:hAnsi="Arial" w:cs="Arial"/>
        </w:rPr>
        <w:t>effect for a period of three (3) years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3596755B" w14:textId="5657525D">
      <w:pPr>
        <w:pStyle w:val="ListParagraph"/>
        <w:widowControl/>
        <w:numPr>
          <w:ilvl w:val="0"/>
          <w:numId w:val="16"/>
        </w:numPr>
        <w:spacing w:after="160" w:line="259" w:lineRule="auto"/>
        <w:jc w:val="both"/>
        <w:rPr>
          <w:rFonts w:ascii="Arial" w:hAnsi="Arial" w:cs="Arial"/>
        </w:rPr>
      </w:pPr>
      <w:r>
        <w:rPr>
          <w:rFonts w:ascii="Arial" w:hAnsi="Arial" w:cs="Arial"/>
          <w:b/>
          <w:u w:val="single"/>
        </w:rPr>
        <w:t xml:space="preserve">Contractors </w:t>
      </w:r>
      <w:r>
        <w:rPr>
          <w:rFonts w:ascii="Arial" w:hAnsi="Arial" w:cs="Arial"/>
          <w:b/>
          <w:bCs/>
          <w:u w:val="single"/>
        </w:rPr>
        <w:t>Pollution Liability</w:t>
      </w:r>
      <w:r>
        <w:rPr>
          <w:rFonts w:ascii="Arial" w:hAnsi="Arial" w:cs="Arial"/>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t>
      </w:r>
      <w:r>
        <w:rPr>
          <w:rFonts w:ascii="Arial" w:hAnsi="Arial" w:cs="Arial"/>
        </w:rPr>
        <w:t xml:space="preserve"> </w:t>
      </w:r>
      <w:r>
        <w:rPr>
          <w:rFonts w:ascii="Arial" w:hAnsi="Arial" w:cs="Arial"/>
        </w:rPr>
        <w:t>E</w:t>
      </w:r>
      <w:r>
        <w:rPr>
          <w:rFonts w:ascii="Cambria Math" w:hAnsi="Cambria Math" w:cs="Cambria Math"/>
        </w:rPr>
        <w:t>‐</w:t>
      </w:r>
      <w:r>
        <w:rPr>
          <w:rFonts w:ascii="Arial" w:hAnsi="Arial" w:cs="Arial"/>
        </w:rPr>
        <w:t xml:space="preserve">waste processors and recyclers will be required to provide evidence of cyber liability. Limits of liability to </w:t>
      </w:r>
      <w:r>
        <w:rPr>
          <w:rFonts w:ascii="Arial" w:hAnsi="Arial" w:cs="Arial"/>
        </w:rPr>
        <w: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r>
        <w:rPr>
          <w:rFonts w:ascii="Arial" w:hAnsi="Arial" w:cs="Arial"/>
        </w:rPr>
        <w:t>.</w:t>
      </w:r>
    </w:p>
    <w:p w14:paraId="77B36B2F" w14:textId="77777777">
      <w:pPr>
        <w:jc w:val="both"/>
        <w:rPr>
          <w:rFonts w:ascii="Arial" w:hAnsi="Arial" w:cs="Arial"/>
        </w:rPr>
      </w:pPr>
    </w:p>
    <w:p w14:paraId="3923F212" w14:textId="2E47172F">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$5,000,000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16" w:name="_Hlk42773907"/>
      <w:r>
        <w:rPr>
          <w:rFonts w:ascii="Arial" w:hAnsi="Arial" w:cs="Arial"/>
        </w:rPr>
        <w:t>C</w:t>
      </w:r>
      <w:r>
        <w:rPr>
          <w:rFonts w:ascii="Arial" w:hAnsi="Arial" w:cs="Arial"/>
        </w:rPr>
        <w:t xml:space="preserve">ontain an endorsement (blanket acceptable) including </w:t>
      </w:r>
      <w:bookmarkEnd w:id="16"/>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17" w:name="_Hlk42773940"/>
      <w:r>
        <w:rPr>
          <w:rFonts w:ascii="Arial" w:hAnsi="Arial" w:cs="Arial"/>
        </w:rPr>
        <w:t>C</w:t>
      </w:r>
      <w:r>
        <w:rPr>
          <w:rFonts w:ascii="Arial" w:hAnsi="Arial" w:cs="Arial"/>
        </w:rPr>
        <w:t xml:space="preserve">ontain an endorsement (blanket acceptable) stating coverage </w:t>
      </w:r>
      <w:bookmarkEnd w:id="17"/>
      <w:r>
        <w:rPr>
          <w:rFonts w:ascii="Arial" w:hAnsi="Arial" w:cs="Arial"/>
        </w:rPr>
        <w:t xml:space="preserve">is primary, not contributory, and not </w:t>
      </w:r>
      <w:r>
        <w:rPr>
          <w:rFonts w:ascii="Arial" w:hAnsi="Arial" w:cs="Arial"/>
        </w:rPr>
        <w:t>in excess of</w:t>
      </w:r>
      <w:r>
        <w:rPr>
          <w:rFonts w:ascii="Arial" w:hAnsi="Arial" w:cs="Arial"/>
        </w:rPr>
        <w:t xml:space="preserve">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bookmarkEnd w:id="3"/>
    </w:p>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7D94E92F">
      <w:pPr>
        <w:spacing w:after="200" w:line="276" w:lineRule="auto"/>
        <w:jc w:val="both"/>
        <w:rPr>
          <w:rFonts w:ascii="Arial" w:hAnsi="Arial" w:cs="Arial"/>
          <w:sz w:val="21"/>
          <w:szCs w:val="21"/>
        </w:rPr>
      </w:pPr>
      <w:r>
        <w:rPr>
          <w:rFonts w:ascii="Arial" w:hAnsi="Arial" w:cs="Arial"/>
          <w:sz w:val="21"/>
          <w:szCs w:val="21"/>
        </w:rPr>
        <w:t>“</w:t>
      </w:r>
      <w:r>
        <w:rPr>
          <w:rFonts w:ascii="Arial" w:hAnsi="Arial" w:cs="Arial"/>
          <w:b/>
          <w:sz w:val="21"/>
          <w:szCs w:val="21"/>
        </w:rPr>
        <w:t>Personal Financial Information</w:t>
      </w:r>
      <w:r>
        <w:rPr>
          <w:rFonts w:ascii="Arial" w:hAnsi="Arial" w:cs="Arial"/>
          <w:sz w:val="21"/>
          <w:szCs w:val="21"/>
        </w:rPr>
        <w:t xml:space="preserve">” shall mean </w:t>
      </w:r>
      <w:r>
        <w:rPr>
          <w:rFonts w:ascii="Arial" w:hAnsi="Arial" w:cs="Arial"/>
          <w:sz w:val="21"/>
          <w:szCs w:val="21"/>
        </w:rPr>
        <w:t>any and all</w:t>
      </w:r>
      <w:r>
        <w:rPr>
          <w:rFonts w:ascii="Arial" w:hAnsi="Arial" w:cs="Arial"/>
          <w:sz w:val="21"/>
          <w:szCs w:val="21"/>
        </w:rPr>
        <w:t xml:space="preserve"> financial account information, payment information or any other </w:t>
      </w:r>
      <w:r>
        <w:rPr>
          <w:rFonts w:ascii="Arial" w:hAnsi="Arial" w:cs="Arial"/>
          <w:sz w:val="21"/>
          <w:szCs w:val="21"/>
        </w:rPr>
        <w:t>LargeCo</w:t>
      </w:r>
      <w:r>
        <w:rPr>
          <w:rFonts w:ascii="Arial" w:hAnsi="Arial" w:cs="Arial"/>
          <w:sz w:val="21"/>
          <w:szCs w:val="21"/>
        </w:rPr>
        <w: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t>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68627BF2">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w:t>
      </w:r>
      <w:r>
        <w:rPr>
          <w:rFonts w:ascii="Arial" w:hAnsi="Arial" w:cs="Arial"/>
          <w:sz w:val="21"/>
          <w:szCs w:val="21"/>
        </w:rPr>
        <w:t>i</w:t>
      </w:r>
      <w:r>
        <w:rPr>
          <w:rFonts w:ascii="Arial" w:hAnsi="Arial" w:cs="Arial"/>
          <w:sz w:val="21"/>
          <w:szCs w:val="21"/>
        </w:rPr>
        <w:t xml:space="preserve">)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Pr>
          <w:rFonts w:ascii="Arial" w:hAnsi="Arial" w:cs="Arial"/>
          <w:sz w:val="21"/>
          <w:szCs w:val="21"/>
        </w:rPr>
        <w:t xml:space="preserve"> shall not, and shall not permit or enable any third party, including, without limitation, through any element of the Services, to collect or otherwise access any Personal Financial Information or Personal Information.  In addition, </w:t>
      </w:r>
      <w:r>
        <w:rPr>
          <w:rFonts w:ascii="Arial" w:hAnsi="Arial" w:cs="Arial"/>
          <w:sz w:val="21"/>
          <w:szCs w:val="21"/>
        </w:rPr>
        <w:t>Provider</w:t>
      </w:r>
      <w:r>
        <w:rPr>
          <w:rFonts w:ascii="Arial" w:hAnsi="Arial" w:cs="Arial"/>
          <w:sz w:val="21"/>
          <w:szCs w:val="21"/>
        </w:rPr>
        <w:t xml:space="preserve"> shall not,</w:t>
      </w:r>
      <w:r>
        <w:rPr>
          <w:rFonts w:ascii="Arial" w:hAnsi="Arial" w:cs="Arial"/>
          <w:sz w:val="21"/>
          <w:szCs w:val="21"/>
        </w:rPr>
        <w:t xml:space="preserve"> and shall not permit or enable any third party, including, without limitation, through any element of the Services, to collect or otherwise access any </w:t>
      </w:r>
      <w:r>
        <w:rPr>
          <w:rFonts w:ascii="Arial" w:hAnsi="Arial" w:cs="Arial"/>
          <w:sz w:val="21"/>
          <w:szCs w:val="21"/>
        </w:rPr>
        <w:t>userIDs</w:t>
      </w:r>
      <w:r>
        <w:rPr>
          <w:rFonts w:ascii="Arial" w:hAnsi="Arial" w:cs="Arial"/>
          <w:sz w:val="21"/>
          <w:szCs w:val="21"/>
        </w:rPr>
        <w:t xml:space="preserve">, </w:t>
      </w:r>
      <w:r>
        <w:rPr>
          <w:rFonts w:ascii="Arial" w:hAnsi="Arial" w:cs="Arial"/>
          <w:sz w:val="21"/>
          <w:szCs w:val="21"/>
        </w:rPr>
        <w:t>user names</w:t>
      </w:r>
      <w:r>
        <w:rPr>
          <w:rFonts w:ascii="Arial" w:hAnsi="Arial" w:cs="Arial"/>
          <w:sz w:val="21"/>
          <w:szCs w:val="21"/>
        </w:rPr>
        <w:t xml:space="preserve">, user passwords, or users’ unique device identifiers.  To the extent </w:t>
      </w:r>
      <w:r>
        <w:rPr>
          <w:rFonts w:ascii="Arial" w:hAnsi="Arial" w:cs="Arial"/>
          <w:sz w:val="21"/>
          <w:szCs w:val="21"/>
        </w:rPr>
        <w:t>Provider</w:t>
      </w:r>
      <w:r>
        <w:rPr>
          <w:rFonts w:ascii="Arial" w:hAnsi="Arial" w:cs="Arial"/>
          <w:sz w:val="21"/>
          <w:szCs w:val="21"/>
        </w:rPr>
        <w:t xml:space="preserve"> collects any User Information on </w:t>
      </w:r>
      <w:r>
        <w:rPr>
          <w:rFonts w:ascii="Arial" w:hAnsi="Arial" w:cs="Arial"/>
          <w:sz w:val="21"/>
          <w:szCs w:val="21"/>
        </w:rPr>
        <w:t xml:space="preserve">or through any </w:t>
      </w:r>
      <w:r>
        <w:rPr>
          <w:rFonts w:ascii="Arial" w:hAnsi="Arial" w:cs="Arial"/>
          <w:sz w:val="21"/>
          <w:szCs w:val="21"/>
        </w:rPr>
        <w:t>third party</w:t>
      </w:r>
      <w:r>
        <w:rPr>
          <w:rFonts w:ascii="Arial" w:hAnsi="Arial" w:cs="Arial"/>
          <w:sz w:val="21"/>
          <w:szCs w:val="21"/>
        </w:rPr>
        <w:t xml:space="preserve">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63D1619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Pr>
          <w:rFonts w:ascii="Arial" w:hAnsi="Arial" w:cs="Arial"/>
          <w:sz w:val="21"/>
          <w:szCs w:val="21"/>
        </w:rPr>
        <w:t xml:space="preserve"> agrees that it shall act solely as a “Service Provider” under the CPRA with respect to any Personal Information in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Provider</w:t>
      </w:r>
      <w:r>
        <w:rPr>
          <w:rFonts w:ascii="Arial" w:hAnsi="Arial" w:cs="Arial"/>
          <w:sz w:val="21"/>
          <w:szCs w:val="21"/>
        </w:rPr>
        <w:t xml:space="preserve"> shall not take any action that would result in </w:t>
      </w:r>
      <w:r>
        <w:rPr>
          <w:rFonts w:ascii="Arial" w:hAnsi="Arial" w:cs="Arial"/>
          <w:sz w:val="21"/>
          <w:szCs w:val="21"/>
        </w:rPr>
        <w:t>Provider</w:t>
      </w:r>
      <w:r>
        <w:rPr>
          <w:rFonts w:ascii="Arial" w:hAnsi="Arial" w:cs="Arial"/>
          <w:sz w:val="21"/>
          <w:szCs w:val="21"/>
        </w:rPr>
        <w:t xml:space="preserve"> not acting as a Service Provider under the CPRA with respect to that Personal Information.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w:t>
      </w:r>
      <w:r>
        <w:rPr>
          <w:rFonts w:ascii="Arial" w:hAnsi="Arial" w:cs="Arial"/>
          <w:sz w:val="21"/>
          <w:szCs w:val="21"/>
        </w:rPr>
        <w:t xml:space="preserve">.  </w:t>
      </w:r>
    </w:p>
    <w:p w14:paraId="5DB90745" w14:textId="4D017EB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shall </w:t>
      </w:r>
      <w:r>
        <w:rPr>
          <w:rFonts w:ascii="Arial" w:hAnsi="Arial" w:cs="Arial"/>
          <w:sz w:val="21"/>
          <w:szCs w:val="21"/>
        </w:rPr>
        <w:t>at all times</w:t>
      </w:r>
      <w:r>
        <w:rPr>
          <w:rFonts w:ascii="Arial" w:hAnsi="Arial" w:cs="Arial"/>
          <w:sz w:val="21"/>
          <w:szCs w:val="21"/>
        </w:rPr>
        <w:t xml:space="preserve"> comply with (</w:t>
      </w:r>
      <w:r>
        <w:rPr>
          <w:rFonts w:ascii="Arial" w:hAnsi="Arial" w:cs="Arial"/>
          <w:sz w:val="21"/>
          <w:szCs w:val="21"/>
        </w:rPr>
        <w:t>i</w:t>
      </w:r>
      <w:r>
        <w:rPr>
          <w:rFonts w:ascii="Arial" w:hAnsi="Arial" w:cs="Arial"/>
          <w:sz w:val="21"/>
          <w:szCs w:val="21"/>
        </w:rPr>
        <w:t xml:space="preserve">) Applicable Law and (ii) any representations made by </w:t>
      </w:r>
      <w:r>
        <w:rPr>
          <w:rFonts w:ascii="Arial" w:hAnsi="Arial" w:cs="Arial"/>
          <w:sz w:val="21"/>
          <w:szCs w:val="21"/>
        </w:rPr>
        <w:t>Provider</w:t>
      </w:r>
      <w:r>
        <w:rPr>
          <w:rFonts w:ascii="Arial" w:hAnsi="Arial" w:cs="Arial"/>
          <w:sz w:val="21"/>
          <w:szCs w:val="21"/>
        </w:rPr>
        <w:t xml:space="preserve"> to any person from whom such Confidential Information was collected.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high 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from all other </w:t>
      </w:r>
      <w:r>
        <w:rPr>
          <w:rFonts w:ascii="Arial" w:hAnsi="Arial" w:cs="Arial"/>
          <w:sz w:val="21"/>
          <w:szCs w:val="21"/>
        </w:rPr>
        <w:t>Provider</w:t>
      </w:r>
      <w:r>
        <w:rPr>
          <w:rFonts w:ascii="Arial" w:hAnsi="Arial" w:cs="Arial"/>
          <w:sz w:val="21"/>
          <w:szCs w:val="21"/>
        </w:rPr>
        <w:t xml:space="preserve"> and </w:t>
      </w:r>
      <w:r>
        <w:rPr>
          <w:rFonts w:ascii="Arial" w:hAnsi="Arial" w:cs="Arial"/>
          <w:sz w:val="21"/>
          <w:szCs w:val="21"/>
        </w:rPr>
        <w:t>third party</w:t>
      </w:r>
      <w:r>
        <w:rPr>
          <w:rFonts w:ascii="Arial" w:hAnsi="Arial" w:cs="Arial"/>
          <w:sz w:val="21"/>
          <w:szCs w:val="21"/>
        </w:rPr>
        <w:t xml:space="preserve">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w:t>
      </w:r>
      <w:r>
        <w:rPr>
          <w:rFonts w:ascii="Arial" w:hAnsi="Arial" w:cs="Arial"/>
          <w:sz w:val="21"/>
          <w:szCs w:val="21"/>
        </w:rPr>
        <w:t>all of</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shall encrypt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while at rest or in motion, </w:t>
      </w:r>
      <w:r>
        <w:rPr>
          <w:rFonts w:ascii="Arial" w:hAnsi="Arial" w:cs="Arial"/>
          <w:sz w:val="21"/>
          <w:szCs w:val="21"/>
        </w:rPr>
        <w:t xml:space="preserve">including on portable devices or on portable </w:t>
      </w:r>
      <w:r>
        <w:rPr>
          <w:rFonts w:ascii="Arial" w:hAnsi="Arial" w:cs="Arial"/>
          <w:sz w:val="21"/>
          <w:szCs w:val="21"/>
        </w:rPr>
        <w:t>media,  consistent</w:t>
      </w:r>
      <w:r>
        <w:rPr>
          <w:rFonts w:ascii="Arial" w:hAnsi="Arial" w:cs="Arial"/>
          <w:sz w:val="21"/>
          <w:szCs w:val="21"/>
        </w:rPr>
        <w:t xml:space="preserve">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w:t>
      </w:r>
      <w:r>
        <w:rPr>
          <w:rFonts w:ascii="Arial" w:hAnsi="Arial" w:cs="Arial"/>
          <w:sz w:val="21"/>
          <w:szCs w:val="21"/>
        </w:rPr>
        <w:t xml:space="preserve">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w:t>
      </w:r>
      <w:r>
        <w:rPr>
          <w:rFonts w:ascii="Arial" w:hAnsi="Arial" w:cs="Arial"/>
          <w:sz w:val="21"/>
          <w:szCs w:val="21"/>
        </w:rPr>
        <w:t>i</w:t>
      </w:r>
      <w:r>
        <w:rPr>
          <w:rFonts w:ascii="Arial" w:hAnsi="Arial" w:cs="Arial"/>
          <w:sz w:val="21"/>
          <w:szCs w:val="21"/>
        </w:rPr>
        <w:t xml:space="preserve">) an organizational structure and appropriate security controls to identify and protect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w:t>
      </w:r>
      <w:r>
        <w:rPr>
          <w:rFonts w:ascii="Arial" w:hAnsi="Arial" w:cs="Arial"/>
          <w:sz w:val="21"/>
          <w:szCs w:val="21"/>
        </w:rPr>
        <w:t>In the event that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w:t>
      </w:r>
      <w:r>
        <w:rPr>
          <w:rFonts w:ascii="Arial" w:hAnsi="Arial" w:cs="Arial"/>
          <w:sz w:val="21"/>
          <w:szCs w:val="21"/>
        </w:rPr>
        <w:t>seven day</w:t>
      </w:r>
      <w:r>
        <w:rPr>
          <w:rFonts w:ascii="Arial" w:hAnsi="Arial" w:cs="Arial"/>
          <w:sz w:val="21"/>
          <w:szCs w:val="21"/>
        </w:rPr>
        <w:t xml:space="preserve">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w:t>
      </w:r>
      <w:r>
        <w:rPr>
          <w:rFonts w:ascii="Arial" w:hAnsi="Arial" w:cs="Arial"/>
          <w:sz w:val="21"/>
          <w:szCs w:val="21"/>
        </w:rPr>
        <w:t xml:space="preserve">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for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as minimally necessary to provide the Services. </w:t>
      </w:r>
      <w:r>
        <w:rPr>
          <w:rFonts w:ascii="Arial" w:hAnsi="Arial" w:cs="Arial"/>
          <w:sz w:val="21"/>
          <w:szCs w:val="21"/>
        </w:rPr>
        <w:t>Provider</w:t>
      </w:r>
      <w:r>
        <w:rPr>
          <w:rFonts w:ascii="Arial" w:hAnsi="Arial" w:cs="Arial"/>
          <w:sz w:val="21"/>
          <w:szCs w:val="21"/>
        </w:rPr>
        <w:t xml:space="preserve"> shall </w:t>
      </w:r>
      <w:r>
        <w:rPr>
          <w:rFonts w:ascii="Arial" w:hAnsi="Arial" w:cs="Arial"/>
          <w:sz w:val="21"/>
          <w:szCs w:val="21"/>
        </w:rPr>
        <w:t>not, and</w:t>
      </w:r>
      <w:r>
        <w:rPr>
          <w:rFonts w:ascii="Arial" w:hAnsi="Arial" w:cs="Arial"/>
          <w:sz w:val="21"/>
          <w:szCs w:val="21"/>
        </w:rPr>
        <w:t xml:space="preserve">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7EDA281B">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 xml:space="preserve">, access to, and the right to conduct a security audit of, all records, security policies and procedures, and other practices relating to the use, processing, storage and disclosure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The audit results and </w:t>
      </w:r>
      <w:r>
        <w:rPr>
          <w:rFonts w:ascii="Arial" w:hAnsi="Arial" w:cs="Arial"/>
          <w:sz w:val="21"/>
          <w:szCs w:val="21"/>
        </w:rPr>
        <w:t>Provider</w:t>
      </w:r>
      <w:r>
        <w:rPr>
          <w:rFonts w:ascii="Arial" w:hAnsi="Arial" w:cs="Arial"/>
          <w:sz w:val="21"/>
          <w:szCs w:val="21"/>
        </w:rPr>
        <w:t xml:space="preserve">’s plan for addressing or resolving issues identified by the audit shall be shared with </w:t>
      </w:r>
      <w:r>
        <w:rPr>
          <w:rFonts w:ascii="Arial" w:hAnsi="Arial" w:cs="Arial"/>
          <w:sz w:val="21"/>
          <w:szCs w:val="21"/>
        </w:rPr>
        <w:t>LargeCo</w:t>
      </w:r>
      <w:r>
        <w:rPr>
          <w:rFonts w:ascii="Arial" w:hAnsi="Arial" w:cs="Arial"/>
          <w:sz w:val="21"/>
          <w:szCs w:val="21"/>
        </w:rPr>
        <w:t xml:space="preserve"> within ten (10) days of </w:t>
      </w:r>
      <w:r>
        <w:rPr>
          <w:rFonts w:ascii="Arial" w:hAnsi="Arial" w:cs="Arial"/>
          <w:sz w:val="21"/>
          <w:szCs w:val="21"/>
        </w:rPr>
        <w:t>Provider</w:t>
      </w:r>
      <w:r>
        <w:rPr>
          <w:rFonts w:ascii="Arial" w:hAnsi="Arial" w:cs="Arial"/>
          <w:sz w:val="21"/>
          <w:szCs w:val="21"/>
        </w:rPr>
        <w:t xml:space="preserve">’s receipt of the audit results.  In addition, subject to </w:t>
      </w:r>
      <w:r>
        <w:rPr>
          <w:rFonts w:ascii="Arial" w:hAnsi="Arial" w:cs="Arial"/>
          <w:sz w:val="21"/>
          <w:szCs w:val="21"/>
        </w:rPr>
        <w:t>Provider</w:t>
      </w:r>
      <w:r>
        <w:rPr>
          <w:rFonts w:ascii="Arial" w:hAnsi="Arial" w:cs="Arial"/>
          <w:sz w:val="21"/>
          <w:szCs w:val="21"/>
        </w:rPr>
        <w:t xml:space="preserve">’s advance approval as to scope and timing, </w:t>
      </w:r>
      <w:r>
        <w:rPr>
          <w:rFonts w:ascii="Arial" w:hAnsi="Arial" w:cs="Arial"/>
          <w:sz w:val="21"/>
          <w:szCs w:val="21"/>
        </w:rPr>
        <w:t>LargeCo</w:t>
      </w:r>
      <w:r>
        <w:rPr>
          <w:rFonts w:ascii="Arial" w:hAnsi="Arial" w:cs="Arial"/>
          <w:sz w:val="21"/>
          <w:szCs w:val="21"/>
        </w:rPr>
        <w:t xml:space="preserve"> also reserves the right to conduct, at its own cost, not more than twice per calendar year, technical security integrity reviews, and penetration tests and monthly Internet security scans to ensure </w:t>
      </w:r>
      <w:r>
        <w:rPr>
          <w:rFonts w:ascii="Arial" w:hAnsi="Arial" w:cs="Arial"/>
          <w:sz w:val="21"/>
          <w:szCs w:val="21"/>
        </w:rPr>
        <w:t>Provider</w:t>
      </w:r>
      <w:r>
        <w:rPr>
          <w:rFonts w:ascii="Arial" w:hAnsi="Arial" w:cs="Arial"/>
          <w:sz w:val="21"/>
          <w:szCs w:val="21"/>
        </w:rPr>
        <w:t xml:space="preserve"> remains compliant with this Agreement and Applicable Laws (collectively, “</w:t>
      </w:r>
      <w:r>
        <w:rPr>
          <w:rFonts w:ascii="Arial" w:hAnsi="Arial" w:cs="Arial"/>
          <w:b/>
          <w:sz w:val="21"/>
          <w:szCs w:val="21"/>
        </w:rPr>
        <w:t>Application Security Assessments</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will provide seven days’ notice prior to penetration testing or the commencement of monthly scanning activities.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 xml:space="preserve">shall correct any Security Flaw discovered by </w:t>
      </w:r>
      <w:r>
        <w:rPr>
          <w:rFonts w:ascii="Arial" w:hAnsi="Arial" w:cs="Arial"/>
          <w:sz w:val="21"/>
          <w:szCs w:val="21"/>
        </w:rPr>
        <w:t>LargeCo</w:t>
      </w:r>
      <w:r>
        <w:rPr>
          <w:rFonts w:ascii="Arial" w:hAnsi="Arial" w:cs="Arial"/>
          <w:sz w:val="21"/>
          <w:szCs w:val="21"/>
        </w:rPr>
        <w:t xml:space="preserve"> within eight (8) hours.  Further, </w:t>
      </w:r>
      <w:r>
        <w:rPr>
          <w:rFonts w:ascii="Arial" w:hAnsi="Arial" w:cs="Arial"/>
          <w:sz w:val="21"/>
          <w:szCs w:val="21"/>
        </w:rPr>
        <w:t>Provider</w:t>
      </w:r>
      <w:r>
        <w:rPr>
          <w:rFonts w:ascii="Arial" w:hAnsi="Arial" w:cs="Arial"/>
          <w:sz w:val="21"/>
          <w:szCs w:val="21"/>
        </w:rPr>
        <w:t xml:space="preserve"> and any Agent </w:t>
      </w:r>
      <w:r>
        <w:rPr>
          <w:rFonts w:ascii="Arial" w:hAnsi="Arial" w:cs="Arial"/>
          <w:sz w:val="21"/>
          <w:szCs w:val="21"/>
        </w:rPr>
        <w:t>that accesses</w:t>
      </w:r>
      <w:r>
        <w:rPr>
          <w:rFonts w:ascii="Arial" w:hAnsi="Arial" w:cs="Arial"/>
          <w:sz w:val="21"/>
          <w:szCs w:val="21"/>
        </w:rPr>
        <w:t xml:space="preserve">, stores or collects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shall conduct, at its own cost, an Application Security Assessment annually using an independent third-party tester.  </w:t>
      </w:r>
      <w:r>
        <w:rPr>
          <w:rFonts w:ascii="Arial" w:hAnsi="Arial" w:cs="Arial"/>
          <w:sz w:val="21"/>
          <w:szCs w:val="21"/>
        </w:rPr>
        <w:t>LargeCo</w:t>
      </w:r>
      <w:r>
        <w:rPr>
          <w:rFonts w:ascii="Arial" w:hAnsi="Arial" w:cs="Arial"/>
          <w:sz w:val="21"/>
          <w:szCs w:val="21"/>
        </w:rPr>
        <w:t xml:space="preserve"> acknowledges that all information relating to </w:t>
      </w:r>
      <w:r>
        <w:rPr>
          <w:rFonts w:ascii="Arial" w:hAnsi="Arial" w:cs="Arial"/>
          <w:sz w:val="21"/>
          <w:szCs w:val="21"/>
        </w:rPr>
        <w:t>Provider</w:t>
      </w:r>
      <w:r>
        <w:rPr>
          <w:rFonts w:ascii="Arial" w:hAnsi="Arial" w:cs="Arial"/>
          <w:sz w:val="21"/>
          <w:szCs w:val="21"/>
        </w:rPr>
        <w:t xml:space="preserve">’s records, policies, procedures and systems shall constitute </w:t>
      </w:r>
      <w:r>
        <w:rPr>
          <w:rFonts w:ascii="Arial" w:hAnsi="Arial" w:cs="Arial"/>
          <w:sz w:val="21"/>
          <w:szCs w:val="21"/>
        </w:rPr>
        <w:t>Provider</w:t>
      </w:r>
      <w:r>
        <w:rPr>
          <w:rFonts w:ascii="Arial" w:hAnsi="Arial" w:cs="Arial"/>
          <w:sz w:val="21"/>
          <w:szCs w:val="21"/>
        </w:rPr>
        <w:t xml:space="preserve">’s Confidential Information subject to the Confidentiality provisions of this Agreement.   </w:t>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23A0A61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set forth in Attachment 1 to this Agreement.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18"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19"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19"/>
      <w:r>
        <w:rPr>
          <w:rFonts w:ascii="Arial" w:hAnsi="Arial" w:cs="Arial"/>
          <w:sz w:val="21"/>
          <w:szCs w:val="21"/>
        </w:rPr>
        <w:t>and not Process Personal Information for any other purpose, including for a commercial purpose other than the business purposes set forth in the Agreement and the direct business</w:t>
      </w:r>
      <w:bookmarkEnd w:id="18"/>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20"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20"/>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instructions;</w:t>
      </w:r>
    </w:p>
    <w:p w14:paraId="1521436A" w14:textId="220785E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Pr>
          <w:rFonts w:ascii="Arial" w:hAnsi="Arial" w:cs="Arial"/>
          <w:sz w:val="21"/>
          <w:szCs w:val="21"/>
        </w:rPr>
        <w:t xml:space="preserve"> receives:  (</w:t>
      </w:r>
      <w:r>
        <w:rPr>
          <w:rFonts w:ascii="Arial" w:hAnsi="Arial" w:cs="Arial"/>
          <w:sz w:val="21"/>
          <w:szCs w:val="21"/>
        </w:rPr>
        <w:t>i</w:t>
      </w:r>
      <w:r>
        <w:rPr>
          <w:rFonts w:ascii="Arial" w:hAnsi="Arial" w:cs="Arial"/>
          <w:sz w:val="21"/>
          <w:szCs w:val="21"/>
        </w:rPr>
        <w:t xml:space="preserve">)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21" w:name="_Hlk102139898"/>
      <w:r>
        <w:rPr>
          <w:rFonts w:ascii="Arial" w:hAnsi="Arial" w:cs="Arial"/>
          <w:sz w:val="21"/>
          <w:szCs w:val="21"/>
        </w:rPr>
        <w:t>Take appropriate technical and organizational measures for the fulfillment of data subject requests under Applicable Laws;</w:t>
      </w:r>
      <w:bookmarkEnd w:id="21"/>
    </w:p>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3E808368">
      <w:pPr>
        <w:widowControl/>
        <w:numPr>
          <w:ilvl w:val="1"/>
          <w:numId w:val="18"/>
        </w:numPr>
        <w:spacing w:after="240"/>
        <w:jc w:val="both"/>
        <w:rPr>
          <w:rFonts w:ascii="Arial" w:hAnsi="Arial" w:cs="Arial"/>
          <w:sz w:val="21"/>
          <w:szCs w:val="21"/>
        </w:rPr>
      </w:pPr>
      <w:r>
        <w:rPr>
          <w:rFonts w:ascii="Arial" w:hAnsi="Arial" w:cs="Arial"/>
          <w:sz w:val="21"/>
          <w:szCs w:val="21"/>
        </w:rPr>
        <w:t xml:space="preserve">Provide to </w:t>
      </w:r>
      <w:r>
        <w:rPr>
          <w:rFonts w:ascii="Arial" w:hAnsi="Arial" w:cs="Arial"/>
          <w:sz w:val="21"/>
          <w:szCs w:val="21"/>
        </w:rPr>
        <w:t>LargeCo</w:t>
      </w:r>
      <w:r>
        <w:rPr>
          <w:rFonts w:ascii="Arial" w:hAnsi="Arial" w:cs="Arial"/>
          <w:sz w:val="21"/>
          <w:szCs w:val="21"/>
        </w:rPr>
        <w:t xml:space="preserve">, its authorized representatives, and such independent inspection body as </w:t>
      </w:r>
      <w:r>
        <w:rPr>
          <w:rFonts w:ascii="Arial" w:hAnsi="Arial" w:cs="Arial"/>
          <w:sz w:val="21"/>
          <w:szCs w:val="21"/>
        </w:rPr>
        <w:t>LargeCo</w:t>
      </w:r>
      <w:r>
        <w:rPr>
          <w:rFonts w:ascii="Arial" w:hAnsi="Arial" w:cs="Arial"/>
          <w:sz w:val="21"/>
          <w:szCs w:val="21"/>
        </w:rPr>
        <w:t xml:space="preserve"> may appoint, on reasonable notice: (</w:t>
      </w:r>
      <w:r>
        <w:rPr>
          <w:rFonts w:ascii="Arial" w:hAnsi="Arial" w:cs="Arial"/>
          <w:sz w:val="21"/>
          <w:szCs w:val="21"/>
        </w:rPr>
        <w:t>i</w:t>
      </w:r>
      <w:r>
        <w:rPr>
          <w:rFonts w:ascii="Arial" w:hAnsi="Arial" w:cs="Arial"/>
          <w:sz w:val="21"/>
          <w:szCs w:val="21"/>
        </w:rPr>
        <w:t xml:space="preserve">) access to </w:t>
      </w:r>
      <w:r>
        <w:rPr>
          <w:rFonts w:ascii="Arial" w:hAnsi="Arial" w:cs="Arial"/>
          <w:sz w:val="21"/>
          <w:szCs w:val="21"/>
        </w:rPr>
        <w:t>Provider</w:t>
      </w:r>
      <w:r>
        <w:rPr>
          <w:rFonts w:ascii="Arial" w:hAnsi="Arial" w:cs="Arial"/>
          <w:sz w:val="21"/>
          <w:szCs w:val="21"/>
        </w:rPr>
        <w:t xml:space="preserve">’s information, processing premises, and records; (ii) reasonable assistance and cooperation of </w:t>
      </w:r>
      <w:r>
        <w:rPr>
          <w:rFonts w:ascii="Arial" w:hAnsi="Arial" w:cs="Arial"/>
          <w:sz w:val="21"/>
          <w:szCs w:val="21"/>
        </w:rPr>
        <w:t>Provider</w:t>
      </w:r>
      <w:r>
        <w:rPr>
          <w:rFonts w:ascii="Arial" w:hAnsi="Arial" w:cs="Arial"/>
          <w:sz w:val="21"/>
          <w:szCs w:val="21"/>
        </w:rPr>
        <w:t xml:space="preserve">’s relevant staff; and (iii) reasonable facilities at </w:t>
      </w:r>
      <w:r>
        <w:rPr>
          <w:rFonts w:ascii="Arial" w:hAnsi="Arial" w:cs="Arial"/>
          <w:sz w:val="21"/>
          <w:szCs w:val="21"/>
        </w:rPr>
        <w:t>Provider</w:t>
      </w:r>
      <w:r>
        <w:rPr>
          <w:rFonts w:ascii="Arial" w:hAnsi="Arial" w:cs="Arial"/>
          <w:sz w:val="21"/>
          <w:szCs w:val="21"/>
        </w:rPr>
        <w:t xml:space="preserve">’s premises for the purpose of auditing </w:t>
      </w:r>
      <w:r>
        <w:rPr>
          <w:rFonts w:ascii="Arial" w:hAnsi="Arial" w:cs="Arial"/>
          <w:sz w:val="21"/>
          <w:szCs w:val="21"/>
        </w:rPr>
        <w:t>Provider</w:t>
      </w:r>
      <w:r>
        <w:rPr>
          <w:rFonts w:ascii="Arial" w:hAnsi="Arial" w:cs="Arial"/>
          <w:sz w:val="21"/>
          <w:szCs w:val="21"/>
        </w:rPr>
        <w:t xml:space="preserve">’s compliance with its obligations under this </w:t>
      </w:r>
      <w:r>
        <w:rPr>
          <w:rFonts w:ascii="Arial" w:eastAsia="Calibri" w:hAnsi="Arial" w:cs="Arial"/>
          <w:sz w:val="21"/>
          <w:szCs w:val="21"/>
        </w:rPr>
        <w:t>Agreement and Applicable Laws</w:t>
      </w:r>
      <w:r>
        <w:rPr>
          <w:rFonts w:ascii="Arial" w:hAnsi="Arial" w:cs="Arial"/>
          <w:sz w:val="21"/>
          <w:szCs w:val="21"/>
        </w:rPr>
        <w:t>; and</w:t>
      </w:r>
    </w:p>
    <w:p w14:paraId="242EBBC5" w14:textId="0FCD60E0">
      <w:pPr>
        <w:pStyle w:val="ListParagraph"/>
        <w:widowControl/>
        <w:numPr>
          <w:ilvl w:val="1"/>
          <w:numId w:val="18"/>
        </w:numPr>
        <w:rPr>
          <w:rFonts w:ascii="Arial" w:hAnsi="Arial" w:cs="Arial"/>
          <w:sz w:val="21"/>
          <w:szCs w:val="21"/>
        </w:rPr>
      </w:pPr>
      <w:r>
        <w:rPr>
          <w:rFonts w:ascii="Arial" w:hAnsi="Arial" w:cs="Arial"/>
          <w:sz w:val="21"/>
          <w:szCs w:val="21"/>
        </w:rPr>
        <w:t xml:space="preserve">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behalf.</w:t>
      </w:r>
    </w:p>
    <w:p w14:paraId="2FE63169" w14:textId="77777777">
      <w:pPr>
        <w:pStyle w:val="ListParagraph"/>
        <w:ind w:left="1440"/>
        <w:rPr>
          <w:rFonts w:ascii="Arial" w:hAnsi="Arial" w:cs="Arial"/>
          <w:sz w:val="21"/>
          <w:szCs w:val="21"/>
        </w:rPr>
      </w:pPr>
    </w:p>
    <w:p w14:paraId="2D024F81" w14:textId="46671DD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reasonable requests </w:t>
      </w:r>
      <w:r>
        <w:rPr>
          <w:rFonts w:ascii="Arial" w:hAnsi="Arial" w:cs="Arial"/>
          <w:sz w:val="21"/>
          <w:szCs w:val="21"/>
        </w:rPr>
        <w:t>in order for</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w:t>
      </w:r>
      <w:r>
        <w:rPr>
          <w:rFonts w:ascii="Arial" w:hAnsi="Arial" w:cs="Arial"/>
          <w:sz w:val="21"/>
          <w:szCs w:val="21"/>
        </w:rPr>
        <w:t>Provider</w:t>
      </w:r>
      <w:r>
        <w:rPr>
          <w:rFonts w:ascii="Arial" w:hAnsi="Arial" w:cs="Arial"/>
          <w:sz w:val="21"/>
          <w:szCs w:val="21"/>
        </w:rPr>
        <w:t xml:space="preserve"> and </w:t>
      </w:r>
      <w:r>
        <w:rPr>
          <w:rFonts w:ascii="Arial" w:hAnsi="Arial" w:cs="Arial"/>
          <w:sz w:val="21"/>
          <w:szCs w:val="21"/>
        </w:rPr>
        <w:t xml:space="preserve">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w:t>
      </w:r>
      <w:r>
        <w:rPr>
          <w:rFonts w:ascii="Arial" w:hAnsi="Arial" w:cs="Arial"/>
          <w:sz w:val="21"/>
          <w:szCs w:val="21"/>
        </w:rPr>
        <w:t>In the event that</w:t>
      </w:r>
      <w:r>
        <w:rPr>
          <w:rFonts w:ascii="Arial" w:hAnsi="Arial" w:cs="Arial"/>
          <w:sz w:val="21"/>
          <w:szCs w:val="21"/>
        </w:rPr>
        <w:t xml:space="preserve">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7BF5EE53">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24C465FA">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2BBE25D2">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satisfaction, at </w:t>
      </w:r>
      <w:r>
        <w:rPr>
          <w:rFonts w:ascii="Arial" w:hAnsi="Arial" w:cs="Arial"/>
          <w:sz w:val="21"/>
          <w:szCs w:val="21"/>
        </w:rPr>
        <w:t>Provider</w:t>
      </w:r>
      <w:r>
        <w:rPr>
          <w:rFonts w:ascii="Arial" w:hAnsi="Arial" w:cs="Arial"/>
          <w:sz w:val="21"/>
          <w:szCs w:val="21"/>
        </w:rPr>
        <w:t xml:space="preserve">’s expense, within eight (8) hours of discovery. </w:t>
      </w:r>
    </w:p>
    <w:p w14:paraId="41A69E1E" w14:textId="18A5B17A">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and pursuant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days of the breach detection: (</w:t>
      </w:r>
      <w:r>
        <w:rPr>
          <w:rFonts w:ascii="Arial" w:hAnsi="Arial" w:cs="Arial"/>
          <w:sz w:val="21"/>
          <w:szCs w:val="21"/>
        </w:rPr>
        <w:t>i</w:t>
      </w:r>
      <w:r>
        <w:rPr>
          <w:rFonts w:ascii="Arial" w:hAnsi="Arial" w:cs="Arial"/>
          <w:sz w:val="21"/>
          <w:szCs w:val="21"/>
        </w:rPr>
        <w:t xml:space="preserve">) conducting an investigation of any </w:t>
      </w:r>
      <w:r>
        <w:rPr>
          <w:rFonts w:ascii="Arial" w:hAnsi="Arial" w:cs="Arial"/>
          <w:sz w:val="21"/>
          <w:szCs w:val="21"/>
        </w:rPr>
        <w:t xml:space="preserve">actual or suspected Data Security Breach and (ii) </w:t>
      </w:r>
      <w:r>
        <w:rPr>
          <w:rFonts w:ascii="Arial" w:hAnsi="Arial" w:cs="Arial"/>
          <w:sz w:val="21"/>
          <w:szCs w:val="21"/>
        </w:rPr>
        <w:t xml:space="preserve">providing </w:t>
      </w:r>
      <w:r>
        <w:rPr>
          <w:rFonts w:ascii="Arial" w:hAnsi="Arial" w:cs="Arial"/>
          <w:sz w:val="21"/>
          <w:szCs w:val="21"/>
        </w:rPr>
        <w:t>LargeCo</w:t>
      </w:r>
      <w:r>
        <w:rPr>
          <w:rFonts w:ascii="Arial" w:hAnsi="Arial" w:cs="Arial"/>
          <w:sz w:val="21"/>
          <w:szCs w:val="21"/>
        </w:rPr>
        <w:t xml:space="preserve"> and its agents with administrative access to all affected systems or applications that store, process, transmit or otherwise access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w:t>
      </w:r>
      <w:r>
        <w:rPr>
          <w:rFonts w:ascii="Arial" w:hAnsi="Arial" w:cs="Arial"/>
          <w:sz w:val="21"/>
          <w:szCs w:val="21"/>
        </w:rPr>
        <w:t>LargeCo</w:t>
      </w:r>
      <w:r>
        <w:rPr>
          <w:rFonts w:ascii="Arial" w:hAnsi="Arial" w:cs="Arial"/>
          <w:sz w:val="21"/>
          <w:szCs w:val="21"/>
        </w:rPr>
        <w:t xml:space="preserve"> Systems. In addition, </w:t>
      </w:r>
      <w:r>
        <w:rPr>
          <w:rFonts w:ascii="Arial" w:hAnsi="Arial" w:cs="Arial"/>
          <w:sz w:val="21"/>
          <w:szCs w:val="21"/>
        </w:rPr>
        <w:t>Provider</w:t>
      </w:r>
      <w:r>
        <w:rPr>
          <w:rFonts w:ascii="Arial" w:hAnsi="Arial" w:cs="Arial"/>
          <w:sz w:val="21"/>
          <w:szCs w:val="21"/>
        </w:rPr>
        <w:t xml:space="preserve"> will, upon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and pursuant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instructions, at </w:t>
      </w:r>
      <w:r>
        <w:rPr>
          <w:rFonts w:ascii="Arial" w:hAnsi="Arial" w:cs="Arial"/>
          <w:sz w:val="21"/>
          <w:szCs w:val="21"/>
        </w:rPr>
        <w:t>Provider</w:t>
      </w:r>
      <w:r>
        <w:rPr>
          <w:rFonts w:ascii="Arial" w:hAnsi="Arial" w:cs="Arial"/>
          <w:sz w:val="21"/>
          <w:szCs w:val="21"/>
        </w:rPr>
        <w:t xml:space="preserve">’s cost, notify any affected persons or entities; provided that the method and content of such notice to shall be agreed to in writing by </w:t>
      </w:r>
      <w:r>
        <w:rPr>
          <w:rFonts w:ascii="Arial" w:hAnsi="Arial" w:cs="Arial"/>
          <w:sz w:val="21"/>
          <w:szCs w:val="21"/>
        </w:rPr>
        <w:t>LargeCo</w:t>
      </w:r>
      <w:r>
        <w:rPr>
          <w:rFonts w:ascii="Arial" w:hAnsi="Arial" w:cs="Arial"/>
          <w:sz w:val="21"/>
          <w:szCs w:val="21"/>
        </w:rPr>
        <w:t xml:space="preserve"> prior to sending such notice.  </w:t>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1FDA9A9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Credit Monitoring</w:t>
      </w:r>
      <w:r>
        <w:rPr>
          <w:rFonts w:ascii="Arial" w:hAnsi="Arial" w:cs="Arial"/>
          <w:sz w:val="21"/>
          <w:szCs w:val="21"/>
        </w:rPr>
        <w:t>.  In the event of a Data Security Breach (including, without limitation, by an unau</w:t>
      </w:r>
      <w:r>
        <w:rPr>
          <w:rFonts w:ascii="Arial" w:hAnsi="Arial" w:cs="Arial"/>
          <w:sz w:val="21"/>
          <w:szCs w:val="21"/>
        </w:rPr>
        <w:t xml:space="preserve">thorized employee or Agent of </w:t>
      </w:r>
      <w:r>
        <w:rPr>
          <w:rFonts w:ascii="Arial" w:hAnsi="Arial" w:cs="Arial"/>
          <w:sz w:val="21"/>
          <w:szCs w:val="21"/>
        </w:rPr>
        <w:t>Provider</w:t>
      </w:r>
      <w:r>
        <w:rPr>
          <w:rFonts w:ascii="Arial" w:hAnsi="Arial" w:cs="Arial"/>
          <w:sz w:val="21"/>
          <w:szCs w:val="21"/>
        </w:rPr>
        <w:t xml:space="preserve">), at the sole discretion of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offer Credit Monitoring Services (as defined below) as designated by </w:t>
      </w:r>
      <w:r>
        <w:rPr>
          <w:rFonts w:ascii="Arial" w:hAnsi="Arial" w:cs="Arial"/>
          <w:sz w:val="21"/>
          <w:szCs w:val="21"/>
        </w:rPr>
        <w:t>LargeCo</w:t>
      </w:r>
      <w:r>
        <w:rPr>
          <w:rFonts w:ascii="Arial" w:hAnsi="Arial" w:cs="Arial"/>
          <w:sz w:val="21"/>
          <w:szCs w:val="21"/>
        </w:rPr>
        <w:t xml:space="preserve"> to any affected individual at </w:t>
      </w:r>
      <w:r>
        <w:rPr>
          <w:rFonts w:ascii="Arial" w:hAnsi="Arial" w:cs="Arial"/>
          <w:sz w:val="21"/>
          <w:szCs w:val="21"/>
        </w:rPr>
        <w:t>Provider</w:t>
      </w:r>
      <w:r>
        <w:rPr>
          <w:rFonts w:ascii="Arial" w:hAnsi="Arial" w:cs="Arial"/>
          <w:sz w:val="21"/>
          <w:szCs w:val="21"/>
        </w:rPr>
        <w:t xml:space="preserve">’s cost and expense.  Affected individuals will be notified of the availability of Credit Monitoring Services as directed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Provider</w:t>
      </w:r>
      <w:r>
        <w:rPr>
          <w:rFonts w:ascii="Arial" w:hAnsi="Arial" w:cs="Arial"/>
          <w:sz w:val="21"/>
          <w:szCs w:val="21"/>
        </w:rPr>
        <w:t>’s sole cost.   “</w:t>
      </w:r>
      <w:r>
        <w:rPr>
          <w:rFonts w:ascii="Arial" w:hAnsi="Arial" w:cs="Arial"/>
          <w:b/>
          <w:sz w:val="21"/>
          <w:szCs w:val="21"/>
        </w:rPr>
        <w:t>Credit Monitoring Services</w:t>
      </w:r>
      <w:r>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5B7DBE6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Tracking Technologies; No Respawning</w:t>
      </w:r>
      <w:r>
        <w:rPr>
          <w:rFonts w:ascii="Arial" w:hAnsi="Arial" w:cs="Arial"/>
          <w:sz w:val="21"/>
          <w:szCs w:val="21"/>
        </w:rPr>
        <w:t xml:space="preserve">. Other than as explicitly permitted under this Agreement, </w:t>
      </w:r>
      <w:r>
        <w:rPr>
          <w:rFonts w:ascii="Arial" w:hAnsi="Arial" w:cs="Arial"/>
          <w:sz w:val="21"/>
          <w:szCs w:val="21"/>
        </w:rPr>
        <w:t>Provider</w:t>
      </w:r>
      <w:r>
        <w:rPr>
          <w:rFonts w:ascii="Arial" w:hAnsi="Arial" w:cs="Arial"/>
          <w:sz w:val="21"/>
          <w:szCs w:val="21"/>
        </w:rPr>
        <w:t xml:space="preserve"> agrees that it will not use </w:t>
      </w:r>
      <w:r>
        <w:rPr>
          <w:rFonts w:ascii="Arial" w:hAnsi="Arial" w:cs="Arial"/>
          <w:sz w:val="21"/>
          <w:szCs w:val="21"/>
        </w:rPr>
        <w:t>LargeCo</w:t>
      </w:r>
      <w:r>
        <w:rPr>
          <w:rFonts w:ascii="Arial" w:hAnsi="Arial" w:cs="Arial"/>
          <w:sz w:val="21"/>
          <w:szCs w:val="21"/>
        </w:rPr>
        <w:t xml:space="preserve"> Systems to distribute cookies or other tracking technology, including, without limitation, Flash or </w:t>
      </w:r>
      <w:r>
        <w:rPr>
          <w:rFonts w:ascii="Arial" w:hAnsi="Arial" w:cs="Arial"/>
          <w:sz w:val="21"/>
          <w:szCs w:val="21"/>
        </w:rPr>
        <w:t>browser based</w:t>
      </w:r>
      <w:r>
        <w:rPr>
          <w:rFonts w:ascii="Arial" w:hAnsi="Arial" w:cs="Arial"/>
          <w:sz w:val="21"/>
          <w:szCs w:val="21"/>
        </w:rPr>
        <w:t xml:space="preserve"> cookies</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acknowledges that </w:t>
      </w:r>
      <w:r>
        <w:rPr>
          <w:rFonts w:ascii="Arial" w:hAnsi="Arial" w:cs="Arial"/>
          <w:sz w:val="21"/>
          <w:szCs w:val="21"/>
        </w:rPr>
        <w:t>Provider</w:t>
      </w:r>
      <w:r>
        <w:rPr>
          <w:rFonts w:ascii="Arial" w:hAnsi="Arial" w:cs="Arial"/>
          <w:sz w:val="21"/>
          <w:szCs w:val="21"/>
        </w:rPr>
        <w:t xml:space="preserve"> may distribute browser cookies in connection with the </w:t>
      </w:r>
      <w:r>
        <w:rPr>
          <w:rFonts w:ascii="Arial" w:hAnsi="Arial" w:cs="Arial"/>
          <w:sz w:val="21"/>
          <w:szCs w:val="21"/>
        </w:rPr>
        <w:t>LargeCo</w:t>
      </w:r>
      <w:r>
        <w:rPr>
          <w:rFonts w:ascii="Arial" w:hAnsi="Arial" w:cs="Arial"/>
          <w:sz w:val="21"/>
          <w:szCs w:val="21"/>
        </w:rPr>
        <w:t xml:space="preserve"> Systems for the sole purpose of performing the Services for the benefit of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any information collected from the cookies on the </w:t>
      </w:r>
      <w:r>
        <w:rPr>
          <w:rFonts w:ascii="Arial" w:hAnsi="Arial" w:cs="Arial"/>
          <w:sz w:val="21"/>
          <w:szCs w:val="21"/>
        </w:rPr>
        <w:t>LargeCo</w:t>
      </w:r>
      <w:r>
        <w:rPr>
          <w:rFonts w:ascii="Arial" w:hAnsi="Arial" w:cs="Arial"/>
          <w:sz w:val="21"/>
          <w:szCs w:val="21"/>
        </w:rPr>
        <w:t xml:space="preserve"> Systems shall be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w:t>
      </w:r>
      <w:r>
        <w:rPr>
          <w:rFonts w:ascii="Arial" w:hAnsi="Arial" w:cs="Arial"/>
          <w:sz w:val="21"/>
          <w:szCs w:val="21"/>
        </w:rPr>
        <w:t>LargeCo</w:t>
      </w:r>
      <w:r>
        <w:rPr>
          <w:rFonts w:ascii="Arial" w:hAnsi="Arial" w:cs="Arial"/>
          <w:sz w:val="21"/>
          <w:szCs w:val="21"/>
        </w:rPr>
        <w:t xml:space="preserve"> shall have the right to revoke or limit </w:t>
      </w:r>
      <w:r>
        <w:rPr>
          <w:rFonts w:ascii="Arial" w:hAnsi="Arial" w:cs="Arial"/>
          <w:sz w:val="21"/>
          <w:szCs w:val="21"/>
        </w:rPr>
        <w:t>Provider</w:t>
      </w:r>
      <w:r>
        <w:rPr>
          <w:rFonts w:ascii="Arial" w:hAnsi="Arial" w:cs="Arial"/>
          <w:sz w:val="21"/>
          <w:szCs w:val="21"/>
        </w:rPr>
        <w:t xml:space="preserve">’s right to distribute and/or use such cookies at any time.  </w:t>
      </w:r>
      <w:r>
        <w:rPr>
          <w:rFonts w:ascii="Arial" w:hAnsi="Arial" w:cs="Arial"/>
          <w:sz w:val="21"/>
          <w:szCs w:val="21"/>
        </w:rPr>
        <w:t>Provider</w:t>
      </w:r>
      <w:r>
        <w:rPr>
          <w:rFonts w:ascii="Arial" w:hAnsi="Arial" w:cs="Arial"/>
          <w:sz w:val="21"/>
          <w:szCs w:val="21"/>
        </w:rPr>
        <w:t xml:space="preserve"> will not (</w:t>
      </w:r>
      <w:r>
        <w:rPr>
          <w:rFonts w:ascii="Arial" w:hAnsi="Arial" w:cs="Arial"/>
          <w:sz w:val="21"/>
          <w:szCs w:val="21"/>
        </w:rPr>
        <w:t>i</w:t>
      </w:r>
      <w:r>
        <w:rPr>
          <w:rFonts w:ascii="Arial" w:hAnsi="Arial" w:cs="Arial"/>
          <w:sz w:val="21"/>
          <w:szCs w:val="21"/>
        </w:rPr>
        <w:t xml:space="preserve">) place any cookie that is associated as a </w:t>
      </w:r>
      <w:r>
        <w:rPr>
          <w:rFonts w:ascii="Arial" w:hAnsi="Arial" w:cs="Arial"/>
          <w:sz w:val="21"/>
          <w:szCs w:val="21"/>
        </w:rPr>
        <w:t>LargeCo</w:t>
      </w:r>
      <w:r>
        <w:rPr>
          <w:rFonts w:ascii="Arial" w:hAnsi="Arial" w:cs="Arial"/>
          <w:sz w:val="21"/>
          <w:szCs w:val="21"/>
        </w:rPr>
        <w:t xml:space="preserve"> domain cookie; (ii) place a cookie in connection with the </w:t>
      </w:r>
      <w:r>
        <w:rPr>
          <w:rFonts w:ascii="Arial" w:hAnsi="Arial" w:cs="Arial"/>
          <w:sz w:val="21"/>
          <w:szCs w:val="21"/>
        </w:rPr>
        <w:t>LargeCo</w:t>
      </w:r>
      <w:r>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Pr>
          <w:rFonts w:ascii="Arial" w:hAnsi="Arial" w:cs="Arial"/>
          <w:sz w:val="21"/>
          <w:szCs w:val="21"/>
        </w:rPr>
        <w:t>LargeCo</w:t>
      </w:r>
      <w:r>
        <w:rPr>
          <w:rFonts w:ascii="Arial" w:hAnsi="Arial" w:cs="Arial"/>
          <w:sz w:val="21"/>
          <w:szCs w:val="21"/>
        </w:rPr>
        <w:t xml:space="preserve"> Systems; or (iv) extract any information that could be used to personally identify a user, any </w:t>
      </w:r>
      <w:r>
        <w:rPr>
          <w:rFonts w:ascii="Arial" w:hAnsi="Arial" w:cs="Arial"/>
          <w:sz w:val="21"/>
          <w:szCs w:val="21"/>
        </w:rPr>
        <w:t>userID</w:t>
      </w:r>
      <w:r>
        <w:rPr>
          <w:rFonts w:ascii="Arial" w:hAnsi="Arial" w:cs="Arial"/>
          <w:sz w:val="21"/>
          <w:szCs w:val="21"/>
        </w:rPr>
        <w:t xml:space="preserve">, user names, user passwords, or any unique device identifier from a referrer header.  </w:t>
      </w:r>
      <w:r>
        <w:rPr>
          <w:rFonts w:ascii="Arial" w:hAnsi="Arial" w:cs="Arial"/>
          <w:sz w:val="21"/>
          <w:szCs w:val="21"/>
        </w:rPr>
        <w:t>Provider</w:t>
      </w:r>
      <w:r>
        <w:rPr>
          <w:rFonts w:ascii="Arial" w:hAnsi="Arial" w:cs="Arial"/>
          <w:sz w:val="21"/>
          <w:szCs w:val="21"/>
        </w:rPr>
        <w:t xml:space="preserve"> acknowledges and agrees that </w:t>
      </w:r>
      <w:r>
        <w:rPr>
          <w:rFonts w:ascii="Arial" w:hAnsi="Arial" w:cs="Arial"/>
          <w:sz w:val="21"/>
          <w:szCs w:val="21"/>
        </w:rPr>
        <w:t>LargeCo</w:t>
      </w:r>
      <w:r>
        <w:rPr>
          <w:rFonts w:ascii="Arial" w:hAnsi="Arial" w:cs="Arial"/>
          <w:sz w:val="21"/>
          <w:szCs w:val="21"/>
        </w:rPr>
        <w:t xml:space="preserve"> will not grant </w:t>
      </w:r>
      <w:r>
        <w:rPr>
          <w:rFonts w:ascii="Arial" w:hAnsi="Arial" w:cs="Arial"/>
          <w:sz w:val="21"/>
          <w:szCs w:val="21"/>
        </w:rPr>
        <w:t>javascript</w:t>
      </w:r>
      <w:r>
        <w:rPr>
          <w:rFonts w:ascii="Arial" w:hAnsi="Arial" w:cs="Arial"/>
          <w:sz w:val="21"/>
          <w:szCs w:val="21"/>
        </w:rPr>
        <w:t xml:space="preserve"> access to </w:t>
      </w:r>
      <w:r>
        <w:rPr>
          <w:rFonts w:ascii="Arial" w:hAnsi="Arial" w:cs="Arial"/>
          <w:sz w:val="21"/>
          <w:szCs w:val="21"/>
        </w:rPr>
        <w:t>Provider</w:t>
      </w:r>
      <w:r>
        <w:rPr>
          <w:rFonts w:ascii="Arial" w:hAnsi="Arial" w:cs="Arial"/>
          <w:sz w:val="21"/>
          <w:szCs w:val="21"/>
        </w:rPr>
        <w:t xml:space="preserve"> into the </w:t>
      </w:r>
      <w:r>
        <w:rPr>
          <w:rFonts w:ascii="Arial" w:hAnsi="Arial" w:cs="Arial"/>
          <w:sz w:val="21"/>
          <w:szCs w:val="21"/>
        </w:rPr>
        <w:t>LargeCo</w:t>
      </w:r>
      <w:r>
        <w:rPr>
          <w:rFonts w:ascii="Arial" w:hAnsi="Arial" w:cs="Arial"/>
          <w:sz w:val="21"/>
          <w:szCs w:val="21"/>
        </w:rPr>
        <w:t xml:space="preserve"> domain.   </w:t>
      </w:r>
      <w:r>
        <w:rPr>
          <w:rFonts w:ascii="Arial" w:hAnsi="Arial" w:cs="Arial"/>
          <w:sz w:val="21"/>
          <w:szCs w:val="21"/>
        </w:rPr>
        <w:t>Provider</w:t>
      </w:r>
      <w:r>
        <w:rPr>
          <w:rFonts w:ascii="Arial" w:hAnsi="Arial" w:cs="Arial"/>
          <w:sz w:val="21"/>
          <w:szCs w:val="21"/>
        </w:rPr>
        <w:t xml:space="preserve"> shall comply with its privacy policy (currently available to users at [link to privacy policy]),</w:t>
      </w:r>
      <w:r>
        <w:rPr>
          <w:rFonts w:ascii="Arial" w:hAnsi="Arial" w:cs="Arial"/>
          <w:sz w:val="21"/>
          <w:szCs w:val="21"/>
        </w:rPr>
        <w:t xml:space="preserve"> as may be amended from time to time.  </w:t>
      </w:r>
    </w:p>
    <w:p w14:paraId="050DEED7" w14:textId="2A4EA14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PCI DSS Compliance</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both electronic and physical form, and that it shall undergo independent, third-party quarterly system vulnerability scans.  </w:t>
      </w:r>
      <w:r>
        <w:rPr>
          <w:rFonts w:ascii="Arial" w:hAnsi="Arial" w:cs="Arial"/>
          <w:sz w:val="21"/>
          <w:szCs w:val="21"/>
        </w:rPr>
        <w:t>Provider</w:t>
      </w:r>
      <w:r>
        <w:rPr>
          <w:rFonts w:ascii="Arial" w:hAnsi="Arial" w:cs="Arial"/>
          <w:sz w:val="21"/>
          <w:szCs w:val="21"/>
        </w:rPr>
        <w:t xml:space="preserve"> shall promptly provide, at the request of the </w:t>
      </w:r>
      <w:r>
        <w:rPr>
          <w:rFonts w:ascii="Arial" w:hAnsi="Arial" w:cs="Arial"/>
          <w:sz w:val="21"/>
          <w:szCs w:val="21"/>
        </w:rPr>
        <w:t>LargeCo</w:t>
      </w:r>
      <w:r>
        <w:rPr>
          <w:rFonts w:ascii="Arial" w:hAnsi="Arial" w:cs="Arial"/>
          <w:sz w:val="21"/>
          <w:szCs w:val="21"/>
        </w:rPr>
        <w:t xml:space="preserve">, current certification of compliance with the PCI DSS, by an authority recognized by the payment card industry for that purpose.  </w:t>
      </w:r>
      <w:r>
        <w:rPr>
          <w:rFonts w:ascii="Arial" w:hAnsi="Arial" w:cs="Arial"/>
          <w:sz w:val="21"/>
          <w:szCs w:val="21"/>
        </w:rPr>
        <w:t>Provider</w:t>
      </w:r>
      <w:r>
        <w:rPr>
          <w:rFonts w:ascii="Arial" w:hAnsi="Arial" w:cs="Arial"/>
          <w:sz w:val="21"/>
          <w:szCs w:val="21"/>
        </w:rPr>
        <w:t xml:space="preserve"> acknowledges that Confidential Information disclosed by </w:t>
      </w:r>
      <w:r>
        <w:rPr>
          <w:rFonts w:ascii="Arial" w:hAnsi="Arial" w:cs="Arial"/>
          <w:sz w:val="21"/>
          <w:szCs w:val="21"/>
        </w:rPr>
        <w:t>LargeCo</w:t>
      </w:r>
      <w:r>
        <w:rPr>
          <w:rFonts w:ascii="Arial" w:hAnsi="Arial" w:cs="Arial"/>
          <w:sz w:val="21"/>
          <w:szCs w:val="21"/>
        </w:rPr>
        <w:t xml:space="preserve"> to </w:t>
      </w:r>
      <w:r>
        <w:rPr>
          <w:rFonts w:ascii="Arial" w:hAnsi="Arial" w:cs="Arial"/>
          <w:sz w:val="21"/>
          <w:szCs w:val="21"/>
        </w:rPr>
        <w:t>Provider</w:t>
      </w:r>
      <w:r>
        <w:rPr>
          <w:rFonts w:ascii="Arial" w:hAnsi="Arial" w:cs="Arial"/>
          <w:sz w:val="21"/>
          <w:szCs w:val="21"/>
        </w:rPr>
        <w:t xml:space="preserve"> includes “cardholder data” and “sensitive authentication data” (as each such term is used in the PCI DSS</w:t>
      </w:r>
      <w:r>
        <w:rPr>
          <w:rFonts w:ascii="Arial" w:hAnsi="Arial" w:cs="Arial"/>
          <w:sz w:val="21"/>
          <w:szCs w:val="21"/>
        </w:rPr>
        <w:t>), and</w:t>
      </w:r>
      <w:r>
        <w:rPr>
          <w:rFonts w:ascii="Arial" w:hAnsi="Arial" w:cs="Arial"/>
          <w:sz w:val="21"/>
          <w:szCs w:val="21"/>
        </w:rPr>
        <w:t xml:space="preserve"> further acknowledges that it is responsible for the security of such Confidential Information in its possession or under its control.   If during the term of the Agreement, </w:t>
      </w:r>
      <w:r>
        <w:rPr>
          <w:rFonts w:ascii="Arial" w:hAnsi="Arial" w:cs="Arial"/>
          <w:sz w:val="21"/>
          <w:szCs w:val="21"/>
        </w:rPr>
        <w:t>Provider</w:t>
      </w:r>
      <w:r>
        <w:rPr>
          <w:rFonts w:ascii="Arial" w:hAnsi="Arial" w:cs="Arial"/>
          <w:sz w:val="21"/>
          <w:szCs w:val="21"/>
        </w:rPr>
        <w:t xml:space="preserve"> undergoes, or has reason to believe that it will undergo, an adverse change in its certification or compliance status with the PCI DSS, it will promptly notify </w:t>
      </w:r>
      <w:r>
        <w:rPr>
          <w:rFonts w:ascii="Arial" w:hAnsi="Arial" w:cs="Arial"/>
          <w:sz w:val="21"/>
          <w:szCs w:val="21"/>
        </w:rPr>
        <w:t>LargeCo</w:t>
      </w:r>
      <w:r>
        <w:rPr>
          <w:rFonts w:ascii="Arial" w:hAnsi="Arial" w:cs="Arial"/>
          <w:sz w:val="21"/>
          <w:szCs w:val="21"/>
        </w:rPr>
        <w:t xml:space="preserve"> of such circumstances.  </w:t>
      </w:r>
      <w:r>
        <w:rPr>
          <w:rFonts w:ascii="Arial" w:hAnsi="Arial" w:cs="Arial"/>
          <w:sz w:val="21"/>
          <w:szCs w:val="21"/>
        </w:rPr>
        <w:t>Provider</w:t>
      </w:r>
      <w:r>
        <w:rPr>
          <w:rFonts w:ascii="Arial" w:hAnsi="Arial" w:cs="Arial"/>
          <w:sz w:val="21"/>
          <w:szCs w:val="21"/>
        </w:rPr>
        <w:t xml:space="preserve"> further represents and warrants that it shall not take any actions that will compromise the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ability to comply with the PCI DSS. </w:t>
      </w:r>
      <w:r>
        <w:rPr>
          <w:rFonts w:ascii="Arial" w:hAnsi="Arial" w:cs="Arial"/>
          <w:sz w:val="21"/>
          <w:szCs w:val="21"/>
        </w:rPr>
        <w:t>Provider</w:t>
      </w:r>
      <w:r>
        <w:rPr>
          <w:rFonts w:ascii="Arial" w:hAnsi="Arial" w:cs="Arial"/>
          <w:sz w:val="21"/>
          <w:szCs w:val="21"/>
        </w:rPr>
        <w:t xml:space="preserve"> acknowledges that it shall also be responsible for ensuring any Agents to whom it grants access to cardholder data and sensitive authentication data are fully compliant with the PCI </w:t>
      </w:r>
      <w:r>
        <w:rPr>
          <w:rFonts w:ascii="Arial" w:hAnsi="Arial" w:cs="Arial"/>
          <w:sz w:val="21"/>
          <w:szCs w:val="21"/>
        </w:rPr>
        <w:t>DSS.</w:t>
      </w:r>
    </w:p>
    <w:p w14:paraId="02907032" w14:textId="020406A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Background Checks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conduct or require criminal background checks on any </w:t>
      </w:r>
      <w:r>
        <w:rPr>
          <w:rFonts w:ascii="Arial" w:hAnsi="Arial" w:cs="Arial"/>
          <w:sz w:val="21"/>
          <w:szCs w:val="21"/>
        </w:rPr>
        <w:t>Provider</w:t>
      </w:r>
      <w:r>
        <w:rPr>
          <w:rFonts w:ascii="Arial" w:hAnsi="Arial" w:cs="Arial"/>
          <w:sz w:val="21"/>
          <w:szCs w:val="21"/>
        </w:rPr>
        <w:t xml:space="preserve"> employee or Agent who will be assigned to perform services for </w:t>
      </w:r>
      <w:r>
        <w:rPr>
          <w:rFonts w:ascii="Arial" w:hAnsi="Arial" w:cs="Arial"/>
          <w:sz w:val="21"/>
          <w:szCs w:val="21"/>
        </w:rPr>
        <w:t>LargeCo</w:t>
      </w:r>
      <w:r>
        <w:rPr>
          <w:rFonts w:ascii="Arial" w:hAnsi="Arial" w:cs="Arial"/>
          <w:sz w:val="21"/>
          <w:szCs w:val="21"/>
        </w:rPr>
        <w:t xml:space="preserve">, as permitted by Applicable Law. Additionally,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the following identity evidence: (a) government issued I.D. with liveness; and (b) biographic confirmation. For any </w:t>
      </w:r>
      <w:r>
        <w:rPr>
          <w:rFonts w:ascii="Arial" w:hAnsi="Arial" w:cs="Arial"/>
          <w:sz w:val="21"/>
          <w:szCs w:val="21"/>
        </w:rPr>
        <w:t>Provider</w:t>
      </w:r>
      <w:r>
        <w:rPr>
          <w:rFonts w:ascii="Arial" w:hAnsi="Arial" w:cs="Arial"/>
          <w:sz w:val="21"/>
          <w:szCs w:val="21"/>
        </w:rPr>
        <w:t xml:space="preserve"> employee or Agent who will conduct professional services or integrated services for </w:t>
      </w:r>
      <w:r>
        <w:rPr>
          <w:rFonts w:ascii="Arial" w:hAnsi="Arial" w:cs="Arial"/>
          <w:sz w:val="21"/>
          <w:szCs w:val="21"/>
        </w:rPr>
        <w:t>LargeCo</w:t>
      </w:r>
      <w:r>
        <w:rPr>
          <w:rFonts w:ascii="Arial" w:hAnsi="Arial" w:cs="Arial"/>
          <w:sz w:val="21"/>
          <w:szCs w:val="21"/>
        </w:rPr>
        <w:t xml:space="preserve">, or will have access to </w:t>
      </w:r>
      <w:r>
        <w:rPr>
          <w:rFonts w:ascii="Arial" w:hAnsi="Arial" w:cs="Arial"/>
          <w:sz w:val="21"/>
          <w:szCs w:val="21"/>
        </w:rPr>
        <w:t>LargeCo</w:t>
      </w:r>
      <w:r>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to the extent permitted by Applicable Law, </w:t>
      </w:r>
      <w:r>
        <w:rPr>
          <w:rFonts w:ascii="Arial" w:hAnsi="Arial" w:cs="Arial"/>
          <w:sz w:val="21"/>
          <w:szCs w:val="21"/>
        </w:rPr>
        <w:t>Provider</w:t>
      </w:r>
      <w:r>
        <w:rPr>
          <w:rFonts w:ascii="Arial" w:hAnsi="Arial" w:cs="Arial"/>
          <w:sz w:val="21"/>
          <w:szCs w:val="21"/>
        </w:rPr>
        <w:t xml:space="preserve"> shall not permit any </w:t>
      </w:r>
      <w:r>
        <w:rPr>
          <w:rFonts w:ascii="Arial" w:hAnsi="Arial" w:cs="Arial"/>
          <w:sz w:val="21"/>
          <w:szCs w:val="21"/>
        </w:rPr>
        <w:t>Provider</w:t>
      </w:r>
      <w:r>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Pr>
          <w:rFonts w:ascii="Arial" w:hAnsi="Arial" w:cs="Arial"/>
          <w:sz w:val="21"/>
          <w:szCs w:val="21"/>
        </w:rPr>
        <w:t xml:space="preserve"> employee or Agent who has been convicted of any other type of crime can be permitted to perform services for </w:t>
      </w:r>
      <w:r>
        <w:rPr>
          <w:rFonts w:ascii="Arial" w:hAnsi="Arial" w:cs="Arial"/>
          <w:sz w:val="21"/>
          <w:szCs w:val="21"/>
        </w:rPr>
        <w:t>LargeCo</w:t>
      </w:r>
      <w:r>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Pr>
          <w:rFonts w:ascii="Arial" w:hAnsi="Arial" w:cs="Arial"/>
          <w:sz w:val="21"/>
          <w:szCs w:val="21"/>
        </w:rPr>
        <w:t xml:space="preserve">’s obligations under Applicable Law.  Upon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t>
      </w:r>
      <w:r>
        <w:rPr>
          <w:rFonts w:ascii="Arial" w:hAnsi="Arial" w:cs="Arial"/>
          <w:sz w:val="21"/>
          <w:szCs w:val="21"/>
        </w:rPr>
        <w:t>LargeCo</w:t>
      </w:r>
      <w:r>
        <w:rPr>
          <w:rFonts w:ascii="Arial" w:hAnsi="Arial" w:cs="Arial"/>
          <w:sz w:val="21"/>
          <w:szCs w:val="21"/>
        </w:rPr>
        <w:t xml:space="preserve">, in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sole discretion.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 or Agent, 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w:t>
      </w:r>
      <w:r>
        <w:rPr>
          <w:rFonts w:ascii="Arial" w:hAnsi="Arial" w:cs="Arial"/>
          <w:bCs/>
          <w:sz w:val="21"/>
          <w:szCs w:val="21"/>
        </w:rPr>
        <w:t>i</w:t>
      </w:r>
      <w:r>
        <w:rPr>
          <w:rFonts w:ascii="Arial" w:hAnsi="Arial" w:cs="Arial"/>
          <w:bCs/>
          <w:sz w:val="21"/>
          <w:szCs w:val="21"/>
        </w:rPr>
        <w:t xml:space="preserve">)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w:t>
      </w:r>
      <w:r>
        <w:rPr>
          <w:rFonts w:ascii="Arial" w:hAnsi="Arial" w:cs="Arial"/>
          <w:bCs/>
          <w:sz w:val="21"/>
          <w:szCs w:val="21"/>
        </w:rPr>
        <w:t>In the event that</w:t>
      </w:r>
      <w:r>
        <w:rPr>
          <w:rFonts w:ascii="Arial" w:hAnsi="Arial" w:cs="Arial"/>
          <w:bCs/>
          <w:sz w:val="21"/>
          <w:szCs w:val="21"/>
        </w:rPr>
        <w:t xml:space="preserve"> this Agreement, or any actions to be taken or contemplated to be taken in performance of this Agreement, do not or would not satisfy either </w:t>
      </w:r>
      <w:bookmarkStart w:id="22" w:name="_Hlk102145032"/>
      <w:r>
        <w:rPr>
          <w:rFonts w:ascii="Arial" w:hAnsi="Arial" w:cs="Arial"/>
          <w:bCs/>
          <w:sz w:val="21"/>
          <w:szCs w:val="21"/>
        </w:rPr>
        <w:t xml:space="preserve">party’s obligations under the laws applicable to each party, the parties will negotiate in good faith upon an appropriate amendment to this Agreement.  </w:t>
      </w:r>
      <w:r>
        <w:rPr>
          <w:rFonts w:ascii="Arial" w:hAnsi="Arial" w:cs="Arial"/>
          <w:bCs/>
          <w:sz w:val="21"/>
          <w:szCs w:val="21"/>
        </w:rPr>
        <w:t>In the event that</w:t>
      </w:r>
      <w:r>
        <w:rPr>
          <w:rFonts w:ascii="Arial" w:hAnsi="Arial" w:cs="Arial"/>
          <w:bCs/>
          <w:sz w:val="21"/>
          <w:szCs w:val="21"/>
        </w:rPr>
        <w:t xml:space="preserve">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w:t>
      </w:r>
      <w:r>
        <w:rPr>
          <w:rFonts w:ascii="Arial" w:hAnsi="Arial" w:cs="Arial"/>
          <w:bCs/>
          <w:sz w:val="21"/>
          <w:szCs w:val="21"/>
        </w:rPr>
        <w:t xml:space="preserve">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22"/>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0"/>
      <w:headerReference w:type="default" r:id="rId11"/>
      <w:headerReference w:type="first" r:id="rId14"/>
      <w:footerReference w:type="even" r:id="rId12"/>
      <w:footerReference w:type="default" r:id="rId13"/>
      <w:footerReference w:type="first" r:id="rId15"/>
      <w:pgSz w:w="12240" w:h="15840"/>
      <w:pgMar w:top="1440" w:right="1440" w:bottom="1440" w:left="1440" w:header="720" w:footer="720" w:gutter="0"/>
      <w:pgNumType w:start="1"/>
      <w:cols w:space="720"/>
      <w:docGrid w:linePitch="272"/>
    </w:sectPr>
  </w:body>
</w:document>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endnote w:type="separator" w:id="-1">
    <w:p w14:paraId="2C611F8A" w14:textId="77777777">
      <w:r>
        <w:separator/>
      </w:r>
    </w:p>
  </w:endnote>
  <w:endnote w:type="continuationSeparator" w:id="0">
    <w:p w14:paraId="1A58691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footnote w:type="separator" w:id="-1">
    <w:p w14:paraId="5759D8A2" w14:textId="77777777">
      <w:r>
        <w:separator/>
      </w:r>
    </w:p>
  </w:footnote>
  <w:footnote w:type="continuationSeparator" w:id="0">
    <w:p w14:paraId="0FF8A6DA"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1"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3"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4"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6"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0"/>
  </w:num>
  <w:num w:numId="4" w16cid:durableId="819493758">
    <w:abstractNumId w:val="13"/>
  </w:num>
  <w:num w:numId="5" w16cid:durableId="1805194620">
    <w:abstractNumId w:val="3"/>
  </w:num>
  <w:num w:numId="6" w16cid:durableId="859706957">
    <w:abstractNumId w:val="15"/>
  </w:num>
  <w:num w:numId="7" w16cid:durableId="1038774343">
    <w:abstractNumId w:val="7"/>
  </w:num>
  <w:num w:numId="8" w16cid:durableId="1867599507">
    <w:abstractNumId w:val="17"/>
  </w:num>
  <w:num w:numId="9" w16cid:durableId="1945722242">
    <w:abstractNumId w:val="16"/>
  </w:num>
  <w:num w:numId="10" w16cid:durableId="327363964">
    <w:abstractNumId w:val="14"/>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1"/>
  </w:num>
  <w:num w:numId="17" w16cid:durableId="179437897">
    <w:abstractNumId w:val="9"/>
  </w:num>
  <w:num w:numId="18" w16cid:durableId="503127028">
    <w:abstractNumId w:val="12"/>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61"/>
  <w:proofState w:spelling="clean" w:grammar="clean"/>
  <w:attachedTemplate r:id="rId1"/>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openxmlformats.org/officeDocument/2006/relationships/footer" Target="footer2.xml"/>
  <Relationship Id="rId3" Type="http://schemas.openxmlformats.org/officeDocument/2006/relationships/customXml" Target="../customXml/item3.xml"/>
  <Relationship Id="rId7" Type="http://schemas.openxmlformats.org/officeDocument/2006/relationships/webSettings" Target="webSettings.xml"/>
  <Relationship Id="rId12" Type="http://schemas.openxmlformats.org/officeDocument/2006/relationships/footer" Target="footer1.xml"/>
  <Relationship Id="rId17" Type="http://schemas.openxmlformats.org/officeDocument/2006/relationships/theme" Target="theme/theme1.xml"/>
  <Relationship Id="rId2" Type="http://schemas.openxmlformats.org/officeDocument/2006/relationships/customXml" Target="../customXml/item2.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header" Target="header2.xml"/>
  <Relationship Id="rId5" Type="http://schemas.openxmlformats.org/officeDocument/2006/relationships/styles" Target="styles.xml"/>
  <Relationship Id="rId15" Type="http://schemas.openxmlformats.org/officeDocument/2006/relationships/footer" Target="footer3.xml"/>
  <Relationship Id="rId10" Type="http://schemas.openxmlformats.org/officeDocument/2006/relationships/header" Target="header1.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3.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24</Pages>
  <Words>11895</Words>
  <Characters>77206</Characters>
  <Application>Microsoft Office Word</Application>
  <DocSecurity>0</DocSecurity>
  <Lines>1883</Lines>
  <Paragraphs>1188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