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sidRPr="00836967" w:rsidDel="003257D7">
          <w:rPr>
            <w:rFonts w:ascii="Times New Roman" w:hAnsi="Times New Roman" w:cs="Times New Roman"/>
          </w:rPr>
          <w:delText xml:space="preserve">worldwide, royalty-free, </w:delText>
        </w:r>
      </w:del>
      <w:ins w:id="141" w:author="Trainer 1 - LargeCo" w:date="2026-05-19T17:03:00Z" w16du:dateUtc="2026-05-19T21:03:00Z">
        <w:r w:rsidR="003257D7">
          <w:rPr>
            <w:rFonts w:ascii="Times New Roman" w:hAnsi="Times New Roman" w:cs="Times New Roman"/>
          </w:rPr>
          <w:t xml:space="preserve">limited, </w:t>
        </w:r>
      </w:ins>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del w:id="142" w:author="Trainer 1 - LargeCo" w:date="2026-05-19T17:03:00Z" w16du:dateUtc="2026-05-19T21:03:00Z">
        <w:r w:rsidRPr="00836967" w:rsidDel="00EF7C09">
          <w:rPr>
            <w:rFonts w:ascii="Times New Roman" w:hAnsi="Times New Roman" w:cs="Times New Roman"/>
          </w:rPr>
          <w:delText>or</w:delText>
        </w:r>
      </w:del>
      <w:ins w:id="143"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sidR="00B50F18" w:rsidRPr="00836967" w:rsidDel="00EF7C09">
          <w:rPr>
            <w:rFonts w:ascii="Times New Roman" w:hAnsi="Times New Roman" w:cs="Times New Roman"/>
          </w:rPr>
          <w:delText>o</w:delText>
        </w:r>
      </w:del>
      <w:ins w:id="145"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46" w:author="Trainer 1 - LargeCo" w:date="2026-05-19T17:04:00Z" w16du:dateUtc="2026-05-19T21:04:00Z">
        <w:r w:rsidR="00B50F18" w:rsidRPr="00836967" w:rsidDel="00EF7C09">
          <w:rPr>
            <w:rFonts w:ascii="Times New Roman" w:hAnsi="Times New Roman" w:cs="Times New Roman"/>
          </w:rPr>
          <w:delText>f</w:delText>
        </w:r>
      </w:del>
      <w:ins w:id="147"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8"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9" w:author="Trainer 1 - LargeCo" w:date="2026-05-19T17:11:00Z" w16du:dateUtc="2026-05-19T21:11:00Z">
        <w:r w:rsidR="007C41EA">
          <w:rPr>
            <w:rFonts w:ascii="Times New Roman" w:eastAsia="Arial" w:hAnsi="Times New Roman" w:cs="Times New Roman"/>
            <w:kern w:val="20"/>
          </w:rPr>
          <w:t>Customer</w:t>
        </w:r>
      </w:ins>
      <w:ins w:id="150" w:author="Trainer 1 - LargeCo" w:date="2026-05-19T17:10:00Z" w16du:dateUtc="2026-05-19T21:10:00Z">
        <w:r w:rsidR="007C41EA" w:rsidRPr="003B56ED">
          <w:rPr>
            <w:rFonts w:ascii="Times New Roman" w:eastAsia="Arial" w:hAnsi="Times New Roman" w:cs="Times New Roman"/>
            <w:kern w:val="20"/>
          </w:rPr>
          <w:t>’s receipt of an undisputed invoice</w:t>
        </w:r>
      </w:ins>
      <w:ins w:id="151"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52" w:author="Trainer 1 - LargeCo" w:date="2026-05-19T17:05:00Z" w16du:dateUtc="2026-05-19T21:05:00Z">
        <w:r w:rsidR="00B50F18" w:rsidRPr="00836967" w:rsidDel="00D304BC">
          <w:rPr>
            <w:rFonts w:ascii="Times New Roman" w:hAnsi="Times New Roman" w:cs="Times New Roman"/>
          </w:rPr>
          <w:delText>may</w:delText>
        </w:r>
      </w:del>
      <w:ins w:id="153"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54"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55"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5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57"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8" w:author="Trainer 1 - LargeCo" w:date="2026-05-19T17:06:00Z" w16du:dateUtc="2026-05-19T21:06:00Z">
        <w:r w:rsidR="00D304BC">
          <w:rPr>
            <w:rFonts w:ascii="Times New Roman" w:hAnsi="Times New Roman" w:cs="Times New Roman"/>
          </w:rPr>
          <w:t xml:space="preserve">provides written notice, </w:t>
        </w:r>
      </w:ins>
      <w:ins w:id="159" w:author="Trainer 1 - LargeCo" w:date="2026-05-19T17:05:00Z" w16du:dateUtc="2026-05-19T21:05:00Z">
        <w:r w:rsidR="00F4289B">
          <w:rPr>
            <w:rFonts w:ascii="Times New Roman" w:hAnsi="Times New Roman" w:cs="Times New Roman"/>
          </w:rPr>
          <w:t>disput</w:t>
        </w:r>
      </w:ins>
      <w:ins w:id="160" w:author="Trainer 1 - LargeCo" w:date="2026-05-19T17:06:00Z" w16du:dateUtc="2026-05-19T21:06:00Z">
        <w:r w:rsidR="00D304BC">
          <w:rPr>
            <w:rFonts w:ascii="Times New Roman" w:hAnsi="Times New Roman" w:cs="Times New Roman"/>
          </w:rPr>
          <w:t>ing</w:t>
        </w:r>
      </w:ins>
      <w:ins w:id="161" w:author="Trainer 1 - LargeCo" w:date="2026-05-19T17:05:00Z" w16du:dateUtc="2026-05-19T21:05:00Z">
        <w:r w:rsidR="00F4289B">
          <w:rPr>
            <w:rFonts w:ascii="Times New Roman" w:hAnsi="Times New Roman" w:cs="Times New Roman"/>
          </w:rPr>
          <w:t xml:space="preserve"> any such Fees </w:t>
        </w:r>
      </w:ins>
      <w:ins w:id="162" w:author="Trainer 1 - LargeCo" w:date="2026-05-19T17:06:00Z" w16du:dateUtc="2026-05-19T21:06:00Z">
        <w:r w:rsidR="00773DCC">
          <w:rPr>
            <w:rFonts w:ascii="Times New Roman" w:hAnsi="Times New Roman" w:cs="Times New Roman"/>
          </w:rPr>
          <w:t xml:space="preserve">with respect to </w:t>
        </w:r>
      </w:ins>
      <w:del w:id="163"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64" w:author="Trainer 1 - LargeCo" w:date="2026-05-19T17:07:00Z" w16du:dateUtc="2026-05-19T21:07:00Z">
        <w:r w:rsidR="00B50F18" w:rsidRPr="00836967" w:rsidDel="005D7BC4">
          <w:rPr>
            <w:rFonts w:ascii="Times New Roman" w:hAnsi="Times New Roman" w:cs="Times New Roman"/>
          </w:rPr>
          <w:delText>the</w:delText>
        </w:r>
      </w:del>
      <w:ins w:id="165" w:author="Trainer 1 - LargeCo" w:date="2026-05-19T17:07:00Z" w16du:dateUtc="2026-05-19T21:07:00Z">
        <w:r w:rsidR="005D7BC4">
          <w:rPr>
            <w:rFonts w:ascii="Times New Roman" w:hAnsi="Times New Roman" w:cs="Times New Roman"/>
          </w:rPr>
          <w:t xml:space="preserve"> any </w:t>
        </w:r>
      </w:ins>
      <w:del w:id="166"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67" w:author="Trainer 1 - LargeCo" w:date="2026-05-19T17:08:00Z" w16du:dateUtc="2026-05-19T21:08:00Z">
        <w:r w:rsidR="0090239F">
          <w:rPr>
            <w:rFonts w:ascii="Times New Roman" w:hAnsi="Times New Roman" w:cs="Times New Roman"/>
          </w:rPr>
          <w:t xml:space="preserve"> </w:t>
        </w:r>
      </w:ins>
      <w:del w:id="168"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70" w:author="Trainer 1 - LargeCo" w:date="2026-05-19T17:08:00Z" w16du:dateUtc="2026-05-19T21:08:00Z">
        <w:r w:rsidR="008D2D43">
          <w:rPr>
            <w:rFonts w:ascii="Times New Roman" w:hAnsi="Times New Roman" w:cs="Times New Roman"/>
          </w:rPr>
          <w:t>0</w:t>
        </w:r>
      </w:ins>
      <w:del w:id="171"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026077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7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74"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75" w:author="Trainer 1 - LargeCo" w:date="2026-05-19T17:32:00Z" w16du:dateUtc="2026-05-19T21:32:00Z">
        <w:r w:rsidR="00906239">
          <w:rPr>
            <w:rFonts w:ascii="Times New Roman" w:hAnsi="Times New Roman" w:cs="Times New Roman"/>
          </w:rPr>
          <w:t xml:space="preserve"> Affiliates,</w:t>
        </w:r>
      </w:ins>
      <w:ins w:id="176"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7"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8" w:author="Trainer 1 - LargeCo" w:date="2026-05-19T17:34:00Z" w16du:dateUtc="2026-05-19T21:34:00Z">
        <w:r w:rsidRPr="00836967" w:rsidDel="00DB48E5">
          <w:rPr>
            <w:rFonts w:ascii="Times New Roman" w:hAnsi="Times New Roman" w:cs="Times New Roman"/>
          </w:rPr>
          <w:delText>a</w:delText>
        </w:r>
      </w:del>
      <w:ins w:id="179"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80"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81"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82"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3"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4"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5"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6"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7" w:author="Trainer 1 - LargeCo" w:date="2026-05-19T17:36:00Z" w16du:dateUtc="2026-05-19T21:36:00Z">
        <w:r w:rsidR="00E9035C">
          <w:rPr>
            <w:rFonts w:ascii="Times New Roman" w:hAnsi="Times New Roman" w:cs="Times New Roman"/>
          </w:rPr>
          <w:t>s</w:t>
        </w:r>
      </w:ins>
      <w:ins w:id="188"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89"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90" w:author="Trainer 1 - LargeCo" w:date="2026-05-19T17:38:00Z" w16du:dateUtc="2026-05-19T21:38:00Z">
        <w:r w:rsidR="004931B9">
          <w:rPr>
            <w:rFonts w:ascii="Times New Roman" w:eastAsia="Arial" w:hAnsi="Times New Roman" w:cs="Times New Roman"/>
            <w:kern w:val="20"/>
          </w:rPr>
          <w:t>AgentCo</w:t>
        </w:r>
      </w:ins>
      <w:ins w:id="191"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92" w:author="Trainer 1 - LargeCo" w:date="2026-05-19T17:38:00Z" w16du:dateUtc="2026-05-19T21:38:00Z">
        <w:r w:rsidR="004931B9">
          <w:rPr>
            <w:rFonts w:ascii="Times New Roman" w:eastAsia="Arial" w:hAnsi="Times New Roman" w:cs="Times New Roman"/>
            <w:kern w:val="20"/>
          </w:rPr>
          <w:t>AgentCo</w:t>
        </w:r>
      </w:ins>
      <w:ins w:id="19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94" w:author="Trainer 1 - LargeCo" w:date="2026-05-19T17:38:00Z" w16du:dateUtc="2026-05-19T21:38:00Z">
        <w:r w:rsidR="00CA78E0">
          <w:rPr>
            <w:rFonts w:ascii="Times New Roman" w:eastAsia="Arial" w:hAnsi="Times New Roman" w:cs="Times New Roman"/>
            <w:kern w:val="20"/>
          </w:rPr>
          <w:t>AgentCo</w:t>
        </w:r>
      </w:ins>
      <w:ins w:id="195"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96" w:author="Trainer 1 - LargeCo" w:date="2026-05-19T17:39:00Z" w16du:dateUtc="2026-05-19T21:39:00Z">
        <w:r w:rsidR="00CA78E0">
          <w:rPr>
            <w:rFonts w:ascii="Times New Roman" w:eastAsia="Arial" w:hAnsi="Times New Roman" w:cs="Times New Roman"/>
            <w:kern w:val="20"/>
          </w:rPr>
          <w:t>AgentCo</w:t>
        </w:r>
      </w:ins>
      <w:ins w:id="197"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98" w:author="Trainer 1 - LargeCo" w:date="2026-05-19T17:39:00Z" w16du:dateUtc="2026-05-19T21:39:00Z">
        <w:r w:rsidR="00CA78E0">
          <w:rPr>
            <w:rFonts w:ascii="Times New Roman" w:eastAsia="Arial" w:hAnsi="Times New Roman" w:cs="Times New Roman"/>
            <w:kern w:val="20"/>
          </w:rPr>
          <w:t>AgentCo</w:t>
        </w:r>
      </w:ins>
      <w:del w:id="199"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00" w:author="Trainer 1 - LargeCo" w:date="2026-05-19T17:40:00Z" w16du:dateUtc="2026-05-19T21:40:00Z">
        <w:r w:rsidRPr="00836967" w:rsidDel="00F36340">
          <w:rPr>
            <w:rFonts w:ascii="Times New Roman" w:hAnsi="Times New Roman" w:cs="Times New Roman"/>
          </w:rPr>
          <w:delText xml:space="preserve">of this type </w:delText>
        </w:r>
      </w:del>
      <w:ins w:id="201"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02"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03" w:author="Trainer 1 - LargeCo" w:date="2026-05-19T17:44:00Z" w16du:dateUtc="2026-05-19T21:44:00Z">
        <w:r w:rsidR="00C34C14">
          <w:rPr>
            <w:rFonts w:ascii="Times New Roman" w:hAnsi="Times New Roman" w:cs="Times New Roman"/>
          </w:rPr>
          <w:t xml:space="preserve">, except </w:t>
        </w:r>
      </w:ins>
      <w:ins w:id="204"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E0C4D6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0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06" w:author="Trainer 1 - LargeCo" w:date="2026-05-21T14:09:00Z" w16du:dateUtc="2026-05-21T18:09:00Z">
        <w:r w:rsidR="00FA0594">
          <w:rPr>
            <w:rFonts w:ascii="Times New Roman" w:hAnsi="Times New Roman" w:cs="Times New Roman"/>
          </w:rPr>
          <w:t>; and (iii) it will comply with all applicable laws and re</w:t>
        </w:r>
      </w:ins>
      <w:ins w:id="207" w:author="Trainer 1 - LargeCo" w:date="2026-05-21T14:10:00Z" w16du:dateUtc="2026-05-21T18:10:00Z">
        <w:r w:rsidR="00FA0594">
          <w:rPr>
            <w:rFonts w:ascii="Times New Roman" w:hAnsi="Times New Roman" w:cs="Times New Roman"/>
          </w:rPr>
          <w:t>gualations</w:t>
        </w:r>
      </w:ins>
      <w:r w:rsidRPr="00836967">
        <w:rPr>
          <w:rFonts w:ascii="Times New Roman" w:hAnsi="Times New Roman" w:cs="Times New Roman"/>
        </w:rPr>
        <w:t>.</w:t>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del w:id="20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del w:id="20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1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11"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12" w:author="Trainer 1 - LargeCo" w:date="2026-05-21T14:11:00Z" w16du:dateUtc="2026-05-21T18:11:00Z">
        <w:r w:rsidR="00400E18">
          <w:rPr>
            <w:rFonts w:ascii="Times New Roman" w:hAnsi="Times New Roman" w:cs="Times New Roman"/>
          </w:rPr>
          <w:t xml:space="preserve"> AgentCo’s breac</w:t>
        </w:r>
      </w:ins>
      <w:ins w:id="213"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14"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ins w:id="215" w:author="Trainer 1 - LargeCo" w:date="2026-05-21T14:13:00Z" w16du:dateUtc="2026-05-21T18:13:00Z">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ins>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sidRPr="00836967">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ins w:id="217"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18"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19"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21" w:author="Trainer 1 - LargeCo" w:date="2026-05-21T14:17:00Z" w16du:dateUtc="2026-05-21T18:17:00Z">
        <w:r w:rsidR="00B50F18" w:rsidRPr="00836967" w:rsidDel="000B15A2">
          <w:rPr>
            <w:rFonts w:ascii="Times New Roman" w:hAnsi="Times New Roman" w:cs="Times New Roman"/>
          </w:rPr>
          <w:delText xml:space="preserve"> California</w:delText>
        </w:r>
      </w:del>
      <w:ins w:id="222"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sidRPr="00836967" w:rsidDel="000B15A2">
          <w:rPr>
            <w:rFonts w:ascii="Times New Roman" w:hAnsi="Times New Roman" w:cs="Times New Roman"/>
          </w:rPr>
          <w:delText xml:space="preserve">San Francisco </w:delText>
        </w:r>
      </w:del>
      <w:ins w:id="224"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25"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26"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sidRPr="001820FB">
          <w:rPr>
            <w:rFonts w:ascii="Times New Roman" w:hAnsi="Times New Roman" w:cs="Times New Roman"/>
          </w:rPr>
          <w:lastRenderedPageBreak/>
          <w:t xml:space="preserve">Exhibit B </w:t>
        </w:r>
      </w:ins>
    </w:p>
    <w:p w14:paraId="316ACE44" w14:textId="26D4CF1B" w:rsidR="001820FB" w:rsidRDefault="001820FB" w:rsidP="001820F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sidRPr="001820FB">
          <w:rPr>
            <w:rFonts w:ascii="Times New Roman" w:hAnsi="Times New Roman" w:cs="Times New Roman"/>
          </w:rPr>
          <w:t>INSURANCE REQUIREMENTS</w:t>
        </w:r>
      </w:ins>
    </w:p>
    <w:p w14:paraId="1DBBF616" w14:textId="77777777" w:rsidR="00AC5D9D" w:rsidRDefault="001820FB" w:rsidP="00AC5D9D">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sidRPr="001820FB">
          <w:rPr>
            <w:rFonts w:ascii="Times New Roman" w:hAnsi="Times New Roman" w:cs="Times New Roman"/>
          </w:rPr>
          <w:t>Provider shall maintain or cause to be maintained for the duration of the business relationship and one</w:t>
        </w:r>
      </w:ins>
    </w:p>
    <w:p w14:paraId="5533F90D" w14:textId="77777777" w:rsidR="00AC5D9D" w:rsidRDefault="001820FB" w:rsidP="00AC5D9D">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rsidR="00AC5D9D" w:rsidRDefault="001820FB" w:rsidP="00AC5D9D">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rsidR="00AC5D9D" w:rsidRDefault="001820FB" w:rsidP="00AC5D9D">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rsidR="008E1DE9" w:rsidRDefault="001820FB" w:rsidP="00AC5D9D">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rsidR="00C02D07" w:rsidRDefault="001820FB" w:rsidP="00AC5D9D">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rsidR="00C02D07" w:rsidRDefault="00C02D07" w:rsidP="00AC5D9D">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rsidR="00EC2A45" w:rsidRDefault="001820FB" w:rsidP="00475014">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sidRPr="001820FB">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sidR="00EC2A45">
          <w:rPr>
            <w:rFonts w:ascii="Times New Roman" w:hAnsi="Times New Roman" w:cs="Times New Roman"/>
          </w:rPr>
          <w:t xml:space="preserve">E - </w:t>
        </w:r>
      </w:ins>
      <w:ins w:id="273" w:author="Trainer 1 - LargeCo" w:date="2026-05-21T14:22:00Z">
        <w:r w:rsidRPr="001820FB">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rsidR="00D756AA" w:rsidRDefault="001820FB" w:rsidP="00475014">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rsidR="00D756AA" w:rsidRDefault="001820FB" w:rsidP="00475014">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sidRPr="001820FB">
          <w:rPr>
            <w:rFonts w:ascii="Times New Roman" w:hAnsi="Times New Roman" w:cs="Times New Roman"/>
          </w:rPr>
          <w:t xml:space="preserve">All the above required insurance shall: </w:t>
        </w:r>
      </w:ins>
    </w:p>
    <w:p w14:paraId="62C1C900" w14:textId="77777777" w:rsidR="00B818E5" w:rsidRDefault="001820FB" w:rsidP="00B818E5">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sidRPr="00B818E5">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rsidR="00B818E5" w:rsidRDefault="001820FB" w:rsidP="00B818E5">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sidRPr="00B818E5">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rsidR="00B818E5" w:rsidRDefault="001820FB" w:rsidP="00B818E5">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sidRPr="00B818E5">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rsidR="00B818E5" w:rsidRDefault="001820FB" w:rsidP="00B818E5">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sidRPr="00B818E5">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rsidR="00A86F0E" w:rsidRDefault="001820FB" w:rsidP="00B818E5">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sidRPr="00B818E5">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rsidR="00A86F0E" w:rsidRDefault="001820FB" w:rsidP="00B818E5">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sidRPr="00B818E5">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rsidR="00A86F0E" w:rsidRDefault="001820FB" w:rsidP="00B818E5">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sidRPr="00B818E5">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rsidR="00A86F0E" w:rsidRDefault="001820FB" w:rsidP="00B818E5">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sidRPr="00B818E5">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rsidR="002A6B6C" w:rsidRDefault="001820FB" w:rsidP="00B818E5">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sidRPr="00B818E5">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rsidR="002A6B6C" w:rsidRDefault="001820FB" w:rsidP="00B818E5">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sidRPr="00B818E5">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rsidR="002A6B6C" w:rsidRDefault="001820FB" w:rsidP="002A6B6C">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sidRPr="002A6B6C">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rsidR="00CD74EF" w:rsidRPr="00CD74EF" w:rsidRDefault="001820FB" w:rsidP="00CD74EF">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sidRPr="00CD74EF">
          <w:rPr>
            <w:rFonts w:ascii="Times New Roman" w:hAnsi="Times New Roman" w:cs="Times New Roman"/>
            <w:rPrChange w:id="346"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sidRPr="00CD74EF">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sidRPr="00CD74EF">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rsidR="00D1613D" w:rsidRDefault="001820FB" w:rsidP="00CD74EF">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sidRPr="00CD74EF">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rsidR="00D1613D" w:rsidRPr="00D1613D" w:rsidRDefault="001820FB" w:rsidP="00D1613D">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sidRPr="00D1613D">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sidRPr="00D1613D">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sidR="001820FB" w:rsidRPr="00D1613D">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sidR="001820FB" w:rsidRPr="00D1613D">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sidR="001820FB" w:rsidRPr="00D1613D">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sidR="001820FB" w:rsidRPr="00D1613D">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sidRPr="00D1613D">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sidRPr="00D1613D">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sidR="001820FB" w:rsidRPr="00D1613D">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rsidR="007F257A" w:rsidRDefault="001820FB" w:rsidP="00093F36">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sidRPr="00D1613D">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sidRPr="00D1613D">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sidR="001820FB" w:rsidRPr="00D1613D">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sidRPr="00D1613D">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sidRPr="00D1613D">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sidRPr="00D1613D">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sidRPr="00D1613D">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sidRPr="00D1613D">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sidRPr="00D1613D">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sidRPr="00D1613D">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sidR="001820FB" w:rsidRPr="001919A9">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sidR="001820FB" w:rsidRPr="001919A9">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sidRPr="001919A9">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sidRPr="001919A9">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sidRPr="001919A9">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rsidR="00DE228A" w:rsidRDefault="001820FB" w:rsidP="00DE228A">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sidRPr="001919A9">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70" w:author="Trainer 1 - LargeCo" w:date="2026-05-21T14:22:00Z">
        <w:r w:rsidR="00DE228A" w:rsidRPr="001919A9">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fldChar w:fldCharType="separate"/>
        </w:r>
      </w:ins>
      <w:ins w:id="473" w:author="Trainer 1 - LargeCo" w:date="2026-05-21T14:22:00Z">
        <w:r w:rsidR="00DE228A" w:rsidRPr="00644936">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sidR="00DE228A">
          <w:rPr>
            <w:rFonts w:ascii="Times New Roman" w:hAnsi="Times New Roman" w:cs="Times New Roman"/>
          </w:rPr>
          <w:fldChar w:fldCharType="end"/>
        </w:r>
      </w:ins>
      <w:ins w:id="476" w:author="Trainer 1 - LargeCo" w:date="2026-05-21T14:22:00Z">
        <w:r w:rsidRPr="001919A9">
          <w:rPr>
            <w:rFonts w:ascii="Times New Roman" w:hAnsi="Times New Roman" w:cs="Times New Roman"/>
            <w:rPrChange w:id="477"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sidR="001820FB" w:rsidRPr="001919A9">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sidRPr="001919A9">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sidRPr="001919A9">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sidR="001820FB" w:rsidRPr="001919A9">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rsidR="005E15BF" w:rsidRDefault="005E15BF" w:rsidP="005E15BF">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sidR="001820FB" w:rsidRPr="001919A9">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rsidR="005A6108" w:rsidRDefault="001820FB" w:rsidP="005E15BF">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sidRPr="001919A9">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sidRPr="001919A9">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rsidR="00D1301D" w:rsidRDefault="001820FB" w:rsidP="005E15BF">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sidRPr="001919A9">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rsidR="00D1301D" w:rsidRDefault="001820FB" w:rsidP="005E15BF">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sidRPr="001919A9">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rsidR="00D1301D" w:rsidRDefault="001820FB" w:rsidP="005E15BF">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sidRPr="001919A9">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sidRPr="001919A9">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sidR="001820FB" w:rsidRPr="001919A9">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rsidR="001820FB" w:rsidRPr="001919A9" w:rsidRDefault="00D1301D" w:rsidP="005E15BF">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sidR="001820FB" w:rsidRPr="001919A9">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annotationRef/>
      </w:r>
      <w:r>
        <w:t xml:space="preserve">We will share PHI with AgentCo.</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w16cex:commentExtensible w16cex:durableId="7938A66A" w16cex:dateUtc="2026-05-19T13:52: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9563" w14:textId="77777777" w:rsidR="00CE5C80" w:rsidRDefault="00CE5C80" w:rsidP="00744BFF">
      <w:r>
        <w:separator/>
      </w:r>
    </w:p>
  </w:endnote>
  <w:endnote w:type="continuationSeparator" w:id="0">
    <w:p w14:paraId="7918DD03" w14:textId="77777777" w:rsidR="00CE5C80" w:rsidRDefault="00CE5C8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74E" w14:textId="77777777" w:rsidR="00CE5C80" w:rsidRDefault="00CE5C80" w:rsidP="00744BFF">
      <w:r>
        <w:separator/>
      </w:r>
    </w:p>
  </w:footnote>
  <w:footnote w:type="continuationSeparator" w:id="0">
    <w:p w14:paraId="260E5BFA" w14:textId="77777777" w:rsidR="00CE5C80" w:rsidRDefault="00CE5C80"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