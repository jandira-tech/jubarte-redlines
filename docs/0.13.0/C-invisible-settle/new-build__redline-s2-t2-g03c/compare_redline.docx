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center"/>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05682B1C" w14:textId="77777777">
      <w:pPr>
        <w:spacing w:after="120" w:line="276" w:lineRule="auto"/>
        <w:jc w:val="center"/>
        <w:rPr>
          <w:rFonts w:ascii="Times New Roman" w:hAnsi="Times New Roman" w:cs="Times New Roman"/>
          <w:b/>
          <w:bCs/>
        </w:rPr>
      </w:pPr>
    </w:p>
    <w:p w14:paraId="17509C77" w14:textId="07E81B81">
      <w:pPr>
        <w:spacing w:after="120"/>
        <w:ind w:firstLine="720"/>
        <w:jc w:val="both"/>
        <w:rPr>
          <w:rFonts w:ascii="Times New Roman" w:eastAsia="Arial" w:hAnsi="Times New Roman" w:cs="Times New Roman"/>
          <w:b/>
          <w:kern w:val="20"/>
        </w:rPr>
      </w:pPr>
      <w:r>
        <w:rPr>
          <w:rFonts w:ascii="Times New Roman" w:eastAsia="Arial" w:hAnsi="Times New Roman" w:cs="Times New Roman"/>
          <w:kern w:val="20"/>
        </w:rPr>
        <w:t xml:space="preserve">This </w:t>
      </w:r>
      <w:r>
        <w:rPr>
          <w:rFonts w:ascii="Times New Roman" w:eastAsia="Arial" w:hAnsi="Times New Roman" w:cs="Times New Roman"/>
          <w:kern w:val="20"/>
        </w:rPr>
        <w:t>SERVICES</w:t>
      </w:r>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is effective as of the date of the last signature below (the “</w:t>
      </w:r>
      <w:r>
        <w:rPr>
          <w:rFonts w:ascii="Times New Roman" w:eastAsia="Arial" w:hAnsi="Times New Roman" w:cs="Times New Roman"/>
          <w:b/>
          <w:bCs/>
          <w:kern w:val="20"/>
        </w:rPr>
        <w:t>Effective Date</w:t>
      </w:r>
      <w:r>
        <w:rPr>
          <w:rFonts w:ascii="Times New Roman" w:eastAsia="Arial" w:hAnsi="Times New Roman" w:cs="Times New Roman"/>
          <w:kern w:val="20"/>
        </w:rPr>
        <w:t xml:space="preserve">”), is between AgentCo, Inc., a corporation organized under the laws of the State of </w:t>
      </w:r>
      <w:r>
        <w:rPr>
          <w:rFonts w:ascii="Times New Roman" w:eastAsia="Arial" w:hAnsi="Times New Roman" w:cs="Times New Roman"/>
          <w:kern w:val="20"/>
          <w:highlight w:val="yellow"/>
        </w:rPr>
        <w:t>[</w:t>
      </w:r>
      <w:bookmarkStart w:id="125" w:name="_9kMJI5YVt895679"/>
      <w:r>
        <w:rPr>
          <w:rFonts w:ascii="Times New Roman" w:eastAsia="Arial" w:hAnsi="Times New Roman" w:cs="Times New Roman"/>
          <w:kern w:val="20"/>
          <w:highlight w:val="yellow"/>
        </w:rPr>
        <w:t>●</w:t>
      </w:r>
      <w:bookmarkEnd w:id="125"/>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r>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Pr>
          <w:rFonts w:ascii="Times New Roman" w:eastAsia="Arial" w:hAnsi="Times New Roman" w:cs="Times New Roman"/>
          <w:kern w:val="20"/>
        </w:rPr>
        <w:t>). Provider and LargeCo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p>
    <w:p>
      <w:pPr>
        <w:spacing w:after="120"/>
        <w:jc w:val="both"/>
        <w:rPr>
          <w:rFonts w:ascii="Times New Roman" w:hAnsi="Times New Roman" w:cs="Times New Roman"/>
          <w:b/>
          <w:bCs/>
        </w:rPr>
      </w:pPr>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entered into by AgentCo and Customer, and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15F94D2E">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 xml:space="preserve">Customer's use of the Service constitutes the </w:t>
      </w:r>
      <w:r>
        <w:rPr>
          <w:rFonts w:ascii="Times New Roman" w:hAnsi="Times New Roman" w:cs="Times New Roman"/>
        </w:rPr>
        <w:t>P</w:t>
      </w:r>
      <w:r>
        <w:rPr>
          <w:rFonts w:ascii="Times New Roman" w:hAnsi="Times New Roman" w:cs="Times New Roman"/>
        </w:rPr>
        <w:t xml:space="preserve">arties' acceptance of, and agreement to be bound by, (i) this Agreement and (ii) the Data Processing Addendum (the “DPA”) set forth </w:t>
      </w:r>
      <w:r>
        <w:rPr>
          <w:rFonts w:ascii="Times New Roman" w:hAnsi="Times New Roman" w:cs="Times New Roman"/>
        </w:rPr>
        <w:t>in</w:t>
      </w:r>
      <w:r>
        <w:rPr>
          <w:rFonts w:ascii="Times New Roman" w:hAnsi="Times New Roman" w:cs="Times New Roman"/>
        </w:rPr>
        <w:t xml:space="preserve">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793CB782">
      <w:pPr>
        <w:spacing w:after="120" w:line="276" w:lineRule="auto"/>
        <w:ind w:left="720" w:hanging="540"/>
        <w:jc w:val="both"/>
        <w:rPr>
          <w:rFonts w:ascii="Times New Roman" w:hAnsi="Times New Roman" w:cs="Times New Roman"/>
        </w:rPr>
      </w:pPr>
      <w:r>
        <w:rPr>
          <w:rFonts w:ascii="Times New Roman" w:hAnsi="Times New Roman" w:cs="Times New Roman"/>
        </w:rPr>
        <w:t xml:space="preserve">2.1. “Affiliate” means, with respect to any entity, any other entity that (i) controls, is controlled by, </w:t>
      </w:r>
      <w:r>
        <w:rPr>
          <w:rFonts w:ascii="Times New Roman" w:hAnsi="Times New Roman" w:cs="Times New Roman"/>
        </w:rPr>
        <w:t xml:space="preserve">directly or indirectly, </w:t>
      </w:r>
      <w:r>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pPr>
        <w:spacing w:after="120" w:line="276" w:lineRule="auto"/>
        <w:ind w:left="720" w:hanging="540"/>
        <w:jc w:val="both"/>
        <w:rPr>
          <w:rFonts w:ascii="Times New Roman" w:hAnsi="Times New Roman" w:cs="Times New Roman"/>
        </w:rPr>
      </w:pPr>
      <w:r>
        <w:rPr>
          <w:rFonts w:ascii="Times New Roman" w:hAnsi="Times New Roman" w:cs="Times New Roman"/>
        </w:rPr>
        <w:t>2.2. “AgentCo” means AgentCo AI Corporation, a Delaware corporation, together with its Affiliates.</w:t>
      </w:r>
    </w:p>
    <w:p w14:paraId="5624A8AD" w14:textId="508E1BDF">
      <w:pPr>
        <w:tabs>
          <w:tab w:val="left" w:pos="180"/>
        </w:tabs>
        <w:spacing w:after="120"/>
        <w:ind w:left="720" w:hanging="550"/>
        <w:jc w:val="both"/>
        <w:rPr>
          <w:rFonts w:ascii="Times New Roman" w:eastAsia="Arial" w:hAnsi="Times New Roman" w:cs="Times New Roman"/>
          <w:kern w:val="20"/>
        </w:rPr>
      </w:pPr>
      <w:r>
        <w:rPr>
          <w:rFonts w:ascii="Times New Roman" w:hAnsi="Times New Roman" w:cs="Times New Roman"/>
        </w:rPr>
        <w:t>2.3</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Agents</w:t>
      </w:r>
      <w:r>
        <w:rPr>
          <w:rFonts w:ascii="Times New Roman" w:eastAsia="Arial" w:hAnsi="Times New Roman" w:cs="Times New Roman"/>
          <w:color w:val="000000"/>
          <w:kern w:val="20"/>
        </w:rPr>
        <w:t xml:space="preserve">” means any and all </w:t>
      </w:r>
      <w:r>
        <w:rPr>
          <w:rFonts w:ascii="Times New Roman" w:eastAsia="Arial" w:hAnsi="Times New Roman" w:cs="Times New Roman"/>
          <w:color w:val="000000"/>
          <w:kern w:val="20"/>
        </w:rPr>
        <w:t xml:space="preserve">employees, </w:t>
      </w:r>
      <w:r>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 xml:space="preserve">s obligations under this Agreement. </w:t>
      </w:r>
    </w:p>
    <w:p w14:paraId="614C9509" w14:textId="2B06511F">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Pr>
          <w:rFonts w:ascii="Times New Roman" w:hAnsi="Times New Roman" w:cs="Times New Roman"/>
        </w:rPr>
        <w:t xml:space="preserve"> </w:t>
      </w:r>
    </w:p>
    <w:p w14:paraId="08EAC13A" w14:textId="1203EDE9">
      <w:pPr>
        <w:spacing w:after="120" w:line="276" w:lineRule="auto"/>
        <w:ind w:left="720" w:hanging="540"/>
        <w:jc w:val="both"/>
        <w:rPr>
          <w:rFonts w:ascii="Times New Roman" w:hAnsi="Times New Roman" w:cs="Times New Roman"/>
        </w:rPr>
      </w:pPr>
      <w:r>
        <w:rPr>
          <w:rFonts w:ascii="Times New Roman" w:hAnsi="Times New Roman" w:cs="Times New Roman"/>
        </w:rPr>
        <w:t>2.5</w:t>
      </w:r>
      <w:r>
        <w:rPr>
          <w:rFonts w:ascii="Times New Roman" w:hAnsi="Times New Roman" w:cs="Times New Roman"/>
        </w:rPr>
        <w:tab/>
      </w:r>
      <w:r>
        <w:rPr>
          <w:rFonts w:ascii="Times New Roman" w:hAnsi="Times New Roman" w:cs="Times New Roman"/>
        </w:rPr>
        <w:t xml:space="preserve">“Basic Service” means the standard </w:t>
      </w:r>
      <w:ins w:author="Reviewing Counsel (AgentCo)" w:id="1" w:date="2026-10-19T02:34:31Z">
        <w:commentRangeStart w:id="107"/>
        <w:r>
          <w:rPr>
            <w:rFonts w:ascii="Times New Roman" w:hAnsi="Times New Roman" w:cs="Times New Roman"/>
          </w:rPr>
          <w:t>TalentFlow candidate-summary and interview-note</w:t>
        </w:r>
        <w:commentRangeEnd w:id="107"/>
        <w:r>
          <w:rPr>
            <w:rStyle w:val="CommentReference"/>
            <w:sz w:val="20"/>
            <w:szCs w:val="20"/>
          </w:rPr>
          <w:commentReference w:id="107"/>
        </w:r>
      </w:ins>
      <w:del w:author="Reviewing Counsel (AgentCo)" w:id="2" w:date="2026-10-19T02:34:31Z">
        <w:r>
          <w:rPr>
            <w:rFonts w:ascii="Times New Roman" w:hAnsi="Times New Roman" w:cs="Times New Roman"/>
          </w:rPr>
          <w:delText>general-legal-research</w:delText>
        </w:r>
      </w:del>
      <w:r>
        <w:rPr>
          <w:rFonts w:ascii="Times New Roman" w:hAnsi="Times New Roman" w:cs="Times New Roman"/>
        </w:rPr>
        <w:t xml:space="preserve">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Pr>
          <w:rFonts w:ascii="Times New Roman" w:hAnsi="Times New Roman" w:cs="Times New Roman"/>
        </w:rPr>
        <w:t>, as</w:t>
      </w:r>
      <w:r>
        <w:rPr>
          <w:rFonts w:ascii="Times New Roman" w:hAnsi="Times New Roman" w:cs="Times New Roman"/>
        </w:rPr>
        <w:t xml:space="preserve"> mutually agreed to by the Parties</w:t>
      </w:r>
      <w:r>
        <w:rPr>
          <w:rFonts w:ascii="Times New Roman" w:hAnsi="Times New Roman" w:cs="Times New Roman"/>
        </w:rPr>
        <w:t>.</w:t>
      </w:r>
    </w:p>
    <w:p w14:paraId="71312B23" w14:textId="28305713">
      <w:pPr>
        <w:spacing w:after="120" w:line="276" w:lineRule="auto"/>
        <w:ind w:left="720" w:hanging="540"/>
        <w:jc w:val="both"/>
        <w:rPr>
          <w:rFonts w:ascii="Times New Roman" w:hAnsi="Times New Roman" w:cs="Times New Roman"/>
        </w:rPr>
      </w:pPr>
      <w:ins w:author="Reviewing Counsel (AgentCo)" w:id="4" w:date="2026-10-19T02:34:31Z">
        <w:commentRangeStart w:id="119"/>
        <w:r>
          <w:rPr>
            <w:rFonts w:ascii="Times New Roman" w:hAnsi="Times New Roman" w:cs="Times New Roman"/>
          </w:rPr>
          <w:t>2.</w:t>
        </w:r>
      </w:ins>
      <w:del w:author="Reviewing Counsel (AgentCo)" w:id="3" w:date="2026-10-19T02:34:31Z">
        <w:r>
          <w:rPr>
            <w:rFonts w:ascii="Times New Roman" w:hAnsi="Times New Roman" w:cs="Times New Roman"/>
          </w:rPr>
          <w:delText>2.</w:delText>
        </w:r>
        <w:r>
          <w:rPr>
            <w:rFonts w:ascii="Times New Roman" w:hAnsi="Times New Roman" w:cs="Times New Roman"/>
          </w:rPr>
          <w:delText>6</w:delText>
        </w:r>
        <w:r>
          <w:rPr>
            <w:rFonts w:ascii="Times New Roman" w:hAnsi="Times New Roman" w:cs="Times New Roman"/>
          </w:rPr>
          <w:delText>. “Confidential Information” means</w:delText>
        </w:r>
        <w:r>
          <w:rPr>
            <w:rFonts w:ascii="Times New Roman" w:hAnsi="Times New Roman" w:cs="Times New Roman"/>
          </w:rPr>
          <w:delText xml:space="preserve"> </w:delText>
        </w:r>
        <w:r>
          <w:rPr>
            <w:rFonts w:ascii="Times New Roman" w:eastAsia="Arial" w:hAnsi="Times New Roman" w:cs="Times New Roman"/>
            <w:color w:val="000000"/>
            <w:kern w:val="20"/>
          </w:rPr>
          <w:delText xml:space="preserve">any information relating to, disclosed, accessed, received, stored or collected (in each case, by or on behalf of, a Party) in connection with this Agreement that is or should be reasonably understood to be confidential to a Party, including, without limitation, the </w:delText>
        </w:r>
        <w:r>
          <w:rPr>
            <w:rFonts w:ascii="Times New Roman" w:eastAsia="Arial" w:hAnsi="Times New Roman" w:cs="Times New Roman"/>
            <w:color w:val="000000"/>
            <w:kern w:val="20"/>
          </w:rPr>
          <w:delTex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delText>
        </w:r>
      </w:del>
      <w:ins w:author="Reviewing Counsel (AgentCo)" w:id="6" w:date="2026-10-19T02:34:31Z">
        <w:r>
          <w:rPr>
            <w:rFonts w:ascii="Times New Roman" w:hAnsi="Times New Roman" w:cs="Times New Roman"/>
          </w:rPr>
          <w:t>6</w:t>
        </w:r>
        <w:r>
          <w:rPr>
            <w:rFonts w:ascii="Times New Roman" w:hAnsi="Times New Roman" w:cs="Times New Roman"/>
          </w:rPr>
          <w:t>. “Confidential Information” means</w:t>
        </w:r>
        <w:r>
          <w:rPr>
            <w:rFonts w:ascii="Times New Roman" w:hAnsi="Times New Roman" w:cs="Times New Roman"/>
          </w:rPr>
          <w:t xml:space="preserve"> </w:t>
        </w:r>
        <w:r>
          <w:rPr>
            <w:rFonts w:ascii="Times New Roman" w:hAnsi="Times New Roman" w:cs="Times New Roman"/>
          </w:rPr>
          <w: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r>
          <w:rPr>
            <w:rFonts w:ascii="Times New Roman" w:hAnsi="Times New Roman" w:cs="Times New Roman"/>
          </w:rPr>
          <w:t>.</w:t>
        </w:r>
        <w:commentRangeEnd w:id="119"/>
        <w:r>
          <w:rPr>
            <w:rStyle w:val="CommentReference"/>
            <w:sz w:val="20"/>
            <w:szCs w:val="20"/>
          </w:rPr>
          <w:commentReference w:id="119"/>
        </w:r>
      </w:ins>
      <w:del w:author="Reviewing Counsel (AgentCo)" w:id="5" w:date="2026-10-19T02:34:31Z">
        <w:r>
          <w:rPr>
            <w:rFonts w:ascii="Times New Roman" w:hAnsi="Times New Roman" w:cs="Times New Roman"/>
          </w:rPr>
          <w:delText>.</w:delText>
        </w:r>
      </w:del>
    </w:p>
    <w:p w14:paraId="1B2A2725" w14:textId="3E8EFDD1">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“Content”</w:t>
      </w:r>
      <w:r>
        <w:rPr>
          <w:rFonts w:ascii="Times New Roman" w:hAnsi="Times New Roman" w:cs="Times New Roman"/>
        </w:rPr>
        <w:t xml:space="preserve"> means Input</w:t>
      </w:r>
      <w:r>
        <w:rPr>
          <w:rFonts w:ascii="Times New Roman" w:hAnsi="Times New Roman" w:cs="Times New Roman"/>
        </w:rPr>
        <w:t xml:space="preserve"> provided by Customer</w:t>
      </w:r>
      <w:r>
        <w:rPr>
          <w:rFonts w:ascii="Times New Roman" w:hAnsi="Times New Roman" w:cs="Times New Roman"/>
        </w:rPr>
        <w:t xml:space="preserve"> and Output</w:t>
      </w:r>
      <w:r>
        <w:rPr>
          <w:rFonts w:ascii="Times New Roman" w:hAnsi="Times New Roman" w:cs="Times New Roman"/>
        </w:rPr>
        <w:t xml:space="preserve"> provided by </w:t>
      </w:r>
      <w:r>
        <w:rPr>
          <w:rFonts w:ascii="Times New Roman" w:hAnsi="Times New Roman" w:cs="Times New Roman"/>
        </w:rPr>
        <w:t>the Service</w:t>
      </w:r>
      <w:r>
        <w:rPr>
          <w:rFonts w:ascii="Times New Roman" w:hAnsi="Times New Roman" w:cs="Times New Roman"/>
        </w:rPr>
        <w:t>.</w:t>
      </w:r>
    </w:p>
    <w:p w14:paraId="0650D41B" w14:textId="56881116">
      <w:pPr>
        <w:ind w:left="180"/>
        <w:rPr>
          <w:rFonts w:ascii="Times New Roman" w:hAnsi="Times New Roman" w:cs="Times New Roman"/>
        </w:rPr>
      </w:pPr>
      <w:r>
        <w:rPr>
          <w:rFonts w:ascii="Times New Roman" w:hAnsi="Times New Roman" w:cs="Times New Roman"/>
        </w:rPr>
        <w:t>2.</w:t>
      </w:r>
      <w:r>
        <w:rPr>
          <w:rFonts w:ascii="Times New Roman" w:hAnsi="Times New Roman" w:cs="Times New Roman"/>
        </w:rPr>
        <w:t>8</w:t>
      </w:r>
      <w:r>
        <w:rPr>
          <w:rFonts w:ascii="Times New Roman" w:hAnsi="Times New Roman" w:cs="Times New Roman"/>
        </w:rPr>
        <w:t>. “Customer” means</w:t>
      </w:r>
      <w:r>
        <w:rPr>
          <w:rFonts w:ascii="Times New Roman" w:hAnsi="Times New Roman" w:cs="Times New Roman"/>
        </w:rPr>
        <w:t xml:space="preserve"> LargeCo,</w:t>
      </w:r>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4CD882BF" w14:textId="77777777">
      <w:pPr>
        <w:ind w:left="180"/>
        <w:rPr>
          <w:rFonts w:ascii="Times New Roman" w:hAnsi="Times New Roman" w:cs="Times New Roman"/>
        </w:rPr>
      </w:pPr>
    </w:p>
    <w:p>
      <w:pPr>
        <w:spacing w:after="120"/>
        <w:ind w:left="720" w:hanging="720"/>
        <w:jc w:val="both"/>
        <w:rPr>
          <w:rFonts w:ascii="Times New Roman" w:eastAsia="Arial" w:hAnsi="Times New Roman" w:cs="Times New Roman"/>
          <w:kern w:val="20"/>
        </w:rPr>
      </w:pPr>
      <w:r>
        <w:rPr>
          <w:rFonts w:ascii="Times New Roman" w:hAnsi="Times New Roman" w:cs="Times New Roman"/>
        </w:rPr>
        <w:t>2.9</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Pr>
          <w:rFonts w:ascii="Times New Roman" w:eastAsia="Arial" w:hAnsi="Times New Roman" w:cs="Times New Roman"/>
          <w:bCs/>
          <w:color w:val="000000"/>
          <w:kern w:val="20"/>
        </w:rPr>
        <w:t>Data</w:t>
      </w:r>
      <w:r>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Pr>
          <w:rFonts w:ascii="Times New Roman" w:eastAsia="Arial" w:hAnsi="Times New Roman" w:cs="Times New Roman"/>
          <w:color w:val="000000"/>
          <w:kern w:val="20"/>
        </w:rPr>
        <w:t xml:space="preserve">) in connection with, </w:t>
      </w:r>
      <w:ins w:author="Reviewing Counsel (AgentCo)" w:id="8" w:date="2026-10-19T02:34:31Z">
        <w:commentRangeStart w:id="116"/>
        <w:r>
          <w:rPr>
            <w:rFonts w:ascii="Times New Roman" w:eastAsia="Arial" w:hAnsi="Times New Roman" w:cs="Times New Roman"/>
            <w:color w:val="000000"/>
            <w:kern w:val="20"/>
          </w:rPr>
          <w:t>as submitted to the Service by</w:t>
        </w:r>
      </w:ins>
      <w:del w:author="Reviewing Counsel (AgentCo)" w:id="7" w:date="2026-10-19T02:34:31Z">
        <w:r>
          <w:rPr>
            <w:rFonts w:ascii="Times New Roman" w:eastAsia="Arial" w:hAnsi="Times New Roman" w:cs="Times New Roman"/>
            <w:color w:val="000000"/>
            <w:kern w:val="20"/>
          </w:rPr>
          <w:delText xml:space="preserve">or otherwise collected, stored, accessed or received by or in connection with any of the Service, or otherwise provided or made available to </w:delText>
        </w:r>
        <w:r>
          <w:rPr>
            <w:rFonts w:ascii="Times New Roman" w:eastAsia="Arial" w:hAnsi="Times New Roman" w:cs="Times New Roman"/>
            <w:color w:val="000000"/>
            <w:kern w:val="20"/>
          </w:rPr>
          <w:delText>AgentCo</w:delText>
        </w:r>
      </w:del>
      <w:del w:author="Reviewing Counsel (AgentCo)" w:id="9" w:date="2026-10-19T02:34:31Z">
        <w:r>
          <w:rPr>
            <w:rFonts w:ascii="Times New Roman" w:eastAsia="Arial" w:hAnsi="Times New Roman" w:cs="Times New Roman"/>
            <w:color w:val="000000"/>
            <w:kern w:val="20"/>
          </w:rPr>
          <w:delText xml:space="preserve"> by or from LargeCo</w:delText>
        </w:r>
      </w:del>
      <w:r>
        <w:rPr>
          <w:rFonts w:ascii="Times New Roman" w:eastAsia="Arial" w:hAnsi="Times New Roman" w:cs="Times New Roman"/>
          <w:color w:val="000000"/>
          <w:kern w:val="20"/>
        </w:rPr>
        <w:t xml:space="preserve"> or on </w:t>
      </w:r>
      <w:del w:author="Reviewing Counsel (AgentCo)" w:id="10" w:date="2026-10-19T02:34:31Z">
        <w:r>
          <w:rPr>
            <w:rFonts w:ascii="Times New Roman" w:eastAsia="Arial" w:hAnsi="Times New Roman" w:cs="Times New Roman"/>
            <w:color w:val="000000"/>
            <w:kern w:val="20"/>
          </w:rPr>
          <w:delText xml:space="preserve">LargeCo’s </w:delText>
        </w:r>
      </w:del>
      <w:r>
        <w:rPr>
          <w:rFonts w:ascii="Times New Roman" w:eastAsia="Arial" w:hAnsi="Times New Roman" w:cs="Times New Roman"/>
          <w:color w:val="000000"/>
          <w:kern w:val="20"/>
        </w:rPr>
        <w:t>behalf</w:t>
      </w:r>
      <w:ins w:author="Reviewing Counsel (AgentCo)" w:id="12" w:date="2026-10-19T02:34:31Z">
        <w:r>
          <w:rPr>
            <w:rFonts w:ascii="Times New Roman" w:eastAsia="Arial" w:hAnsi="Times New Roman" w:cs="Times New Roman"/>
            <w:color w:val="000000"/>
            <w:kern w:val="20"/>
          </w:rPr>
          <w:t xml:space="preserve"> of LargeCo for the pilot, consisting of candidate</w:t>
        </w:r>
      </w:ins>
      <w:del w:author="Reviewing Counsel (AgentCo)" w:id="11" w:date="2026-10-19T02:34:31Z">
        <w:r>
          <w:rPr>
            <w:rFonts w:ascii="Times New Roman" w:eastAsia="Arial" w:hAnsi="Times New Roman" w:cs="Times New Roman"/>
            <w:color w:val="000000"/>
            <w:kern w:val="20"/>
          </w:rPr>
          <w:delText xml:space="preserve">. </w:delText>
        </w:r>
        <w:r>
          <w:rPr>
            <w:rFonts w:ascii="Times New Roman" w:eastAsia="Arial" w:hAnsi="Times New Roman" w:cs="Times New Roman"/>
            <w:color w:val="000000"/>
            <w:kern w:val="20"/>
          </w:rPr>
          <w:delText xml:space="preserve">Customer </w:delText>
        </w:r>
      </w:del>
      <w:del w:author="Reviewing Counsel (AgentCo)" w:id="13" w:date="2026-10-19T02:34:31Z">
        <w:r>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w:delText>
        </w:r>
      </w:del>
      <w:r>
        <w:rPr>
          <w:rFonts w:ascii="Times New Roman" w:eastAsia="Arial" w:hAnsi="Times New Roman" w:cs="Times New Roman"/>
          <w:color w:val="000000"/>
          <w:kern w:val="20"/>
          <w:rPrChange w:id="14" w:author="Reviewing Counsel (AgentCo)" w:date="2026-10-19T02:34:31Z">
            <w:rPr xmlns:w="http://schemas.openxmlformats.org/wordprocessingml/2006/main">
              <w:rFonts w:ascii="Times New Roman" w:eastAsia="Arial" w:hAnsi="Times New Roman" w:cs="Times New Roman"/>
              <w:kern w:val="20"/>
            </w:rPr>
          </w:rPrChange>
        </w:rPr>
        <w:t xml:space="preserve"> materials </w:t>
      </w:r>
      <w:ins w:author="Reviewing Counsel (AgentCo)" w:id="15" w:date="2026-10-19T02:34:31Z">
        <w:r>
          <w:rPr>
            <w:rFonts w:ascii="Times New Roman" w:eastAsia="Arial" w:hAnsi="Times New Roman" w:cs="Times New Roman"/>
            <w:color w:val="000000"/>
            <w:kern w:val="20"/>
          </w:rPr>
          <w:t>for the approved workflows. Customer Data excludes Usage Data and does not include payment card data, and LargeCo will not submit payment card data to the Service</w:t>
        </w:r>
      </w:ins>
      <w:del w:author="Reviewing Counsel (AgentCo)" w:id="16" w:date="2026-10-19T02:34:31Z">
        <w:r>
          <w:rPr>
            <w:rFonts w:ascii="Times New Roman" w:eastAsia="Arial" w:hAnsi="Times New Roman" w:cs="Times New Roman"/>
            <w:kern w:val="20"/>
          </w:rPr>
          <w:delText>or information, in any media and format, and any and all Intellectual Property (as defined below) relating to any of the foregoing</w:delText>
        </w:r>
      </w:del>
      <w:r>
        <w:rPr>
          <w:rFonts w:ascii="Times New Roman" w:eastAsia="Arial" w:hAnsi="Times New Roman" w:cs="Times New Roman"/>
          <w:color w:val="000000"/>
          <w:kern w:val="20"/>
          <w:rPrChange w:id="17" w:author="Reviewing Counsel (AgentCo)" w:date="2026-10-19T02:34:31Z">
            <w:rPr xmlns:w="http://schemas.openxmlformats.org/wordprocessingml/2006/main">
              <w:rFonts w:ascii="Times New Roman" w:eastAsia="Arial" w:hAnsi="Times New Roman" w:cs="Times New Roman"/>
              <w:kern w:val="20"/>
            </w:rPr>
          </w:rPrChange>
        </w:rPr>
        <w:t>.</w:t>
      </w:r>
      <w:commentRangeEnd w:id="116"/>
      <w:r>
        <w:rPr>
          <w:rStyle w:val="CommentReference"/>
          <w:sz w:val="20"/>
          <w:szCs w:val="20"/>
        </w:rPr>
        <w:commentReference w:id="116"/>
      </w:r>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Deliverables</w:t>
      </w:r>
      <w:r>
        <w:rPr>
          <w:rFonts w:ascii="Times New Roman" w:eastAsia="Arial" w:hAnsi="Times New Roman" w:cs="Times New Roman"/>
          <w:color w:val="000000"/>
          <w:kern w:val="20"/>
        </w:rPr>
        <w:t>” means all deliverable</w:t>
      </w:r>
      <w:r>
        <w:rPr>
          <w:rFonts w:ascii="Times New Roman" w:eastAsia="Arial" w:hAnsi="Times New Roman" w:cs="Times New Roman"/>
          <w:kern w:val="20"/>
        </w:rPr>
        <w:t xml:space="preserve">s, </w:t>
      </w:r>
      <w:del w:author="Reviewing Counsel (AgentCo)" w:id="18" w:date="2026-10-19T02:34:31Z">
        <w:r>
          <w:rPr>
            <w:rFonts w:ascii="Times New Roman" w:eastAsia="Arial" w:hAnsi="Times New Roman" w:cs="Times New Roman"/>
            <w:color w:val="000000"/>
            <w:kern w:val="20"/>
          </w:rPr>
          <w:delText xml:space="preserve">observations, </w:delText>
        </w:r>
      </w:del>
      <w:commentRangeStart w:id="117"/>
      <w:r>
        <w:rPr>
          <w:rFonts w:ascii="Times New Roman" w:eastAsia="Arial" w:hAnsi="Times New Roman" w:cs="Times New Roman"/>
          <w:color w:val="000000"/>
          <w:kern w:val="20"/>
        </w:rPr>
        <w:t>summaries</w:t>
      </w:r>
      <w:ins w:author="Reviewing Counsel (AgentCo)" w:id="20" w:date="2026-10-19T02:34:31Z">
        <w:r>
          <w:rPr>
            <w:rFonts w:ascii="Times New Roman" w:eastAsia="Arial" w:hAnsi="Times New Roman" w:cs="Times New Roman"/>
            <w:color w:val="000000"/>
            <w:kern w:val="20"/>
          </w:rPr>
          <w:t xml:space="preserve"> and draft interview notes</w:t>
        </w:r>
      </w:ins>
      <w:del w:author="Reviewing Counsel (AgentCo)" w:id="19" w:date="2026-10-19T02:34:31Z">
        <w:r>
          <w:rPr>
            <w:rFonts w:ascii="Times New Roman" w:eastAsia="Arial" w:hAnsi="Times New Roman" w:cs="Times New Roman"/>
            <w:color w:val="000000"/>
            <w:kern w:val="20"/>
          </w:rPr>
          <w:delText>, analyses, network maps, results, reports and other work product or information identified, gathered, created, and compiled an</w:delText>
        </w:r>
      </w:del>
      <w:del w:author="Reviewing Counsel (AgentCo)" w:id="21" w:date="2026-10-19T02:34:31Z">
        <w:r>
          <w:rPr>
            <w:rFonts w:ascii="Times New Roman" w:eastAsia="Arial" w:hAnsi="Times New Roman" w:cs="Times New Roman"/>
            <w:kern w:val="20"/>
          </w:rPr>
          <w:delText>d/or</w:delText>
        </w:r>
      </w:del>
      <w:r>
        <w:rPr>
          <w:rFonts w:ascii="Times New Roman" w:eastAsia="Arial" w:hAnsi="Times New Roman" w:cs="Times New Roman"/>
          <w:color w:val="000000"/>
          <w:kern w:val="20"/>
          <w:rPrChange w:id="22" w:author="Reviewing Counsel (AgentCo)" w:date="2026-10-19T02:34:31Z">
            <w:rPr xmlns:w="http://schemas.openxmlformats.org/wordprocessingml/2006/main">
              <w:rFonts w:ascii="Times New Roman" w:eastAsia="Arial" w:hAnsi="Times New Roman" w:cs="Times New Roman"/>
              <w:kern w:val="20"/>
            </w:rPr>
          </w:rPrChange>
        </w:rPr>
        <w:t xml:space="preserve"> generated by the </w:t>
      </w:r>
      <w:ins w:author="Reviewing Counsel (AgentCo)" w:id="24" w:date="2026-10-19T02:34:31Z">
        <w:r>
          <w:rPr>
            <w:rFonts w:ascii="Times New Roman" w:eastAsia="Arial" w:hAnsi="Times New Roman" w:cs="Times New Roman"/>
            <w:color w:val="000000"/>
            <w:kern w:val="20"/>
          </w:rPr>
          <w:t>pilot Service as</w:t>
        </w:r>
      </w:ins>
      <w:del w:author="Reviewing Counsel (AgentCo)" w:id="23" w:date="2026-10-19T02:34:31Z">
        <w:r>
          <w:rPr>
            <w:rFonts w:ascii="Times New Roman" w:eastAsia="Arial" w:hAnsi="Times New Roman" w:cs="Times New Roman"/>
            <w:kern w:val="20"/>
          </w:rPr>
          <w:delText>Services or Provider</w:delText>
        </w:r>
      </w:del>
      <w:del w:author="Reviewing Counsel (AgentCo)" w:id="25" w:date="2026-10-19T02:34:31Z">
        <w:r>
          <w:rPr>
            <w:rFonts w:ascii="Times New Roman" w:eastAsia="Arial" w:hAnsi="Times New Roman" w:cs="Times New Roman"/>
            <w:color w:val="000000"/>
            <w:kern w:val="20"/>
          </w:rPr>
          <w:delText xml:space="preserve"> as may be further</w:delText>
        </w:r>
      </w:del>
      <w:r>
        <w:rPr>
          <w:rFonts w:ascii="Times New Roman" w:eastAsia="Arial" w:hAnsi="Times New Roman" w:cs="Times New Roman"/>
          <w:color w:val="000000"/>
          <w:kern w:val="20"/>
        </w:rPr>
        <w:t xml:space="preserve"> described in </w:t>
      </w:r>
      <w:ins w:author="Reviewing Counsel (AgentCo)" w:id="26" w:date="2026-10-19T02:34:31Z">
        <w:r>
          <w:rPr>
            <w:rFonts w:ascii="Times New Roman" w:eastAsia="Arial" w:hAnsi="Times New Roman" w:cs="Times New Roman"/>
            <w:color w:val="000000"/>
            <w:kern w:val="20"/>
          </w:rPr>
          <w:t>the applicable</w:t>
        </w:r>
      </w:ins>
      <w:del w:author="Reviewing Counsel (AgentCo)" w:id="27" w:date="2026-10-19T02:34:31Z">
        <w:r>
          <w:rPr>
            <w:rFonts w:ascii="Times New Roman" w:eastAsia="Arial" w:hAnsi="Times New Roman" w:cs="Times New Roman"/>
            <w:color w:val="000000"/>
            <w:kern w:val="20"/>
          </w:rPr>
          <w:delText>an</w:delText>
        </w:r>
      </w:del>
      <w:r>
        <w:rPr>
          <w:rFonts w:ascii="Times New Roman" w:eastAsia="Arial" w:hAnsi="Times New Roman" w:cs="Times New Roman"/>
          <w:color w:val="000000"/>
          <w:kern w:val="20"/>
        </w:rPr>
        <w:t xml:space="preserve"> Order Form.</w:t>
      </w:r>
      <w:commentRangeEnd w:id="117"/>
      <w:r>
        <w:rPr>
          <w:rStyle w:val="CommentReference"/>
          <w:sz w:val="20"/>
          <w:szCs w:val="20"/>
        </w:rPr>
        <w:commentReference w:id="117"/>
      </w:r>
    </w:p>
    <w:p w14:paraId="4882A5D5" w14:textId="51128307">
      <w:pPr>
        <w:spacing w:after="120"/>
        <w:ind w:left="720" w:hanging="720"/>
        <w:jc w:val="both"/>
        <w:rPr>
          <w:rFonts w:ascii="Times New Roman" w:hAnsi="Times New Roman" w:cs="Times New Roman"/>
        </w:rPr>
      </w:pPr>
      <w:r>
        <w:rPr>
          <w:rFonts w:ascii="Times New Roman" w:eastAsia="Arial" w:hAnsi="Times New Roman" w:cs="Times New Roman"/>
          <w:color w:val="000000"/>
          <w:kern w:val="20"/>
        </w:rPr>
        <w:t>2.11.</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Derivative Work</w:t>
      </w:r>
      <w:r>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0D97BED3" w14:textId="7EA42310">
      <w:pPr>
        <w:spacing w:after="120" w:line="276" w:lineRule="auto"/>
        <w:ind w:left="720" w:hanging="540"/>
        <w:jc w:val="both"/>
        <w:rPr>
          <w:rFonts w:ascii="Times New Roman" w:hAnsi="Times New Roman" w:cs="Times New Roman"/>
        </w:rPr>
      </w:pPr>
      <w:commentRangeStart w:id="120"/>
      <w:r>
        <w:rPr>
          <w:rFonts w:ascii="Times New Roman" w:hAnsi="Times New Roman" w:cs="Times New Roman"/>
        </w:rPr>
        <w:t>2.1</w:t>
      </w:r>
      <w:r>
        <w:rPr>
          <w:rFonts w:ascii="Times New Roman" w:hAnsi="Times New Roman" w:cs="Times New Roman"/>
        </w:rPr>
        <w:t>2</w:t>
      </w:r>
      <w:r>
        <w:rPr>
          <w:rFonts w:ascii="Times New Roman" w:hAnsi="Times New Roman" w:cs="Times New Roman"/>
        </w:rPr>
        <w:t xml:space="preserve"> “Documentation”</w:t>
      </w:r>
      <w:r>
        <w:rPr>
          <w:rFonts w:ascii="Times New Roman" w:hAnsi="Times New Roman" w:cs="Times New Roman"/>
        </w:rPr>
        <w:t xml:space="preserve"> means the technical and other </w:t>
      </w:r>
      <w:r>
        <w:rPr>
          <w:rFonts w:ascii="Times New Roman" w:hAnsi="Times New Roman" w:cs="Times New Roman"/>
        </w:rPr>
        <w:t>written materials describing use of the Service that AgentCo makes available to Customer</w:t>
      </w:r>
      <w:del w:author="Reviewing Counsel (AgentCo)" w:id="28" w:date="2026-10-19T02:34:31Z">
        <w:r>
          <w:rPr>
            <w:rFonts w:ascii="Times New Roman" w:hAnsi="Times New Roman" w:cs="Times New Roman"/>
          </w:rPr>
          <w:delText xml:space="preserve">, </w:delText>
        </w:r>
        <w:r>
          <w:rPr>
            <w:rFonts w:ascii="Times New Roman" w:hAnsi="Times New Roman" w:cs="Times New Roman"/>
          </w:rPr>
          <w:delText xml:space="preserve">including, but not limited to </w:delText>
        </w:r>
        <w:r>
          <w:rPr>
            <w:rFonts w:ascii="Times New Roman" w:eastAsia="Arial" w:hAnsi="Times New Roman" w:cs="Times New Roman"/>
            <w:kern w:val="20"/>
          </w:rPr>
          <w:delText xml:space="preserve">all operator and user manuals, training materials, guides, commentary, technical, design or functional specifications, requirements documents, and other materials normally provided by </w:delText>
        </w:r>
        <w:r>
          <w:rPr>
            <w:rFonts w:ascii="Times New Roman" w:eastAsia="Arial" w:hAnsi="Times New Roman" w:cs="Times New Roman"/>
            <w:kern w:val="20"/>
          </w:rPr>
          <w:delText>AgentCo to Customer</w:delText>
        </w:r>
        <w:r>
          <w:rPr>
            <w:rFonts w:ascii="Times New Roman" w:eastAsia="Arial" w:hAnsi="Times New Roman" w:cs="Times New Roman"/>
            <w:kern w:val="20"/>
          </w:rPr>
          <w:delText xml:space="preserve"> for use with the Service</w:delText>
        </w:r>
      </w:del>
      <w:r>
        <w:rPr>
          <w:rFonts w:ascii="Times New Roman" w:hAnsi="Times New Roman" w:cs="Times New Roman"/>
        </w:rPr>
        <w:t>.</w:t>
      </w:r>
      <w:commentRangeEnd w:id="120"/>
      <w:r>
        <w:rPr>
          <w:rStyle w:val="CommentReference"/>
          <w:sz w:val="20"/>
          <w:szCs w:val="20"/>
        </w:rPr>
        <w:commentReference w:id="120"/>
      </w:r>
    </w:p>
    <w:p w14:paraId="11804FF7" w14:textId="41859EC8">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3</w:t>
      </w:r>
      <w:r>
        <w:rPr>
          <w:rFonts w:ascii="Times New Roman" w:hAnsi="Times New Roman" w:cs="Times New Roman"/>
        </w:rPr>
        <w:t>. “Effective Date”</w:t>
      </w:r>
      <w:r>
        <w:rPr>
          <w:rFonts w:ascii="Times New Roman" w:hAnsi="Times New Roman" w:cs="Times New Roman"/>
        </w:rPr>
        <w:t xml:space="preserve"> means </w:t>
      </w:r>
      <w:r>
        <w:rPr>
          <w:rFonts w:ascii="Times New Roman" w:hAnsi="Times New Roman" w:cs="Times New Roman"/>
        </w:rPr>
        <w:t>the effective date of the first Order Form</w:t>
      </w:r>
      <w:r>
        <w:rPr>
          <w:rFonts w:ascii="Times New Roman" w:hAnsi="Times New Roman" w:cs="Times New Roman"/>
        </w:rPr>
        <w:t xml:space="preserve"> executed by both Parties</w:t>
      </w:r>
      <w:r>
        <w:rPr>
          <w:rFonts w:ascii="Times New Roman" w:hAnsi="Times New Roman" w:cs="Times New Roman"/>
        </w:rPr>
        <w:t xml:space="preserve"> that references</w:t>
      </w:r>
      <w:r>
        <w:rPr>
          <w:rFonts w:ascii="Times New Roman" w:hAnsi="Times New Roman" w:cs="Times New Roman"/>
        </w:rPr>
        <w:t xml:space="preserve"> this Agreement.</w:t>
      </w:r>
    </w:p>
    <w:p w14:paraId="464E05B4" w14:textId="52C020F5">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4</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enhancement request, recommendation, correction, or other feedback that Customer provides to AgentCo concerning AgentCo's offerings, but</w:t>
      </w:r>
      <w:r>
        <w:rPr>
          <w:rFonts w:ascii="Times New Roman" w:hAnsi="Times New Roman" w:cs="Times New Roman"/>
        </w:rPr>
        <w:t xml:space="preserve"> excludes Customer Data and Content.</w:t>
      </w:r>
    </w:p>
    <w:p w14:paraId="6FEB777E" w14:textId="2659CC54">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 xml:space="preserve">ed by </w:t>
      </w:r>
      <w:r>
        <w:rPr>
          <w:rFonts w:ascii="Times New Roman" w:hAnsi="Times New Roman" w:cs="Times New Roman"/>
        </w:rPr>
        <w:t xml:space="preserve">Customer </w:t>
      </w:r>
      <w:r>
        <w:rPr>
          <w:rFonts w:ascii="Times New Roman" w:hAnsi="Times New Roman" w:cs="Times New Roman"/>
        </w:rPr>
        <w:t>to the Service.</w:t>
      </w:r>
    </w:p>
    <w:p w14:paraId="6E324E43" w14:textId="35D2567D">
      <w:pPr>
        <w:pBdr>
          <w:top w:val="nil"/>
          <w:left w:val="nil"/>
          <w:bottom w:val="nil"/>
          <w:right w:val="nil"/>
          <w:between w:val="nil"/>
        </w:pBdr>
        <w:spacing w:after="120"/>
        <w:ind w:left="720" w:hanging="540"/>
        <w:jc w:val="both"/>
        <w:rPr>
          <w:rFonts w:ascii="Times New Roman" w:eastAsia="Arial" w:hAnsi="Times New Roman" w:cs="Times New Roman"/>
          <w:color w:val="000000"/>
          <w:kern w:val="20"/>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Intellectual Property</w:t>
      </w:r>
      <w:r>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12C1B38" w14:textId="29EA4B8E">
      <w:pPr>
        <w:pBdr>
          <w:top w:val="nil"/>
          <w:left w:val="nil"/>
          <w:bottom w:val="nil"/>
          <w:right w:val="nil"/>
          <w:between w:val="nil"/>
        </w:pBdr>
        <w:tabs>
          <w:tab w:val="left" w:pos="180"/>
        </w:tabs>
        <w:spacing w:after="120"/>
        <w:ind w:left="720" w:hanging="540"/>
        <w:jc w:val="both"/>
        <w:rPr>
          <w:rFonts w:ascii="Times New Roman" w:eastAsia="Arial" w:hAnsi="Times New Roman" w:cs="Times New Roman"/>
          <w:color w:val="000000"/>
          <w:kern w:val="20"/>
        </w:rPr>
      </w:pPr>
      <w:r>
        <w:rPr>
          <w:rFonts w:ascii="Times New Roman" w:eastAsia="Arial" w:hAnsi="Times New Roman" w:cs="Times New Roman"/>
          <w:color w:val="000000"/>
          <w:kern w:val="20"/>
        </w:rPr>
        <w:t>2,1</w:t>
      </w:r>
      <w:r>
        <w:rPr>
          <w:rFonts w:ascii="Times New Roman" w:eastAsia="Arial" w:hAnsi="Times New Roman" w:cs="Times New Roman"/>
          <w:color w:val="000000"/>
          <w:kern w:val="20"/>
        </w:rPr>
        <w:t>7</w:t>
      </w:r>
      <w:r>
        <w:rPr>
          <w:rFonts w:ascii="Times New Roman" w:eastAsia="Arial" w:hAnsi="Times New Roman" w:cs="Times New Roman"/>
          <w:color w:val="000000"/>
          <w:kern w:val="20"/>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318C4D1F" w14:textId="374F7342">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8</w:t>
      </w:r>
      <w:r>
        <w:rPr>
          <w:rFonts w:ascii="Times New Roman" w:hAnsi="Times New Roman" w:cs="Times New Roman"/>
        </w:rPr>
        <w:t xml:space="preserve"> </w:t>
      </w:r>
      <w:r>
        <w:rPr>
          <w:rFonts w:ascii="Times New Roman" w:hAnsi="Times New Roman" w:cs="Times New Roman"/>
        </w:rPr>
        <w:t>“Output”</w:t>
      </w:r>
      <w:r>
        <w:rPr>
          <w:rFonts w:ascii="Times New Roman" w:hAnsi="Times New Roman" w:cs="Times New Roman"/>
        </w:rPr>
        <w:t xml:space="preserve"> means the </w:t>
      </w:r>
      <w:r>
        <w:rPr>
          <w:rFonts w:ascii="Times New Roman" w:hAnsi="Times New Roman" w:cs="Times New Roman"/>
        </w:rPr>
        <w:t xml:space="preserve">response generated by the Service for a </w:t>
      </w:r>
      <w:r>
        <w:rPr>
          <w:rFonts w:ascii="Times New Roman" w:hAnsi="Times New Roman" w:cs="Times New Roman"/>
        </w:rPr>
        <w:t>U</w:t>
      </w:r>
      <w:r>
        <w:rPr>
          <w:rFonts w:ascii="Times New Roman" w:hAnsi="Times New Roman" w:cs="Times New Roman"/>
        </w:rPr>
        <w:t xml:space="preserve">ser in reply to that </w:t>
      </w:r>
      <w:r>
        <w:rPr>
          <w:rFonts w:ascii="Times New Roman" w:hAnsi="Times New Roman" w:cs="Times New Roman"/>
        </w:rPr>
        <w:t>U</w:t>
      </w:r>
      <w:r>
        <w:rPr>
          <w:rFonts w:ascii="Times New Roman" w:hAnsi="Times New Roman" w:cs="Times New Roman"/>
        </w:rPr>
        <w:t>ser'</w:t>
      </w:r>
      <w:r>
        <w:rPr>
          <w:rFonts w:ascii="Times New Roman" w:hAnsi="Times New Roman" w:cs="Times New Roman"/>
        </w:rPr>
        <w:t>s Input.</w:t>
      </w:r>
    </w:p>
    <w:p w14:paraId="7780F80A" w14:textId="3E90BDB5">
      <w:pPr>
        <w:spacing w:after="120" w:line="276" w:lineRule="auto"/>
        <w:ind w:left="720" w:hanging="540"/>
        <w:jc w:val="both"/>
        <w:rPr>
          <w:rFonts w:ascii="Times New Roman" w:hAnsi="Times New Roman" w:cs="Times New Roman"/>
        </w:rPr>
      </w:pPr>
      <w:commentRangeStart w:id="106"/>
      <w:commentRangeEnd w:id="106"/>
      <w:r>
        <w:rPr>
          <w:rStyle w:val="CommentReference"/>
          <w:sz w:val="20"/>
          <w:szCs w:val="20"/>
        </w:rPr>
        <w:commentReference w:id="106"/>
      </w:r>
      <w:commentRangeStart w:id="124"/>
      <w:commentRangeEnd w:id="124"/>
      <w:r>
        <w:rPr>
          <w:rStyle w:val="CommentReference"/>
          <w:sz w:val="20"/>
          <w:szCs w:val="20"/>
        </w:rPr>
        <w:commentReference w:id="124"/>
      </w:r>
    </w:p>
    <w:p w14:paraId="3D206CCC" w14:textId="619D5B64">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9</w:t>
      </w:r>
      <w:r>
        <w:rPr>
          <w:rFonts w:ascii="Times New Roman" w:hAnsi="Times New Roman" w:cs="Times New Roman"/>
        </w:rPr>
        <w:t xml:space="preserve">. </w:t>
      </w:r>
      <w:r>
        <w:rPr>
          <w:rFonts w:ascii="Times New Roman" w:eastAsia="Arial" w:hAnsi="Times New Roman" w:cs="Times New Roman"/>
          <w:color w:val="000000"/>
          <w:kern w:val="20"/>
        </w:rPr>
        <w:t>“</w:t>
      </w:r>
      <w:r>
        <w:rPr>
          <w:rFonts w:ascii="Times New Roman" w:eastAsia="Arial" w:hAnsi="Times New Roman" w:cs="Times New Roman"/>
          <w:bCs/>
          <w:color w:val="000000"/>
          <w:kern w:val="20"/>
        </w:rPr>
        <w:t>Personal Information</w:t>
      </w:r>
      <w:r>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p>
    <w:p w14:paraId="065F0F3B" w14:textId="749E5E6B">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20</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“Service”</w:t>
      </w:r>
      <w:r>
        <w:rPr>
          <w:rFonts w:ascii="Times New Roman" w:hAnsi="Times New Roman" w:cs="Times New Roman"/>
        </w:rPr>
        <w:t xml:space="preserve"> means </w:t>
      </w:r>
      <w:ins w:author="Reviewing Counsel (AgentCo)" w:id="29" w:date="2026-10-19T02:34:31Z">
        <w:commentRangeStart w:id="108"/>
        <w:r>
          <w:rPr>
            <w:rFonts w:ascii="Times New Roman" w:hAnsi="Times New Roman" w:cs="Times New Roman"/>
          </w:rPr>
          <w:t xml:space="preserve">TalentFlow, </w:t>
        </w:r>
      </w:ins>
      <w:r>
        <w:rPr>
          <w:rFonts w:ascii="Times New Roman" w:hAnsi="Times New Roman" w:cs="Times New Roman"/>
        </w:rPr>
        <w:t>AgentCo's software-as-a-service offering</w:t>
      </w:r>
      <w:ins w:author="Reviewing Counsel (AgentCo)" w:id="31" w:date="2026-10-19T02:34:31Z">
        <w:r>
          <w:rPr>
            <w:rFonts w:ascii="Times New Roman" w:hAnsi="Times New Roman" w:cs="Times New Roman"/>
          </w:rPr>
          <w:t xml:space="preserve"> for candidate-material summaries and interview-note drafting for human review, as described in the applicable Order Form.</w:t>
        </w:r>
        <w:commentRangeEnd w:id="108"/>
        <w:r>
          <w:rPr>
            <w:rStyle w:val="CommentReference"/>
            <w:sz w:val="20"/>
            <w:szCs w:val="20"/>
          </w:rPr>
          <w:commentReference w:id="108"/>
        </w:r>
      </w:ins>
      <w:del w:author="Reviewing Counsel (AgentCo)" w:id="30" w:date="2026-10-19T02:34:31Z">
        <w:r>
          <w:rPr>
            <w:rFonts w:ascii="Times New Roman" w:hAnsi="Times New Roman" w:cs="Times New Roman"/>
          </w:rPr>
          <w:delText xml:space="preserve">, including </w:delText>
        </w:r>
        <w:r>
          <w:rPr>
            <w:rFonts w:ascii="Times New Roman" w:hAnsi="Times New Roman" w:cs="Times New Roman"/>
          </w:rPr>
          <w:delText xml:space="preserve">as accessed </w:delText>
        </w:r>
        <w:r>
          <w:rPr>
            <w:rFonts w:ascii="Times New Roman" w:hAnsi="Times New Roman" w:cs="Times New Roman"/>
          </w:rPr>
          <w:delText xml:space="preserve">through </w:delText>
        </w:r>
        <w:r>
          <w:rPr>
            <w:rFonts w:ascii="Times New Roman" w:hAnsi="Times New Roman" w:cs="Times New Roman"/>
          </w:rPr>
          <w:delText>AgentCo's web application</w:delText>
        </w:r>
      </w:del>
      <w:del w:author="Reviewing Counsel (AgentCo)" w:id="32" w:date="2026-10-19T02:34:31Z">
        <w:r>
          <w:rPr>
            <w:rFonts w:ascii="Times New Roman" w:hAnsi="Times New Roman" w:cs="Times New Roman"/>
          </w:rPr>
          <w:delText>.</w:delText>
        </w:r>
      </w:del>
    </w:p>
    <w:p w14:paraId="3047D0A6" w14:textId="36CA739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1</w:t>
      </w:r>
      <w:r>
        <w:rPr>
          <w:rFonts w:ascii="Times New Roman" w:hAnsi="Times New Roman" w:cs="Times New Roman"/>
        </w:rPr>
        <w:t>. “Subprocessor”</w:t>
      </w:r>
      <w:r>
        <w:rPr>
          <w:rFonts w:ascii="Times New Roman" w:hAnsi="Times New Roman" w:cs="Times New Roman"/>
        </w:rPr>
        <w:t xml:space="preserve"> means any </w:t>
      </w:r>
      <w:r>
        <w:rPr>
          <w:rFonts w:ascii="Times New Roman" w:hAnsi="Times New Roman" w:cs="Times New Roman"/>
        </w:rPr>
        <w:t>AgentCo subcontractor or vendor that accesses or otherwise processes Customer Data or Content</w:t>
      </w:r>
      <w:r>
        <w:rPr>
          <w:rFonts w:ascii="Times New Roman" w:hAnsi="Times New Roman" w:cs="Times New Roman"/>
        </w:rPr>
        <w:t>.</w:t>
      </w:r>
    </w:p>
    <w:p w14:paraId="026EFF84" w14:textId="67DF9EAA">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2</w:t>
      </w:r>
      <w:r>
        <w:rPr>
          <w:rFonts w:ascii="Times New Roman" w:hAnsi="Times New Roman" w:cs="Times New Roman"/>
        </w:rPr>
        <w:t>2</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pPr>
        <w:pStyle w:val="ListParagraph"/>
        <w:numPr>
          <w:ilvl w:val="1"/>
          <w:numId w:val="17"/>
        </w:numPr>
        <w:pBdr>
          <w:top w:val="nil"/>
          <w:left w:val="nil"/>
          <w:bottom w:val="nil"/>
          <w:right w:val="nil"/>
          <w:between w:val="nil"/>
        </w:pBdr>
        <w:spacing w:after="120"/>
        <w:jc w:val="both"/>
        <w:rPr>
          <w:rFonts w:ascii="Times New Roman" w:eastAsia="Arial" w:hAnsi="Times New Roman" w:cs="Times New Roman"/>
          <w:color w:val="000000"/>
          <w:kern w:val="20"/>
        </w:rPr>
      </w:pPr>
      <w:r>
        <w:rPr>
          <w:rFonts w:ascii="Times New Roman" w:eastAsia="Arial" w:hAnsi="Times New Roman" w:cs="Times New Roman"/>
          <w:color w:val="000000"/>
          <w:kern w:val="20"/>
        </w:rPr>
        <w:t>“</w:t>
      </w:r>
      <w:r>
        <w:rPr>
          <w:rFonts w:ascii="Times New Roman" w:eastAsia="Arial" w:hAnsi="Times New Roman" w:cs="Times New Roman"/>
          <w:bCs/>
          <w:color w:val="000000"/>
          <w:kern w:val="20"/>
        </w:rPr>
        <w:t>User</w:t>
      </w:r>
      <w:r>
        <w:rPr>
          <w:rFonts w:ascii="Times New Roman" w:eastAsia="Arial" w:hAnsi="Times New Roman" w:cs="Times New Roman"/>
          <w:color w:val="000000"/>
          <w:kern w:val="20"/>
        </w:rPr>
        <w:t>” means</w:t>
      </w:r>
      <w:r>
        <w:rPr>
          <w:rFonts w:ascii="Times New Roman" w:eastAsia="Arial" w:hAnsi="Times New Roman" w:cs="Times New Roman"/>
          <w:kern w:val="20"/>
        </w:rPr>
        <w:t xml:space="preserve"> </w:t>
      </w:r>
      <w:r>
        <w:rPr>
          <w:rFonts w:ascii="Times New Roman" w:eastAsia="Arial" w:hAnsi="Times New Roman" w:cs="Times New Roman"/>
          <w:color w:val="000000"/>
          <w:kern w:val="20"/>
        </w:rPr>
        <w:t xml:space="preserve">users given access to the Service and/or Deliverables provided by </w:t>
      </w:r>
      <w:r>
        <w:rPr>
          <w:rFonts w:ascii="Times New Roman" w:eastAsia="Arial" w:hAnsi="Times New Roman" w:cs="Times New Roman"/>
          <w:color w:val="000000"/>
          <w:kern w:val="20"/>
        </w:rPr>
        <w:t>AgentCo</w:t>
      </w:r>
      <w:r>
        <w:rPr>
          <w:rFonts w:ascii="Times New Roman" w:eastAsia="Arial" w:hAnsi="Times New Roman" w:cs="Times New Roman"/>
          <w:color w:val="000000"/>
          <w:kern w:val="20"/>
        </w:rPr>
        <w:t>.</w:t>
      </w:r>
    </w:p>
    <w:p w14:paraId="3ED1ED47" w14:textId="72B607B8">
      <w:pPr>
        <w:pBdr>
          <w:top w:val="nil"/>
          <w:left w:val="nil"/>
          <w:bottom w:val="nil"/>
          <w:right w:val="nil"/>
          <w:between w:val="nil"/>
        </w:pBdr>
        <w:spacing w:after="120"/>
        <w:jc w:val="both"/>
        <w:rPr>
          <w:del w:author="Reviewing Counsel (AgentCo)" w:id="33" w:date="2026-10-19T02:34:31Z"/>
          <w:rFonts w:ascii="Times New Roman" w:eastAsia="Arial" w:hAnsi="Times New Roman" w:cs="Times New Roman"/>
          <w:b/>
          <w:bCs/>
          <w:color w:val="000000"/>
          <w:kern w:val="20"/>
        </w:rPr>
      </w:pPr>
      <w:del w:author="Reviewing Counsel (AgentCo)" w:id="34" w:date="2026-10-19T02:34:31Z">
        <w:r>
          <w:rPr>
            <w:rFonts w:ascii="Times New Roman" w:eastAsia="Arial" w:hAnsi="Times New Roman" w:cs="Times New Roman"/>
            <w:color w:val="000000"/>
            <w:kern w:val="20"/>
          </w:rPr>
          <w:delText>2.24</w:delText>
        </w:r>
        <w:r>
          <w:rPr>
            <w:rFonts w:ascii="Times New Roman" w:eastAsia="Arial" w:hAnsi="Times New Roman" w:cs="Times New Roman"/>
            <w:color w:val="000000"/>
            <w:kern w:val="20"/>
          </w:rPr>
          <w:tab/>
        </w:r>
        <w:r>
          <w:rPr>
            <w:rFonts w:ascii="Times New Roman" w:eastAsia="Arial" w:hAnsi="Times New Roman" w:cs="Times New Roman"/>
            <w:color w:val="000000"/>
            <w:kern w:val="20"/>
          </w:rPr>
          <w:delText>“</w:delText>
        </w:r>
        <w:r>
          <w:rPr>
            <w:rFonts w:ascii="Times New Roman" w:eastAsia="Arial" w:hAnsi="Times New Roman" w:cs="Times New Roman"/>
            <w:bCs/>
            <w:color w:val="000000"/>
            <w:kern w:val="20"/>
          </w:rPr>
          <w:delText>User Information</w:delText>
        </w:r>
        <w:r>
          <w:rPr>
            <w:rFonts w:ascii="Times New Roman" w:eastAsia="Arial" w:hAnsi="Times New Roman" w:cs="Times New Roman"/>
            <w:color w:val="000000"/>
            <w:kern w:val="20"/>
          </w:rPr>
          <w:delText xml:space="preserve">” means: (a) all information pertaining to, provided by, or collected about Users on or through </w:delText>
        </w:r>
        <w:r>
          <w:rPr>
            <w:rFonts w:ascii="Times New Roman" w:eastAsia="Arial" w:hAnsi="Times New Roman" w:cs="Times New Roman"/>
            <w:kern w:val="20"/>
          </w:rPr>
          <w:delText>the Service</w:delText>
        </w:r>
        <w:r>
          <w:rPr>
            <w:rFonts w:ascii="Times New Roman" w:eastAsia="Arial" w:hAnsi="Times New Roman" w:cs="Times New Roman"/>
            <w:color w:val="000000"/>
            <w:kern w:val="20"/>
          </w:rPr>
          <w:delText xml:space="preserve">, including but not limited to user generated content, that is generated, collected, stored, processed or used in connection with or derived from the Services; and/or (b) all User data that is </w:delText>
        </w:r>
        <w:r>
          <w:rPr>
            <w:rFonts w:ascii="Times New Roman" w:eastAsia="Arial" w:hAnsi="Times New Roman" w:cs="Times New Roman"/>
            <w:color w:val="000000"/>
            <w:kern w:val="20"/>
          </w:rPr>
          <w:delText xml:space="preserve">generated, collected, stored, processed or used in connection with or derived from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 or LargeCo from such User Information. </w:delText>
        </w:r>
      </w:del>
    </w:p>
    <w:p>
      <w:pPr>
        <w:spacing w:after="120" w:line="276" w:lineRule="auto"/>
        <w:ind w:left="720" w:hanging="540"/>
        <w:jc w:val="both"/>
        <w:rPr>
          <w:rFonts w:ascii="Times New Roman" w:hAnsi="Times New Roman" w:cs="Times New Roman"/>
        </w:rPr>
      </w:pP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668A179F">
      <w:pPr>
        <w:spacing w:after="120" w:line="276" w:lineRule="auto"/>
        <w:ind w:left="720" w:hanging="540"/>
        <w:jc w:val="both"/>
        <w:rPr>
          <w:rFonts w:ascii="Times New Roman" w:hAnsi="Times New Roman" w:cs="Times New Roman"/>
        </w:rPr>
      </w:pPr>
      <w:r>
        <w:rPr>
          <w:rFonts w:ascii="Times New Roman" w:hAnsi="Times New Roman" w:cs="Times New Roman"/>
        </w:rPr>
        <w:t>3.1.   AgentCo provides a suite of enterprise AI agents that help organizations automate workflows and complete tasks more efficiently, and that may suggest actions, outputs, or other functions.</w:t>
      </w:r>
      <w:r>
        <w:rPr>
          <w:rFonts w:ascii="Times New Roman" w:hAnsi="Times New Roman" w:cs="Times New Roman"/>
        </w:rPr>
        <w:t xml:space="preserve"> Pursuant to the terms of this Agreement</w:t>
      </w:r>
      <w:r>
        <w:rPr>
          <w:rFonts w:ascii="Times New Roman" w:hAnsi="Times New Roman" w:cs="Times New Roman"/>
        </w:rPr>
        <w:t xml:space="preserve">, </w:t>
      </w:r>
      <w:commentRangeStart w:id="109"/>
      <w:r>
        <w:rPr>
          <w:rFonts w:ascii="Times New Roman" w:hAnsi="Times New Roman" w:cs="Times New Roman"/>
        </w:rPr>
        <w:t xml:space="preserve">AgentCo grants Customer </w:t>
      </w:r>
      <w:del w:author="Reviewing Counsel (AgentCo)" w:id="35" w:date="2026-10-19T02:34:31Z">
        <w:r>
          <w:rPr>
            <w:rFonts w:ascii="Times New Roman" w:hAnsi="Times New Roman" w:cs="Times New Roman"/>
          </w:rPr>
          <w:delText xml:space="preserve">and its Affiliates </w:delText>
        </w:r>
      </w:del>
      <w:r>
        <w:rPr>
          <w:rFonts w:ascii="Times New Roman" w:hAnsi="Times New Roman" w:cs="Times New Roman"/>
        </w:rPr>
        <w:t>a limited, non-exclusive right to access and use the Service during the Term</w:t>
      </w:r>
      <w:ins w:author="Reviewing Counsel (AgentCo)" w:id="36" w:date="2026-10-19T02:34:31Z">
        <w:r>
          <w:rPr>
            <w:rFonts w:ascii="Times New Roman" w:hAnsi="Times New Roman" w:cs="Times New Roman"/>
          </w:rPr>
          <w:t xml:space="preserve"> as set forth in the applicable Order Form for up to the number of authorized users stated therein, for candidate-material summaries and interview-note drafting for human review. TalentFlow will not make autonomous hire, reject, compensation, promotion, termination, ranking, filtering, or scoring decisions</w:t>
        </w:r>
      </w:ins>
      <w:r>
        <w:rPr>
          <w:rFonts w:ascii="Times New Roman" w:hAnsi="Times New Roman" w:cs="Times New Roman"/>
        </w:rPr>
        <w:t>.</w:t>
      </w:r>
      <w:commentRangeEnd w:id="109"/>
      <w:r>
        <w:rPr>
          <w:rStyle w:val="CommentReference"/>
          <w:sz w:val="20"/>
          <w:szCs w:val="20"/>
        </w:rPr>
        <w:commentReference w:id="109"/>
      </w:r>
      <w:r>
        <w:rPr>
          <w:rFonts w:ascii="Times New Roman" w:hAnsi="Times New Roman" w:cs="Times New Roman"/>
        </w:rPr>
        <w:t xml:space="preserve"> AgentCo may modify, enhance, or otherwise change the Service in its discretion, provided that no such change materially limits or adversely affects the Service as provided to Customer. </w:t>
      </w:r>
    </w:p>
    <w:p w14:paraId="46F4DE53" w14:textId="68626FD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r>
        <w:rPr>
          <w:rFonts w:ascii="Times New Roman" w:hAnsi="Times New Roman" w:cs="Times New Roman"/>
        </w:rPr>
        <w:t>P</w:t>
      </w:r>
      <w:r>
        <w:rPr>
          <w:rFonts w:ascii="Times New Roman" w:hAnsi="Times New Roman" w:cs="Times New Roman"/>
        </w:rPr>
        <w:t xml:space="preserve">ersonal </w:t>
      </w:r>
      <w:r>
        <w:rPr>
          <w:rFonts w:ascii="Times New Roman" w:hAnsi="Times New Roman" w:cs="Times New Roman"/>
        </w:rPr>
        <w:t>I</w:t>
      </w:r>
      <w:r>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61C10D9C">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r>
        <w:rPr>
          <w:rFonts w:ascii="Times New Roman" w:hAnsi="Times New Roman" w:cs="Times New Roman"/>
        </w:rPr>
        <w:t>P</w:t>
      </w:r>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pPr>
        <w:spacing w:after="120" w:line="276" w:lineRule="auto"/>
        <w:ind w:left="720" w:hanging="540"/>
        <w:jc w:val="both"/>
        <w:rPr>
          <w:ins w:author="Reviewing Counsel (AgentCo)" w:id="37" w:date="2026-10-19T02:34:31Z"/>
        </w:rPr>
      </w:pPr>
      <w:ins w:author="Reviewing Counsel (AgentCo)" w:id="38" w:date="2026-10-19T02:34:31Z">
        <w:commentRangeStart w:id="110"/>
        <w:r>
          <w:rPr>
            <w:rFonts w:ascii="Times New Roman" w:hAnsi="Times New Roman" w:cs="Times New Roman"/>
          </w:rPr>
          <w:t>4.3. As between the parties, Customer owns its candidate materials, job requirements, prompts, configurations, and customer-specific Outputs. AgentCo retains all right, title, and interest in and to the TalentFlow platform, models, reusable workflows, prompt templates, evaluation methods, and non-customer-specific know-how. Nothing in this Agreement assigns AgentCo's platform IP to Customer.</w:t>
        </w:r>
        <w:commentRangeEnd w:id="110"/>
        <w:r>
          <w:rPr>
            <w:rStyle w:val="CommentReference"/>
            <w:sz w:val="20"/>
            <w:szCs w:val="20"/>
          </w:rPr>
          <w:commentReference w:id="110"/>
        </w:r>
      </w:ins>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5ED02DA8">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r>
        <w:rPr>
          <w:rFonts w:ascii="Times New Roman" w:hAnsi="Times New Roman" w:cs="Times New Roman"/>
        </w:rPr>
        <w:t xml:space="preserve">limited, </w:t>
      </w:r>
      <w:r>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Pr>
          <w:rFonts w:ascii="Times New Roman" w:hAnsi="Times New Roman" w:cs="Times New Roman"/>
        </w:rPr>
        <w:t>and</w:t>
      </w:r>
      <w:r>
        <w:rPr>
          <w:rFonts w:ascii="Times New Roman" w:hAnsi="Times New Roman" w:cs="Times New Roman"/>
        </w:rPr>
        <w:t xml:space="preserve">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04475713">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w:t>
      </w:r>
      <w:r>
        <w:rPr>
          <w:rFonts w:ascii="Times New Roman" w:hAnsi="Times New Roman" w:cs="Times New Roman"/>
        </w:rPr>
        <w:t>O</w:t>
      </w:r>
      <w:r>
        <w:rPr>
          <w:rFonts w:ascii="Times New Roman" w:hAnsi="Times New Roman" w:cs="Times New Roman"/>
        </w:rPr>
        <w:t xml:space="preserve">rder </w:t>
      </w:r>
      <w:r>
        <w:rPr>
          <w:rFonts w:ascii="Times New Roman" w:hAnsi="Times New Roman" w:cs="Times New Roman"/>
        </w:rPr>
        <w:t>F</w:t>
      </w:r>
      <w:r>
        <w:rPr>
          <w:rFonts w:ascii="Times New Roman" w:hAnsi="Times New Roman" w:cs="Times New Roman"/>
        </w:rPr>
        <w:t>orm(s).</w:t>
      </w:r>
      <w:r>
        <w:rPr>
          <w:rFonts w:ascii="Times New Roman" w:hAnsi="Times New Roman" w:cs="Times New Roman"/>
        </w:rPr>
        <w:t xml:space="preserve"> </w:t>
      </w:r>
      <w:r>
        <w:rPr>
          <w:rFonts w:ascii="Times New Roman" w:eastAsia="Arial" w:hAnsi="Times New Roman" w:cs="Times New Roman"/>
          <w:kern w:val="20"/>
        </w:rPr>
        <w:t xml:space="preserve">Unless stated otherwise in the applicable Order Form, all payments shall be due </w:t>
      </w:r>
      <w:r>
        <w:rPr>
          <w:rFonts w:ascii="Times New Roman" w:eastAsia="Arial" w:hAnsi="Times New Roman" w:cs="Times New Roman"/>
          <w:kern w:val="20"/>
        </w:rPr>
        <w:t>forty-five (45)</w:t>
      </w:r>
      <w:r>
        <w:rPr>
          <w:rFonts w:ascii="Times New Roman" w:eastAsia="Arial" w:hAnsi="Times New Roman" w:cs="Times New Roman"/>
          <w:kern w:val="20"/>
        </w:rPr>
        <w:t xml:space="preserve"> days after </w:t>
      </w:r>
      <w:r>
        <w:rPr>
          <w:rFonts w:ascii="Times New Roman" w:eastAsia="Arial" w:hAnsi="Times New Roman" w:cs="Times New Roman"/>
          <w:kern w:val="20"/>
        </w:rPr>
        <w:t>Customer</w:t>
      </w:r>
      <w:r>
        <w:rPr>
          <w:rFonts w:ascii="Times New Roman" w:eastAsia="Arial" w:hAnsi="Times New Roman" w:cs="Times New Roman"/>
          <w:kern w:val="20"/>
        </w:rPr>
        <w:t>’s receipt of an undisputed invoice</w:t>
      </w:r>
      <w:r>
        <w:rPr>
          <w:rFonts w:ascii="Times New Roman" w:eastAsia="Arial" w:hAnsi="Times New Roman" w:cs="Times New Roman"/>
          <w:kern w:val="20"/>
        </w:rPr>
        <w:t>.</w:t>
      </w:r>
      <w:r>
        <w:rPr>
          <w:rFonts w:ascii="Times New Roman" w:hAnsi="Times New Roman" w:cs="Times New Roman"/>
        </w:rPr>
        <w:t xml:space="preserve"> AgentCo </w:t>
      </w:r>
      <w:r>
        <w:rPr>
          <w:rFonts w:ascii="Times New Roman" w:hAnsi="Times New Roman" w:cs="Times New Roman"/>
        </w:rPr>
        <w:t>shall</w:t>
      </w:r>
      <w:r>
        <w:rPr>
          <w:rFonts w:ascii="Times New Roman" w:hAnsi="Times New Roman" w:cs="Times New Roman"/>
        </w:rPr>
        <w:t xml:space="preserve"> correct invoicing errors or mistakes within</w:t>
      </w:r>
      <w:r>
        <w:rPr>
          <w:rFonts w:ascii="Times New Roman" w:hAnsi="Times New Roman" w:cs="Times New Roman"/>
        </w:rPr>
        <w:t xml:space="preserve"> thirty</w: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30</w:t>
      </w:r>
      <w:r>
        <w:rPr>
          <w:rFonts w:ascii="Times New Roman" w:hAnsi="Times New Roman" w:cs="Times New Roman"/>
        </w:rPr>
        <w:t>)</w:t>
      </w:r>
      <w:r>
        <w:rPr>
          <w:rFonts w:ascii="Times New Roman" w:hAnsi="Times New Roman" w:cs="Times New Roman"/>
        </w:rPr>
        <w:t xml:space="preserve"> days after Customer</w:t>
      </w:r>
      <w:r>
        <w:rPr>
          <w:rFonts w:ascii="Times New Roman" w:hAnsi="Times New Roman" w:cs="Times New Roman"/>
        </w:rPr>
        <w:t xml:space="preserve"> </w:t>
      </w:r>
      <w:r>
        <w:rPr>
          <w:rFonts w:ascii="Times New Roman" w:hAnsi="Times New Roman" w:cs="Times New Roman"/>
        </w:rPr>
        <w:t xml:space="preserve">provides written notice, </w:t>
      </w:r>
      <w:r>
        <w:rPr>
          <w:rFonts w:ascii="Times New Roman" w:hAnsi="Times New Roman" w:cs="Times New Roman"/>
        </w:rPr>
        <w:t>disput</w:t>
      </w:r>
      <w:r>
        <w:rPr>
          <w:rFonts w:ascii="Times New Roman" w:hAnsi="Times New Roman" w:cs="Times New Roman"/>
        </w:rPr>
        <w:t>ing</w:t>
      </w:r>
      <w:r>
        <w:rPr>
          <w:rFonts w:ascii="Times New Roman" w:hAnsi="Times New Roman" w:cs="Times New Roman"/>
        </w:rPr>
        <w:t xml:space="preserve"> any such Fees </w:t>
      </w:r>
      <w:r>
        <w:rPr>
          <w:rFonts w:ascii="Times New Roman" w:hAnsi="Times New Roman" w:cs="Times New Roman"/>
        </w:rPr>
        <w:t xml:space="preserve">with respect to </w:t>
      </w:r>
      <w:r>
        <w:rPr>
          <w:rFonts w:ascii="Times New Roman" w:hAnsi="Times New Roman" w:cs="Times New Roman"/>
        </w:rPr>
        <w:t xml:space="preserve"> </w:t>
      </w:r>
      <w:r>
        <w:rPr>
          <w:rFonts w:ascii="Times New Roman" w:hAnsi="Times New Roman" w:cs="Times New Roman"/>
        </w:rPr>
        <w:t xml:space="preserve"> any </w:t>
      </w:r>
      <w:r>
        <w:rPr>
          <w:rFonts w:ascii="Times New Roman" w:hAnsi="Times New Roman" w:cs="Times New Roman"/>
        </w:rPr>
        <w:t>relevant invoice</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pPr>
        <w:spacing w:after="120" w:line="276" w:lineRule="auto"/>
        <w:ind w:left="720" w:hanging="540"/>
        <w:jc w:val="both"/>
        <w:rPr>
          <w:rFonts w:ascii="Times New Roman" w:hAnsi="Times New Roman" w:cs="Times New Roman"/>
        </w:rPr>
      </w:pPr>
      <w:r>
        <w:rPr>
          <w:rFonts w:ascii="Times New Roman" w:hAnsi="Times New Roman" w:cs="Times New Roman"/>
        </w:rPr>
        <w:t>6.3. Past-due undisputed amounts may bear a finance charge on the unpaid balance</w:t>
      </w:r>
      <w:r>
        <w:rPr>
          <w:rFonts w:ascii="Times New Roman" w:hAnsi="Times New Roman" w:cs="Times New Roman"/>
        </w:rPr>
        <w:t xml:space="preserve"> </w:t>
      </w:r>
      <w:r>
        <w:rPr>
          <w:rFonts w:ascii="Times New Roman" w:hAnsi="Times New Roman" w:cs="Times New Roman"/>
        </w:rPr>
        <w:t xml:space="preserve">of </w:t>
      </w:r>
      <w:r>
        <w:rPr>
          <w:rFonts w:ascii="Times New Roman" w:hAnsi="Times New Roman" w:cs="Times New Roman"/>
        </w:rPr>
        <w:t>1.</w:t>
      </w:r>
      <w:r>
        <w:rPr>
          <w:rFonts w:ascii="Times New Roman" w:hAnsi="Times New Roman" w:cs="Times New Roman"/>
        </w:rPr>
        <w:t>0</w:t>
      </w:r>
      <w:r>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1026077F">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w:t>
      </w:r>
      <w:r>
        <w:rPr>
          <w:rFonts w:ascii="Times New Roman" w:hAnsi="Times New Roman" w:cs="Times New Roman"/>
        </w:rPr>
        <w:t xml:space="preserve"> Customer may terminate this Agreement upon thirty (30) days’ written notice to AgentCo.</w:t>
      </w:r>
      <w:commentRangeStart w:id="111"/>
      <w:r>
        <w:rPr>
          <w:rFonts w:ascii="Times New Roman" w:hAnsi="Times New Roman" w:cs="Times New Roman"/>
        </w:rPr>
        <w:t xml:space="preserve"> </w:t>
      </w:r>
      <w:ins w:author="Reviewing Counsel (AgentCo)" w:id="39" w:date="2026-10-19T02:34:31Z">
        <w:r>
          <w:rPr>
            <w:rFonts w:ascii="Times New Roman" w:hAnsi="Times New Roman" w:cs="Times New Roman"/>
          </w:rPr>
          <w:t>Fees for the committed pilot term stated in the Order Form are non-refundable except as expressly provided in this Agreement.</w:t>
        </w:r>
        <w:commentRangeEnd w:id="111"/>
        <w:r>
          <w:rPr>
            <w:rStyle w:val="CommentReference"/>
            <w:sz w:val="20"/>
            <w:szCs w:val="20"/>
          </w:rPr>
          <w:commentReference w:id="111"/>
        </w:r>
        <w:r>
          <w:rPr>
            <w:rFonts w:ascii="Times New Roman" w:hAnsi="Times New Roman" w:cs="Times New Roman"/>
          </w:rPr>
          <w:t xml:space="preserve"> </w:t>
        </w:r>
      </w:ins>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Pr>
          <w:rFonts w:ascii="Times New Roman" w:hAnsi="Times New Roman" w:cs="Times New Roman"/>
        </w:rPr>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2BDC4B1B">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and unpaid Fees, use restrictions, dispute resolution, </w:t>
      </w:r>
      <w:r>
        <w:rPr>
          <w:rFonts w:ascii="Times New Roman" w:hAnsi="Times New Roman" w:cs="Times New Roman"/>
        </w:rPr>
        <w:t xml:space="preserve">and </w:t>
      </w:r>
      <w:r>
        <w:rPr>
          <w:rFonts w:ascii="Times New Roman" w:hAnsi="Times New Roman" w:cs="Times New Roman"/>
        </w:rPr>
        <w:t xml:space="preserve">governing law, </w:t>
      </w:r>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7A53C4">
      <w:pPr>
        <w:spacing w:after="120" w:line="276" w:lineRule="auto"/>
        <w:ind w:left="720" w:hanging="540"/>
        <w:jc w:val="both"/>
        <w:rPr>
          <w:rFonts w:ascii="Times New Roman" w:hAnsi="Times New Roman" w:cs="Times New Roman"/>
        </w:rPr>
      </w:pPr>
      <w:commentRangeStart w:id="121"/>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AgentCo will defend, indemnify, and hold harmless Customer and its</w:t>
      </w:r>
      <w:r>
        <w:rPr>
          <w:rFonts w:ascii="Times New Roman" w:hAnsi="Times New Roman" w:cs="Times New Roman"/>
        </w:rPr>
        <w:t xml:space="preserve"> </w:t>
      </w:r>
      <w:del w:author="Reviewing Counsel (AgentCo)" w:id="40" w:date="2026-10-19T02:34:31Z">
        <w:r>
          <w:rPr>
            <w:rFonts w:ascii="Times New Roman" w:hAnsi="Times New Roman" w:cs="Times New Roman"/>
          </w:rPr>
          <w:delText>Affiliates,</w:delText>
        </w:r>
        <w:r>
          <w:rPr>
            <w:rFonts w:ascii="Times New Roman" w:hAnsi="Times New Roman" w:cs="Times New Roman"/>
          </w:rPr>
          <w:delText xml:space="preserve"> </w:delText>
        </w:r>
        <w:r>
          <w:rPr>
            <w:rFonts w:ascii="Times New Roman" w:eastAsia="Arial" w:hAnsi="Times New Roman" w:cs="Times New Roman"/>
            <w:kern w:val="20"/>
          </w:rPr>
          <w:delText>and each of their respective parents, subsidiaries, affiliates, sponsors, advertising agencies</w:delText>
        </w:r>
        <w:r>
          <w:rPr>
            <w:rFonts w:ascii="Times New Roman" w:eastAsia="Arial" w:hAnsi="Times New Roman" w:cs="Times New Roman"/>
            <w:kern w:val="20"/>
          </w:rPr>
          <w:delText>,</w:delText>
        </w:r>
        <w:r>
          <w:rPr>
            <w:rFonts w:ascii="Times New Roman" w:hAnsi="Times New Roman" w:cs="Times New Roman"/>
          </w:rPr>
          <w:delText xml:space="preserve"> </w:delText>
        </w:r>
      </w:del>
      <w:r>
        <w:rPr>
          <w:rFonts w:ascii="Times New Roman" w:hAnsi="Times New Roman" w:cs="Times New Roman"/>
        </w:rPr>
        <w:t xml:space="preserve">officers, directors, employees, </w:t>
      </w:r>
      <w:ins w:author="Reviewing Counsel (AgentCo)" w:id="42" w:date="2026-10-19T02:34:31Z">
        <w:r>
          <w:rPr>
            <w:rFonts w:ascii="Times New Roman" w:hAnsi="Times New Roman" w:cs="Times New Roman"/>
          </w:rPr>
          <w:t>and</w:t>
        </w:r>
      </w:ins>
      <w:del w:author="Reviewing Counsel (AgentCo)" w:id="41" w:date="2026-10-19T02:34:31Z">
        <w:r>
          <w:rPr>
            <w:rFonts w:ascii="Times New Roman" w:hAnsi="Times New Roman" w:cs="Times New Roman"/>
          </w:rPr>
          <w:delText xml:space="preserve"> </w:delText>
        </w:r>
        <w:r>
          <w:rPr>
            <w:rFonts w:ascii="Times New Roman" w:hAnsi="Times New Roman" w:cs="Times New Roman"/>
          </w:rPr>
          <w:delText>A</w:delText>
        </w:r>
        <w:r>
          <w:rPr>
            <w:rFonts w:ascii="Times New Roman" w:hAnsi="Times New Roman" w:cs="Times New Roman"/>
          </w:rPr>
          <w:delText>gents</w:delText>
        </w:r>
        <w:r>
          <w:rPr>
            <w:rFonts w:ascii="Times New Roman" w:hAnsi="Times New Roman" w:cs="Times New Roman"/>
          </w:rPr>
          <w:delText xml:space="preserve">, </w:delText>
        </w:r>
      </w:del>
      <w:ins w:author="Reviewing Counsel (AgentCo)" w:id="44" w:date="2026-10-19T02:34:31Z">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gents</w:t>
        </w:r>
      </w:ins>
      <w:del w:author="Reviewing Counsel (AgentCo)" w:id="43" w:date="2026-10-19T02:34:31Z">
        <w:r>
          <w:rPr>
            <w:rFonts w:ascii="Times New Roman" w:eastAsia="Arial" w:hAnsi="Times New Roman" w:cs="Times New Roman"/>
            <w:kern w:val="20"/>
          </w:rPr>
          <w:delText>clients, customers, successors, and assigns</w:delText>
        </w:r>
      </w:del>
      <w:r>
        <w:rPr>
          <w:rFonts w:ascii="Times New Roman" w:hAnsi="Times New Roman" w:cs="Times New Roman"/>
        </w:rPr>
        <w:t xml:space="preserve"> from and against any</w:t>
      </w:r>
      <w:r>
        <w:rPr>
          <w:rFonts w:ascii="Times New Roman" w:hAnsi="Times New Roman" w:cs="Times New Roman"/>
        </w:rPr>
        <w:t xml:space="preserve"> </w:t>
      </w:r>
      <w:ins w:author="Reviewing Counsel (AgentCo)" w:id="46" w:date="2026-10-19T02:34:31Z">
        <w:r>
          <w:rPr>
            <w:rFonts w:ascii="Times New Roman" w:hAnsi="Times New Roman" w:cs="Times New Roman"/>
          </w:rPr>
          <w:t>claim</w:t>
        </w:r>
      </w:ins>
      <w:del w:author="Reviewing Counsel (AgentCo)" w:id="45" w:date="2026-10-19T02:34:31Z">
        <w:r>
          <w:rPr>
            <w:rFonts w:ascii="Times New Roman" w:hAnsi="Times New Roman" w:cs="Times New Roman"/>
          </w:rPr>
          <w:delText>and all</w:delText>
        </w:r>
        <w:r>
          <w:rPr>
            <w:rFonts w:ascii="Times New Roman" w:hAnsi="Times New Roman" w:cs="Times New Roman"/>
          </w:rPr>
          <w:delText xml:space="preserve"> actual or alleged</w:delText>
        </w:r>
        <w:r>
          <w:rPr>
            <w:rFonts w:ascii="Times New Roman" w:hAnsi="Times New Roman" w:cs="Times New Roman"/>
          </w:rPr>
          <w:delText xml:space="preserve"> claim</w:delText>
        </w:r>
        <w:r>
          <w:rPr>
            <w:rFonts w:ascii="Times New Roman" w:hAnsi="Times New Roman" w:cs="Times New Roman"/>
          </w:rPr>
          <w:delText>s</w:delText>
        </w:r>
        <w:r>
          <w:rPr>
            <w:rFonts w:ascii="Times New Roman" w:hAnsi="Times New Roman" w:cs="Times New Roman"/>
          </w:rPr>
          <w:delText>, suit</w:delText>
        </w:r>
        <w:r>
          <w:rPr>
            <w:rFonts w:ascii="Times New Roman" w:hAnsi="Times New Roman" w:cs="Times New Roman"/>
          </w:rPr>
          <w:delText>s</w:delText>
        </w:r>
        <w:r>
          <w:rPr>
            <w:rFonts w:ascii="Times New Roman" w:hAnsi="Times New Roman" w:cs="Times New Roman"/>
          </w:rPr>
          <w:delText>, action</w:delText>
        </w:r>
        <w:r>
          <w:rPr>
            <w:rFonts w:ascii="Times New Roman" w:hAnsi="Times New Roman" w:cs="Times New Roman"/>
          </w:rPr>
          <w:delText>s</w:delText>
        </w:r>
        <w:r>
          <w:rPr>
            <w:rFonts w:ascii="Times New Roman" w:hAnsi="Times New Roman" w:cs="Times New Roman"/>
          </w:rPr>
          <w:delText>,</w:delText>
        </w:r>
        <w:r>
          <w:rPr>
            <w:rFonts w:ascii="Times New Roman" w:hAnsi="Times New Roman" w:cs="Times New Roman"/>
          </w:rPr>
          <w:delText xml:space="preserve"> </w:delText>
        </w:r>
        <w:r>
          <w:rPr>
            <w:rFonts w:ascii="Times New Roman" w:eastAsia="Arial" w:hAnsi="Times New Roman" w:cs="Times New Roman"/>
            <w:kern w:val="20"/>
          </w:rPr>
          <w:delText>demands, damages, liabilities, losses</w:delText>
        </w:r>
        <w:r>
          <w:rPr>
            <w:rFonts w:ascii="Times New Roman" w:eastAsia="Arial" w:hAnsi="Times New Roman" w:cs="Times New Roman"/>
            <w:kern w:val="20"/>
          </w:rPr>
          <w:delText>, judgments,</w:delText>
        </w:r>
        <w:r>
          <w:rPr>
            <w:rFonts w:ascii="Times New Roman" w:hAnsi="Times New Roman" w:cs="Times New Roman"/>
          </w:rPr>
          <w:delText xml:space="preserve"> </w:delText>
        </w:r>
        <w:r>
          <w:rPr>
            <w:rFonts w:ascii="Times New Roman" w:hAnsi="Times New Roman" w:cs="Times New Roman"/>
          </w:rPr>
          <w:delText xml:space="preserve"> proceeding</w:delText>
        </w:r>
        <w:r>
          <w:rPr>
            <w:rFonts w:ascii="Times New Roman" w:hAnsi="Times New Roman" w:cs="Times New Roman"/>
          </w:rPr>
          <w:delText>s</w:delText>
        </w:r>
        <w:r>
          <w:rPr>
            <w:rFonts w:ascii="Times New Roman" w:hAnsi="Times New Roman" w:cs="Times New Roman"/>
          </w:rPr>
          <w:delText>, settlements</w:delText>
        </w:r>
      </w:del>
      <w:ins w:author="Reviewing Counsel (AgentCo)" w:id="48" w:date="2026-10-19T02:34:31Z">
        <w:r>
          <w:rPr>
            <w:rFonts w:ascii="Times New Roman" w:hAnsi="Times New Roman" w:cs="Times New Roman"/>
          </w:rPr>
          <w:t>, suit</w:t>
        </w:r>
        <w:r>
          <w:rPr>
            <w:rFonts w:ascii="Times New Roman" w:hAnsi="Times New Roman" w:cs="Times New Roman"/>
          </w:rPr>
          <w:t>, action</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or</w:t>
        </w:r>
        <w:r>
          <w:rPr>
            <w:rFonts w:ascii="Times New Roman" w:hAnsi="Times New Roman" w:cs="Times New Roman"/>
          </w:rPr>
          <w:t xml:space="preserve"> proceeding</w:t>
        </w:r>
      </w:ins>
      <w:del w:author="Reviewing Counsel (AgentCo)" w:id="47" w:date="2026-10-19T02:34:31Z">
        <w:r>
          <w:rPr>
            <w:rFonts w:ascii="Times New Roman" w:hAnsi="Times New Roman" w:cs="Times New Roman"/>
          </w:rPr>
          <w:delText>, and any other actions</w:delText>
        </w:r>
      </w:del>
      <w:r>
        <w:rPr>
          <w:rFonts w:ascii="Times New Roman" w:hAnsi="Times New Roman" w:cs="Times New Roman"/>
        </w:rPr>
        <w:t xml:space="preserve"> brought by a third party (a “Third-Party Claim”)</w:t>
      </w:r>
      <w:r>
        <w:rPr>
          <w:rFonts w:ascii="Times New Roman" w:hAnsi="Times New Roman" w:cs="Times New Roman"/>
          <w:rPrChange w:id="49" w:author="Reviewing Counsel (AgentCo)" w:date="2026-10-19T02:34:31Z">
            <w:rPr xmlns:w="http://schemas.openxmlformats.org/wordprocessingml/2006/main">
              <w:rFonts w:ascii="Arial" w:eastAsia="Arial" w:hAnsi="Arial" w:cs="Arial"/>
              <w:kern w:val="20"/>
            </w:rPr>
          </w:rPrChange>
        </w:rPr>
        <w:t xml:space="preserve"> </w:t>
      </w:r>
      <w:ins w:author="Reviewing Counsel (AgentCo)" w:id="51" w:date="2026-10-19T02:34:31Z">
        <w:r>
          <w:rPr>
            <w:rFonts w:ascii="Times New Roman" w:hAnsi="Times New Roman" w:cs="Times New Roman"/>
          </w:rPr>
          <w:t>alleging that the Service</w:t>
        </w:r>
      </w:ins>
      <w:del w:author="Reviewing Counsel (AgentCo)" w:id="50" w:date="2026-10-19T02:34:31Z">
        <w:r>
          <w:rPr>
            <w:rFonts w:ascii="Times New Roman" w:eastAsia="Arial" w:hAnsi="Times New Roman" w:cs="Times New Roman"/>
            <w:kern w:val="20"/>
          </w:rPr>
          <w:delTex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 in this Agreement; (b) a claim that any Intellectual Property, Service, Deliverable, Documentation, or other material provided by </w:delText>
        </w:r>
        <w:r>
          <w:rPr>
            <w:rFonts w:ascii="Times New Roman" w:eastAsia="Arial" w:hAnsi="Times New Roman" w:cs="Times New Roman"/>
            <w:kern w:val="20"/>
          </w:rPr>
          <w:delText>AgentCo</w:delText>
        </w:r>
      </w:del>
      <w:del w:author="Reviewing Counsel (AgentCo)" w:id="52" w:date="2026-10-19T02:34:31Z">
        <w:r>
          <w:rPr>
            <w:rFonts w:ascii="Times New Roman" w:eastAsia="Arial" w:hAnsi="Times New Roman" w:cs="Times New Roman"/>
            <w:kern w:val="20"/>
          </w:rPr>
          <w:delText xml:space="preserve"> — or the use thereof —</w:delText>
        </w:r>
      </w:del>
      <w:r>
        <w:rPr>
          <w:rFonts w:ascii="Times New Roman" w:hAnsi="Times New Roman" w:cs="Times New Roman"/>
          <w:rPrChange w:id="53" w:author="Reviewing Counsel (AgentCo)" w:date="2026-10-19T02:34:31Z">
            <w:rPr xmlns:w="http://schemas.openxmlformats.org/wordprocessingml/2006/main">
              <w:rFonts w:ascii="Times New Roman" w:eastAsia="Arial" w:hAnsi="Times New Roman" w:cs="Times New Roman"/>
              <w:kern w:val="20"/>
            </w:rPr>
          </w:rPrChange>
        </w:rPr>
        <w:t xml:space="preserve"> infringes</w:t>
      </w:r>
      <w:ins w:author="Reviewing Counsel (AgentCo)" w:id="54" w:date="2026-10-19T02:34:31Z">
        <w:r>
          <w:rPr>
            <w:rFonts w:ascii="Times New Roman" w:hAnsi="Times New Roman" w:cs="Times New Roman"/>
          </w:rPr>
          <w:t xml:space="preserve"> or</w:t>
        </w:r>
      </w:ins>
      <w:del w:author="Reviewing Counsel (AgentCo)" w:id="55" w:date="2026-10-19T02:34:31Z">
        <w:r>
          <w:rPr>
            <w:rFonts w:ascii="Times New Roman" w:eastAsia="Arial" w:hAnsi="Times New Roman" w:cs="Times New Roman"/>
            <w:kern w:val="20"/>
          </w:rPr>
          <w:delText>,</w:delText>
        </w:r>
      </w:del>
      <w:r>
        <w:rPr>
          <w:rFonts w:ascii="Times New Roman" w:hAnsi="Times New Roman" w:cs="Times New Roman"/>
          <w:rPrChange w:id="56" w:author="Reviewing Counsel (AgentCo)" w:date="2026-10-19T02:34:31Z">
            <w:rPr xmlns:w="http://schemas.openxmlformats.org/wordprocessingml/2006/main">
              <w:rFonts w:ascii="Times New Roman" w:eastAsia="Arial" w:hAnsi="Times New Roman" w:cs="Times New Roman"/>
              <w:kern w:val="20"/>
            </w:rPr>
          </w:rPrChange>
        </w:rPr>
        <w:t xml:space="preserve"> misappropriates</w:t>
      </w:r>
      <w:ins w:author="Reviewing Counsel (AgentCo)" w:id="58" w:date="2026-10-19T02:34:31Z">
        <w:r>
          <w:rPr>
            <w:rFonts w:ascii="Times New Roman" w:hAnsi="Times New Roman" w:cs="Times New Roman"/>
          </w:rPr>
          <w:t xml:space="preserve"> that third party's intellectual property rights, and will pay any losses, damages, liabilities, and costs (including reasonable attorneys' fees) (“Losses”) finally awarded against Customer or agreed in settlement by AgentCo in connection with such Third-Party Claim</w:t>
        </w:r>
      </w:ins>
      <w:del w:author="Reviewing Counsel (AgentCo)" w:id="57" w:date="2026-10-19T02:34:31Z">
        <w:r>
          <w:rPr>
            <w:rFonts w:ascii="Times New Roman" w:eastAsia="Arial" w:hAnsi="Times New Roman" w:cs="Times New Roman"/>
            <w:kern w:val="20"/>
          </w:rPr>
          <w:delText xml:space="preserve">, or causes the infringement or misappropriation of any third-party Intellectual Property; (c)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’s breach of Applicable Law; (d) </w:delText>
        </w:r>
        <w:r>
          <w:rPr>
            <w:rFonts w:ascii="Times New Roman" w:eastAsia="Arial" w:hAnsi="Times New Roman" w:cs="Times New Roman"/>
            <w:kern w:val="20"/>
          </w:rPr>
          <w:delText>AgentCo</w:delText>
        </w:r>
        <w:r>
          <w:rPr>
            <w:rFonts w:ascii="Times New Roman" w:eastAsia="Arial" w:hAnsi="Times New Roman" w:cs="Times New Roman"/>
            <w:kern w:val="20"/>
          </w:rPr>
          <w:delText xml:space="preserve">’s breach of confidentiality; or (e) the gross negligence or willful misconduct of </w:delText>
        </w:r>
        <w:r>
          <w:rPr>
            <w:rFonts w:ascii="Times New Roman" w:eastAsia="Arial" w:hAnsi="Times New Roman" w:cs="Times New Roman"/>
            <w:kern w:val="20"/>
          </w:rPr>
          <w:delText>AgentCo</w:delText>
        </w:r>
        <w:r>
          <w:rPr>
            <w:rFonts w:ascii="Times New Roman" w:hAnsi="Times New Roman" w:cs="Times New Roman"/>
          </w:rPr>
          <w:delText xml:space="preserve">. If a Third-Party Claim </w:delText>
        </w:r>
      </w:del>
      <w:ins w:author="Reviewing Counsel (AgentCo)" w:id="60" w:date="2026-10-19T02:34:31Z">
        <w:r>
          <w:rPr>
            <w:rFonts w:ascii="Times New Roman" w:hAnsi="Times New Roman" w:cs="Times New Roman"/>
          </w:rPr>
          <w:t xml:space="preserve">. If a Third-Party Claim </w:t>
        </w:r>
        <w:r>
          <w:rPr>
            <w:rFonts w:ascii="Times New Roman" w:hAnsi="Times New Roman" w:cs="Times New Roman"/>
          </w:rPr>
          <w:t>of this type</w:t>
        </w:r>
      </w:ins>
      <w:del w:author="Reviewing Counsel (AgentCo)" w:id="59" w:date="2026-10-19T02:34:31Z">
        <w:r>
          <w:rPr>
            <w:rFonts w:ascii="Times New Roman" w:hAnsi="Times New Roman" w:cs="Times New Roman"/>
          </w:rPr>
          <w:delText>with respect to subsection (b) above</w:delText>
        </w:r>
      </w:del>
      <w:r>
        <w:rPr>
          <w:rFonts w:ascii="Times New Roman" w:hAnsi="Times New Roman" w:cs="Times New Roman"/>
        </w:rPr>
        <w:t xml:space="preserve"> </w:t>
      </w:r>
      <w:r>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Pr>
          <w:rFonts w:ascii="Times New Roman" w:hAnsi="Times New Roman" w:cs="Times New Roman"/>
        </w:rPr>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del w:author="Reviewing Counsel (AgentCo)" w:id="61" w:date="2026-10-19T02:34:31Z">
        <w:r>
          <w:rPr>
            <w:rFonts w:ascii="Times New Roman" w:hAnsi="Times New Roman" w:cs="Times New Roman"/>
          </w:rPr>
          <w:delText xml:space="preserve"> and such modification was without AgentCo’s knowledge or consent</w:delText>
        </w:r>
      </w:del>
      <w:r>
        <w:rPr>
          <w:rFonts w:ascii="Times New Roman" w:hAnsi="Times New Roman" w:cs="Times New Roman"/>
        </w:rPr>
        <w:t>; (C) combined with products, processes, or materials not approved by AgentCo in writing where the alleged infringement relates to that combination</w:t>
      </w:r>
      <w:del w:author="Reviewing Counsel (AgentCo)" w:id="62" w:date="2026-10-19T02:34:31Z">
        <w:r>
          <w:rPr>
            <w:rFonts w:ascii="Times New Roman" w:hAnsi="Times New Roman" w:cs="Times New Roman"/>
          </w:rPr>
          <w:delText xml:space="preserve">, except </w:delText>
        </w:r>
        <w:r>
          <w:rPr>
            <w:rFonts w:ascii="Times New Roman" w:hAnsi="Times New Roman" w:cs="Times New Roman"/>
          </w:rPr>
          <w:delText xml:space="preserve">as otherwise expressly stated in this Agreement </w:delText>
        </w:r>
        <w:r>
          <w:rPr>
            <w:rFonts w:ascii="Times New Roman" w:hAnsi="Times New Roman" w:cs="Times New Roman"/>
          </w:rPr>
          <w:delText>or to the extent such combination is necessary or reasonably contemplated for the use of the Service</w:delText>
        </w:r>
      </w:del>
      <w:r>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commentRangeEnd w:id="121"/>
      <w:r>
        <w:rPr>
          <w:rStyle w:val="CommentReference"/>
          <w:sz w:val="20"/>
          <w:szCs w:val="20"/>
        </w:rPr>
        <w:commentReference w:id="121"/>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8.2. Customer will defend AgentCo against any third-party claim arising out of or relating to (i) Customer's Input or (ii) Customer Data</w:t>
      </w:r>
      <w:commentRangeStart w:id="112"/>
      <w:r>
        <w:rPr>
          <w:rFonts w:ascii="Times New Roman" w:hAnsi="Times New Roman" w:cs="Times New Roman"/>
        </w:rPr>
        <w:t xml:space="preserve">, </w:t>
      </w:r>
      <w:ins w:author="Reviewing Counsel (AgentCo)" w:id="63" w:date="2026-10-19T02:34:31Z">
        <w:r>
          <w:rPr>
            <w:rFonts w:ascii="Times New Roman" w:hAnsi="Times New Roman" w:cs="Times New Roman"/>
          </w:rPr>
          <w:t>(iii) Customer's hiring, employment, or compensation decisions, job criteria, notices, or workflows, or (iv) Customer's use of Outputs without human review</w:t>
        </w:r>
        <w:commentRangeEnd w:id="112"/>
        <w:r>
          <w:rPr>
            <w:rStyle w:val="CommentReference"/>
            <w:sz w:val="20"/>
            <w:szCs w:val="20"/>
          </w:rPr>
          <w:commentReference w:id="112"/>
        </w:r>
        <w:r>
          <w:rPr>
            <w:rFonts w:ascii="Times New Roman" w:hAnsi="Times New Roman" w:cs="Times New Roman"/>
          </w:rPr>
          <w:t xml:space="preserve">, </w:t>
        </w:r>
      </w:ins>
      <w:r>
        <w:rPr>
          <w:rFonts w:ascii="Times New Roman" w:hAnsi="Times New Roman" w:cs="Times New Roman"/>
        </w:rPr>
        <w:t>and will indemnify AgentCo for any damages, costs, and (if applicable) attorneys' fees finally awarded against AgentCo,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0E0C4D63">
      <w:pPr>
        <w:spacing w:after="120" w:line="276" w:lineRule="auto"/>
        <w:ind w:left="720" w:hanging="540"/>
        <w:jc w:val="both"/>
        <w:rPr>
          <w:rFonts w:ascii="Times New Roman" w:hAnsi="Times New Roman" w:cs="Times New Roman"/>
        </w:rPr>
      </w:pPr>
      <w:r>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r>
        <w:rPr>
          <w:rFonts w:ascii="Times New Roman" w:hAnsi="Times New Roman" w:cs="Times New Roman"/>
        </w:rPr>
        <w:t xml:space="preserve"> (ii) AgentCo will use commercially reasonable, industry-standard measures to prevent the transmission of malware or malicious code through the Service</w:t>
      </w:r>
      <w:r>
        <w:rPr>
          <w:rFonts w:ascii="Times New Roman" w:hAnsi="Times New Roman" w:cs="Times New Roman"/>
        </w:rPr>
        <w:t xml:space="preserve">; and </w:t>
      </w:r>
      <w:commentRangeStart w:id="113"/>
      <w:r>
        <w:rPr>
          <w:rFonts w:ascii="Times New Roman" w:hAnsi="Times New Roman" w:cs="Times New Roman"/>
        </w:rPr>
        <w:t xml:space="preserve">(iii) it will comply with </w:t>
      </w:r>
      <w:ins w:author="Reviewing Counsel (AgentCo)" w:id="64" w:date="2026-10-19T02:34:31Z">
        <w:r>
          <w:rPr>
            <w:rFonts w:ascii="Times New Roman" w:hAnsi="Times New Roman" w:cs="Times New Roman"/>
          </w:rPr>
          <w:t xml:space="preserve">laws </w:t>
        </w:r>
      </w:ins>
      <w:del w:author="Reviewing Counsel (AgentCo)" w:id="65" w:date="2026-10-19T02:34:31Z">
        <w:r>
          <w:rPr>
            <w:rFonts w:ascii="Times New Roman" w:hAnsi="Times New Roman" w:cs="Times New Roman"/>
          </w:rPr>
          <w:delText xml:space="preserve">all </w:delText>
        </w:r>
      </w:del>
      <w:r>
        <w:rPr>
          <w:rFonts w:ascii="Times New Roman" w:hAnsi="Times New Roman" w:cs="Times New Roman"/>
        </w:rPr>
        <w:t xml:space="preserve">applicable </w:t>
      </w:r>
      <w:ins w:author="Reviewing Counsel (AgentCo)" w:id="67" w:date="2026-10-19T02:34:31Z">
        <w:r>
          <w:rPr>
            <w:rFonts w:ascii="Times New Roman" w:hAnsi="Times New Roman" w:cs="Times New Roman"/>
          </w:rPr>
          <w:t>to its provision of the Service</w:t>
        </w:r>
        <w:commentRangeEnd w:id="113"/>
        <w:r>
          <w:rPr>
            <w:rStyle w:val="CommentReference"/>
            <w:sz w:val="20"/>
            <w:szCs w:val="20"/>
          </w:rPr>
          <w:commentReference w:id="113"/>
        </w:r>
      </w:ins>
      <w:del w:author="Reviewing Counsel (AgentCo)" w:id="66" w:date="2026-10-19T02:34:31Z">
        <w:r>
          <w:rPr>
            <w:rFonts w:ascii="Times New Roman" w:hAnsi="Times New Roman" w:cs="Times New Roman"/>
          </w:rPr>
          <w:delText>laws and re</w:delText>
        </w:r>
        <w:r>
          <w:rPr>
            <w:rFonts w:ascii="Times New Roman" w:hAnsi="Times New Roman" w:cs="Times New Roman"/>
          </w:rPr>
          <w:delText>gualations</w:delText>
        </w:r>
      </w:del>
      <w:ins w:author="Reviewing Counsel (AgentCo)" w:id="69" w:date="2026-10-19T02:34:31Z">
        <w:r>
          <w:rPr>
            <w:rFonts w:ascii="Times New Roman" w:hAnsi="Times New Roman" w:cs="Times New Roman"/>
          </w:rPr>
          <w:t>.</w:t>
        </w:r>
      </w:ins>
      <w:del w:author="Reviewing Counsel (AgentCo)" w:id="68" w:date="2026-10-19T02:34:31Z">
        <w:r>
          <w:rPr>
            <w:rFonts w:ascii="Times New Roman" w:hAnsi="Times New Roman" w:cs="Times New Roman"/>
          </w:rPr>
          <w:delText>.</w:delText>
        </w:r>
      </w:del>
    </w:p>
    <w:p w14:paraId="79775603" w14:textId="4881897A">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Pr>
          <w:rFonts w:ascii="Times New Roman" w:hAnsi="Times New Roman" w:cs="Times New Roman"/>
          <w:u w:val="single"/>
        </w:rPr>
        <w:t xml:space="preserve">meet Customer's or any other person's requirements, operate without interruption, achieve any intended result, be compatible with any system, or be </w:t>
      </w:r>
      <w:ins w:author="Reviewing Counsel (AgentCo)" w:id="70" w:date="2026-10-19T02:34:31Z">
        <w:r>
          <w:rPr>
            <w:rFonts w:ascii="Times New Roman" w:hAnsi="Times New Roman" w:cs="Times New Roman"/>
            <w:u w:val="single"/>
          </w:rPr>
          <w:t xml:space="preserve">secure, </w:t>
        </w:r>
      </w:ins>
      <w:r>
        <w:rPr>
          <w:rFonts w:ascii="Times New Roman" w:hAnsi="Times New Roman" w:cs="Times New Roman"/>
          <w:u w:val="single"/>
        </w:rPr>
        <w:t>accurate, complete, free of harmful code, or error free.</w:t>
      </w:r>
      <w:ins w:author="Reviewing Counsel (AgentCo)" w:id="71" w:date="2026-10-19T02:34:31Z">
        <w:commentRangeStart w:id="114"/>
        <w:r>
          <w:rPr>
            <w:rFonts w:ascii="Times New Roman" w:hAnsi="Times New Roman" w:cs="Times New Roman"/>
            <w:u w:val="single"/>
          </w:rPr>
          <w:t xml:space="preserve"> Outputs are drafts for human review and are not guaranteed to be legal, compliant, unbiased, or complete, and Customer is responsible for its hiring decisions and human review of Outputs.</w:t>
        </w:r>
        <w:commentRangeEnd w:id="114"/>
        <w:r>
          <w:rPr>
            <w:rStyle w:val="CommentReference"/>
            <w:sz w:val="20"/>
            <w:szCs w:val="20"/>
          </w:rPr>
          <w:commentReference w:id="114"/>
        </w:r>
      </w:ins>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4095FE68">
      <w:pPr>
        <w:spacing w:after="120" w:line="276" w:lineRule="auto"/>
        <w:jc w:val="both"/>
        <w:rPr>
          <w:rFonts w:ascii="Times New Roman" w:hAnsi="Times New Roman" w:cs="Times New Roman"/>
        </w:rPr>
      </w:pPr>
      <w:commentRangeStart w:id="122"/>
      <w:r>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ins w:author="Reviewing Counsel (AgentCo)" w:id="72" w:date="2026-10-19T02:34:31Z">
        <w:r>
          <w:rPr>
            <w:rFonts w:ascii="Times New Roman" w:hAnsi="Times New Roman" w:cs="Times New Roman"/>
          </w:rPr>
          <w:t xml:space="preserve">data, </w:t>
        </w:r>
      </w:ins>
      <w:r>
        <w:rPr>
          <w:rFonts w:ascii="Times New Roman" w:hAnsi="Times New Roman" w:cs="Times New Roman"/>
        </w:rPr>
        <w:t>revenue</w:t>
      </w:r>
      <w:ins w:author="Reviewing Counsel (AgentCo)" w:id="73" w:date="2026-10-19T02:34:31Z">
        <w:r>
          <w:rPr>
            <w:rFonts w:ascii="Times New Roman" w:hAnsi="Times New Roman" w:cs="Times New Roman"/>
          </w:rPr>
          <w:t>,</w:t>
        </w:r>
      </w:ins>
      <w:r>
        <w:rPr>
          <w:rFonts w:ascii="Times New Roman" w:hAnsi="Times New Roman" w:cs="Times New Roman"/>
        </w:rPr>
        <w:t xml:space="preserve"> or profits (whether direct or indirect), even if the party had been advised of the possibility of such losses or damages or such losses or damages were otherwise foreseeable.</w:t>
      </w:r>
      <w:commentRangeEnd w:id="122"/>
      <w:r>
        <w:rPr>
          <w:rStyle w:val="CommentReference"/>
          <w:sz w:val="20"/>
          <w:szCs w:val="20"/>
        </w:rPr>
        <w:commentReference w:id="122"/>
      </w:r>
    </w:p>
    <w:p w14:paraId="705C4849" w14:textId="33BDE05E">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w:t>
      </w:r>
      <w:ins w:author="Reviewing Counsel (AgentCo)" w:id="75" w:date="2026-10-19T02:34:31Z">
        <w:r>
          <w:rPr>
            <w:rFonts w:ascii="Times New Roman" w:hAnsi="Times New Roman" w:cs="Times New Roman"/>
          </w:rPr>
          <w:t xml:space="preserve">and </w:t>
        </w:r>
      </w:ins>
      <w:del w:author="Reviewing Counsel (AgentCo)" w:id="74" w:date="2026-10-19T02:34:31Z">
        <w:r>
          <w:rPr>
            <w:rFonts w:ascii="Times New Roman" w:hAnsi="Times New Roman" w:cs="Times New Roman"/>
          </w:rPr>
          <w:delText>AgentCo’s breac</w:delText>
        </w:r>
        <w:r>
          <w:rPr>
            <w:rFonts w:ascii="Times New Roman" w:hAnsi="Times New Roman" w:cs="Times New Roman"/>
          </w:rPr>
          <w:delText>h of its confidentiality obligations, AgentCo’s breach of its data and information security obligations,</w:delText>
        </w:r>
      </w:del>
      <w:del w:author="Reviewing Counsel (AgentCo)" w:id="76" w:date="2026-10-19T02:34:31Z">
        <w:r>
          <w:rPr>
            <w:rFonts w:ascii="Times New Roman" w:hAnsi="Times New Roman" w:cs="Times New Roman"/>
          </w:rPr>
          <w:delText xml:space="preserve"> and </w:delText>
        </w:r>
      </w:del>
      <w:r>
        <w:rPr>
          <w:rFonts w:ascii="Times New Roman" w:hAnsi="Times New Roman" w:cs="Times New Roman"/>
        </w:rPr>
        <w:t xml:space="preserve">Customer's breach of Section 3.2, each party's total liability under this Agreement will not exceed </w:t>
      </w:r>
      <w:del w:author="Reviewing Counsel (AgentCo)" w:id="77" w:date="2026-10-19T02:34:31Z">
        <w:r>
          <w:rPr>
            <w:rFonts w:ascii="Times New Roman" w:hAnsi="Times New Roman" w:cs="Times New Roman"/>
          </w:rPr>
          <w:delText xml:space="preserve">two times </w:delText>
        </w:r>
      </w:del>
      <w:commentRangeStart w:id="115"/>
      <w:r>
        <w:rPr>
          <w:rFonts w:ascii="Times New Roman" w:hAnsi="Times New Roman" w:cs="Times New Roman"/>
        </w:rPr>
        <w:t>the aggregate amounts paid by Customer to AgentCo in the twelve (12) months immediately preceding the event giving rise to the claim</w:t>
      </w:r>
      <w:ins w:author="Reviewing Counsel (AgentCo)" w:id="78" w:date="2026-10-19T02:34:31Z">
        <w:r>
          <w:rPr>
            <w:rFonts w:ascii="Times New Roman" w:hAnsi="Times New Roman" w:cs="Times New Roman"/>
          </w:rPr>
          <w:t>; provided that AgentCo's liability for breach of its confidentiality obligations or its data and information security obligations, and for breach of the DPA, will not exceed two times such amounts</w:t>
        </w:r>
      </w:ins>
      <w:r>
        <w:rPr>
          <w:rFonts w:ascii="Times New Roman" w:hAnsi="Times New Roman" w:cs="Times New Roman"/>
        </w:rPr>
        <w:t>.</w:t>
      </w:r>
      <w:commentRangeEnd w:id="115"/>
      <w:r>
        <w:rPr>
          <w:rStyle w:val="CommentReference"/>
          <w:sz w:val="20"/>
          <w:szCs w:val="20"/>
        </w:rPr>
        <w:commentReference w:id="115"/>
      </w:r>
      <w:r>
        <w:rPr>
          <w:rFonts w:ascii="Times New Roman" w:hAnsi="Times New Roman" w:cs="Times New Roman"/>
        </w:rPr>
        <w:t xml:space="preserve">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155DD3BF">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DC0CBF0">
      <w:pPr>
        <w:spacing w:after="120" w:line="276" w:lineRule="auto"/>
        <w:ind w:left="720" w:hanging="540"/>
        <w:jc w:val="both"/>
        <w:rPr>
          <w:rFonts w:ascii="Times New Roman" w:hAnsi="Times New Roman" w:cs="Times New Roman"/>
        </w:rPr>
      </w:pPr>
      <w:commentRangeStart w:id="123"/>
      <w:r>
        <w:rPr>
          <w:rFonts w:ascii="Times New Roman" w:hAnsi="Times New Roman" w:cs="Times New Roman"/>
        </w:rPr>
        <w:t xml:space="preserve">11.1. Assignment. Neither party may assign these Terms without the </w:t>
      </w:r>
      <w:r>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Pr>
          <w:rFonts w:ascii="Times New Roman" w:hAnsi="Times New Roman" w:cs="Times New Roman"/>
        </w:rPr>
        <w:t>s assets</w:t>
      </w:r>
      <w:del w:author="Reviewing Counsel (AgentCo)" w:id="79" w:date="2026-10-19T02:34:31Z">
        <w:r>
          <w:rPr>
            <w:rFonts w:ascii="Times New Roman" w:hAnsi="Times New Roman" w:cs="Times New Roman"/>
          </w:rPr>
          <w:delText xml:space="preserve">; provided, however, that any such sale </w:delText>
        </w:r>
        <w:r>
          <w:rPr>
            <w:rFonts w:ascii="Times New Roman" w:hAnsi="Times New Roman" w:cs="Times New Roman"/>
          </w:rPr>
          <w:delText xml:space="preserve">of AgentCo’s assets to a competitor of Customer shall prohibit any assignment without </w:delText>
        </w:r>
        <w:r>
          <w:rPr>
            <w:rFonts w:ascii="Times New Roman" w:hAnsi="Times New Roman" w:cs="Times New Roman"/>
          </w:rPr>
          <w:delText xml:space="preserve">the </w:delText>
        </w:r>
        <w:r>
          <w:rPr>
            <w:rFonts w:ascii="Times New Roman" w:hAnsi="Times New Roman" w:cs="Times New Roman"/>
          </w:rPr>
          <w:delText>prior written consent of Customer</w:delText>
        </w:r>
      </w:del>
      <w:r>
        <w:rPr>
          <w:rFonts w:ascii="Times New Roman" w:hAnsi="Times New Roman" w:cs="Times New Roman"/>
        </w:rPr>
        <w:t>.</w:t>
      </w:r>
      <w:commentRangeEnd w:id="123"/>
      <w:r>
        <w:rPr>
          <w:rStyle w:val="CommentReference"/>
          <w:sz w:val="20"/>
          <w:szCs w:val="20"/>
        </w:rPr>
        <w:commentReference w:id="123"/>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pPr>
        <w:spacing w:after="120" w:line="276" w:lineRule="auto"/>
        <w:ind w:left="720" w:hanging="540"/>
        <w:jc w:val="both"/>
        <w:rPr>
          <w:rFonts w:ascii="Times New Roman" w:hAnsi="Times New Roman" w:cs="Times New Roman"/>
        </w:rPr>
      </w:pPr>
      <w:r>
        <w:rPr>
          <w:rFonts w:ascii="Times New Roman" w:hAnsi="Times New Roman" w:cs="Times New Roman"/>
        </w:rPr>
        <w:t xml:space="preserve">11.5. Confidentiality. During the Term, either Party may disclose or make available to the other Party </w:t>
      </w:r>
      <w:r>
        <w:rPr>
          <w:rFonts w:ascii="Times New Roman" w:hAnsi="Times New Roman" w:cs="Times New Roman"/>
        </w:rPr>
        <w:t xml:space="preserve">non-public </w:t>
      </w:r>
      <w:r>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Pr>
          <w:rFonts w:ascii="Times New Roman" w:hAnsi="Times New Roman" w:cs="Times New Roman"/>
        </w:rPr>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r>
        <w:rPr>
          <w:rFonts w:ascii="Times New Roman" w:hAnsi="Times New Roman" w:cs="Times New Roman"/>
        </w:rPr>
        <w:t xml:space="preserve">During the Term of the Agreement, </w:t>
      </w:r>
      <w:r>
        <w:rPr>
          <w:rFonts w:ascii="Times New Roman" w:hAnsi="Times New Roman" w:cs="Times New Roman"/>
        </w:rPr>
        <w:t>AgentCo may collect and use Usage Data to develop, improve, support, and operate the Service</w:t>
      </w:r>
      <w:r>
        <w:rPr>
          <w:rFonts w:ascii="Times New Roman" w:hAnsi="Times New Roman" w:cs="Times New Roman"/>
        </w:rPr>
        <w:t>, provided such Usage Data is aggregated and anonymized and cannot in any way identify Customer or its Users</w:t>
      </w:r>
      <w:r>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Intentionally deleted.</w:t>
      </w:r>
      <w:r>
        <w:rPr>
          <w:rFonts w:ascii="Times New Roman" w:hAnsi="Times New Roman" w:cs="Times New Roman"/>
        </w:rPr>
        <w:t xml:space="preserve"> </w:t>
      </w:r>
      <w:r>
        <w:rPr>
          <w:rFonts w:ascii="Times New Roman" w:hAnsi="Times New Roman" w:cs="Times New Roman"/>
        </w:rPr>
        <w:t xml:space="preserve"> </w:t>
      </w:r>
    </w:p>
    <w:p w14:paraId="0EB91F40" w14:textId="56439007">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Delaware</w:t>
      </w:r>
      <w:r>
        <w:rPr>
          <w:rFonts w:ascii="Times New Roman" w:hAnsi="Times New Roman" w:cs="Times New Roman"/>
        </w:rPr>
        <w:t>, without giving effect to its conflict-of-laws principles, and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0A4169B6">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Pr>
          <w:rFonts w:ascii="Times New Roman" w:hAnsi="Times New Roman" w:cs="Times New Roman"/>
        </w:rPr>
        <w:t xml:space="preserve">Wilmington, Delaware </w:t>
      </w:r>
      <w:r>
        <w:rPr>
          <w:rFonts w:ascii="Times New Roman" w:hAnsi="Times New Roman" w:cs="Times New Roman"/>
        </w:rPr>
        <w:t>under JAMS' Streamlined Arbitration Rules and Procedures.</w:t>
      </w:r>
    </w:p>
    <w:p w14:paraId="47ED3527" w14:textId="035EF37E">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r>
        <w:rPr>
          <w:rFonts w:ascii="Times New Roman" w:hAnsi="Times New Roman" w:cs="Times New Roman"/>
        </w:rPr>
        <w:t xml:space="preserve"> Intentionally deleted.</w:t>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0966534A">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pPr>
        <w:spacing w:after="120" w:line="276" w:lineRule="auto"/>
        <w:jc w:val="both"/>
        <w:rPr>
          <w:rFonts w:ascii="Times New Roman" w:hAnsi="Times New Roman" w:cs="Times New Roman"/>
        </w:rPr>
      </w:pPr>
    </w:p>
    <w:p w14:paraId="7550A1EF" w14:textId="77777777">
      <w:pPr>
        <w:rPr>
          <w:rFonts w:ascii="Times New Roman" w:hAnsi="Times New Roman" w:cs="Times New Roman"/>
        </w:rPr>
      </w:pPr>
      <w:r>
        <w:rPr>
          <w:rFonts w:ascii="Times New Roman" w:hAnsi="Times New Roman" w:cs="Times New Roman"/>
        </w:rPr>
        <w:br w:type="page"/>
      </w:r>
    </w:p>
    <w:p w14:paraId="15299298" w14:textId="77777777">
      <w:pPr>
        <w:spacing w:after="120" w:line="276" w:lineRule="auto"/>
        <w:ind w:left="720" w:hanging="540"/>
        <w:jc w:val="both"/>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1F9F2C4F">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63368C63">
      <w:pPr>
        <w:rPr>
          <w:rFonts w:ascii="Times New Roman" w:hAnsi="Times New Roman" w:cs="Times New Roman"/>
        </w:rPr>
      </w:pPr>
      <w:r>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that AgentCo processes on Customer's behalf in ord</w:t>
      </w:r>
      <w:r>
        <w:rPr>
          <w:rFonts w:ascii="Times New Roman" w:hAnsi="Times New Roman" w:cs="Times New Roman"/>
        </w:rPr>
        <w:t>er to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AgentCo's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Pr>
          <w:rFonts w:ascii="Times New Roman" w:hAnsi="Times New Roman" w:cs="Times New Roman"/>
        </w:rPr>
        <w:t xml:space="preserve"> acting on AgentCo's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AgentCo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119A(1)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3. AgentCo Obligations.</w:t>
      </w:r>
    </w:p>
    <w:p w14:paraId="217AE5C7" w14:textId="6A6B22CC">
      <w:pPr>
        <w:rPr>
          <w:rFonts w:ascii="Times New Roman" w:hAnsi="Times New Roman" w:cs="Times New Roman"/>
        </w:rPr>
      </w:pPr>
      <w:r>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pPr>
        <w:rPr>
          <w:rFonts w:ascii="Times New Roman" w:hAnsi="Times New Roman" w:cs="Times New Roman"/>
        </w:rPr>
      </w:pPr>
    </w:p>
    <w:p w14:paraId="1563B2EA" w14:textId="5A222E7A">
      <w:pPr>
        <w:rPr>
          <w:rFonts w:ascii="Times New Roman" w:hAnsi="Times New Roman" w:cs="Times New Roman"/>
        </w:rPr>
      </w:pPr>
      <w:r>
        <w:rPr>
          <w:rFonts w:ascii="Times New Roman" w:hAnsi="Times New Roman" w:cs="Times New Roman"/>
        </w:rPr>
        <w:t xml:space="preserve">3.2 Notices to Customer. AgentCo will promptly </w:t>
      </w:r>
      <w:r>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60338982">
      <w:pPr>
        <w:rPr>
          <w:rFonts w:ascii="Times New Roman" w:hAnsi="Times New Roman" w:cs="Times New Roman"/>
        </w:rPr>
      </w:pPr>
      <w:r>
        <w:rPr>
          <w:rFonts w:ascii="Times New Roman" w:hAnsi="Times New Roman" w:cs="Times New Roman"/>
        </w:rPr>
        <w:t xml:space="preserve">3.4 Security. AgentCo will implement and maintain commercially reasonable technical </w:t>
      </w:r>
      <w:r>
        <w:rPr>
          <w:rFonts w:ascii="Times New Roman" w:hAnsi="Times New Roman" w:cs="Times New Roman"/>
        </w:rPr>
        <w:t xml:space="preserve">and organizational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AgentCo will notify Customer </w:t>
      </w:r>
      <w:r>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1F4513E4">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Pr>
          <w:rFonts w:ascii="Times New Roman" w:hAnsi="Times New Roman" w:cs="Times New Roman"/>
        </w:rPr>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7223EF1E">
      <w:pPr>
        <w:rPr>
          <w:rFonts w:ascii="Times New Roman" w:hAnsi="Times New Roman" w:cs="Times New Roman"/>
        </w:rPr>
      </w:pPr>
      <w:r>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will reasonably cooperate with AgentCo as needed to assist AgentCo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Pr>
          <w:rFonts w:ascii="Times New Roman" w:hAnsi="Times New Roman" w:cs="Times New Roman"/>
        </w:rPr>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23"/>
        </w:numPr>
        <w:rPr>
          <w:rFonts w:ascii="Times New Roman" w:hAnsi="Times New Roman" w:cs="Times New Roman"/>
        </w:rPr>
        <w:pPrChange w:id="126" w:author="Reviewing Counsel (AgentCo)" w:date="2026-10-19T02:34:31Z">
          <w:pPr>
            <w:pStyle w:val="ListParagraph"/>
            <w:numPr>
              <w:ilvl w:val="0"/>
              <w:numId w:val="11"/>
            </w:numPr>
          </w:pPr>
        </w:pPrChange>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r>
        <w:rPr>
          <w:rFonts w:ascii="Times New Roman" w:hAnsi="Times New Roman" w:cs="Times New Roman"/>
        </w:rPr>
        <w:t>Data subjects may include, without limitation, Customer's employees, customers, suppliers, and Authorized Users generally</w:t>
      </w:r>
      <w:r>
        <w:rPr>
          <w:rFonts w:ascii="Times New Roman" w:hAnsi="Times New Roman" w:cs="Times New Roman"/>
        </w:rPr>
        <w:t>.</w:t>
      </w:r>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AgentCo processes Customer Data as a Data Processor. Module Three (Processor to Sub-Processor) </w:t>
      </w:r>
      <w:r>
        <w:rPr>
          <w:rFonts w:ascii="Times New Roman" w:hAnsi="Times New Roman" w:cs="Times New Roman"/>
        </w:rPr>
        <w:t>of the SCCs applies where Customer acts as a Data Processor and AgentCo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p w14:paraId="3732789D" w14:textId="77777777">
      <w:pPr>
        <w:spacing w:after="120" w:line="300" w:lineRule="auto"/>
        <w:ind w:left="720" w:hanging="360"/>
        <w:jc w:val="both"/>
        <w:rPr>
          <w:rFonts w:ascii="Times New Roman" w:hAnsi="Times New Roman" w:cs="Times New Roman"/>
        </w:rPr>
      </w:pPr>
    </w:p>
    <w:p w14:paraId="055FE314" w14:textId="77777777">
      <w:pPr>
        <w:spacing w:after="120" w:line="300" w:lineRule="auto"/>
        <w:ind w:left="720" w:hanging="360"/>
        <w:jc w:val="both"/>
        <w:rPr>
          <w:rFonts w:ascii="Times New Roman" w:hAnsi="Times New Roman" w:cs="Times New Roman"/>
        </w:rPr>
      </w:pPr>
    </w:p>
    <w:p w14:paraId="0BBAF3F6" w14:textId="77777777">
      <w:pPr>
        <w:spacing w:after="120" w:line="300" w:lineRule="auto"/>
        <w:ind w:left="720" w:hanging="360"/>
        <w:jc w:val="both"/>
        <w:rPr>
          <w:rFonts w:ascii="Times New Roman" w:hAnsi="Times New Roman" w:cs="Times New Roman"/>
        </w:rPr>
      </w:pPr>
    </w:p>
    <w:p w14:paraId="26BD19FB" w14:textId="77777777">
      <w:pPr>
        <w:spacing w:after="120" w:line="300" w:lineRule="auto"/>
        <w:ind w:left="720" w:hanging="360"/>
        <w:jc w:val="both"/>
        <w:rPr>
          <w:rFonts w:ascii="Times New Roman" w:hAnsi="Times New Roman" w:cs="Times New Roman"/>
        </w:rPr>
      </w:pPr>
    </w:p>
    <w:p w14:paraId="341980FF" w14:textId="77777777">
      <w:pPr>
        <w:spacing w:after="120" w:line="300" w:lineRule="auto"/>
        <w:ind w:left="720" w:hanging="360"/>
        <w:jc w:val="both"/>
        <w:rPr>
          <w:rFonts w:ascii="Times New Roman" w:hAnsi="Times New Roman" w:cs="Times New Roman"/>
        </w:rPr>
      </w:pPr>
    </w:p>
    <w:p w14:paraId="11628178" w14:textId="77777777">
      <w:pPr>
        <w:spacing w:after="120" w:line="300" w:lineRule="auto"/>
        <w:ind w:left="720" w:hanging="360"/>
        <w:jc w:val="both"/>
        <w:rPr>
          <w:rFonts w:ascii="Times New Roman" w:hAnsi="Times New Roman" w:cs="Times New Roman"/>
        </w:rPr>
      </w:pPr>
    </w:p>
    <w:p w14:paraId="650B4CC0" w14:textId="77777777">
      <w:pPr>
        <w:spacing w:after="120" w:line="300" w:lineRule="auto"/>
        <w:ind w:left="720" w:hanging="360"/>
        <w:jc w:val="both"/>
        <w:rPr>
          <w:rFonts w:ascii="Times New Roman" w:hAnsi="Times New Roman" w:cs="Times New Roman"/>
        </w:rPr>
      </w:pPr>
    </w:p>
    <w:p w14:paraId="25CD2726" w14:textId="77777777">
      <w:pPr>
        <w:spacing w:after="120" w:line="300" w:lineRule="auto"/>
        <w:ind w:left="720" w:hanging="360"/>
        <w:jc w:val="both"/>
        <w:rPr>
          <w:rFonts w:ascii="Times New Roman" w:hAnsi="Times New Roman" w:cs="Times New Roman"/>
        </w:rPr>
      </w:pPr>
    </w:p>
    <w:p w14:paraId="0A73529D" w14:textId="77777777">
      <w:pPr>
        <w:spacing w:after="120" w:line="300" w:lineRule="auto"/>
        <w:ind w:left="720" w:hanging="360"/>
        <w:jc w:val="both"/>
        <w:rPr>
          <w:rFonts w:ascii="Times New Roman" w:hAnsi="Times New Roman" w:cs="Times New Roman"/>
        </w:rPr>
      </w:pPr>
    </w:p>
    <w:p w14:paraId="30CF204C" w14:textId="77777777">
      <w:pPr>
        <w:spacing w:after="120" w:line="300" w:lineRule="auto"/>
        <w:ind w:left="720" w:hanging="360"/>
        <w:jc w:val="both"/>
        <w:rPr>
          <w:rFonts w:ascii="Times New Roman" w:hAnsi="Times New Roman" w:cs="Times New Roman"/>
        </w:rPr>
      </w:pPr>
    </w:p>
    <w:p w14:paraId="18BC8366" w14:textId="77777777">
      <w:pPr>
        <w:spacing w:after="120" w:line="300" w:lineRule="auto"/>
        <w:ind w:left="720" w:hanging="360"/>
        <w:jc w:val="both"/>
        <w:rPr>
          <w:rFonts w:ascii="Times New Roman" w:hAnsi="Times New Roman" w:cs="Times New Roman"/>
        </w:rPr>
      </w:pPr>
    </w:p>
    <w:p w14:paraId="15673064" w14:textId="77777777">
      <w:pPr>
        <w:spacing w:after="120" w:line="300" w:lineRule="auto"/>
        <w:ind w:left="720" w:hanging="360"/>
        <w:jc w:val="both"/>
        <w:rPr>
          <w:rFonts w:ascii="Times New Roman" w:hAnsi="Times New Roman" w:cs="Times New Roman"/>
        </w:rPr>
      </w:pPr>
    </w:p>
    <w:p w14:paraId="387B66C1" w14:textId="77777777">
      <w:pPr>
        <w:spacing w:after="120" w:line="300" w:lineRule="auto"/>
        <w:ind w:left="720" w:hanging="360"/>
        <w:jc w:val="both"/>
        <w:rPr>
          <w:rFonts w:ascii="Times New Roman" w:hAnsi="Times New Roman" w:cs="Times New Roman"/>
        </w:rPr>
      </w:pPr>
    </w:p>
    <w:p w14:paraId="4A91B14C" w14:textId="77777777">
      <w:pPr>
        <w:spacing w:after="120" w:line="300" w:lineRule="auto"/>
        <w:ind w:left="720" w:hanging="360"/>
        <w:jc w:val="both"/>
        <w:rPr>
          <w:rFonts w:ascii="Times New Roman" w:hAnsi="Times New Roman" w:cs="Times New Roman"/>
        </w:rPr>
      </w:pPr>
    </w:p>
    <w:p w14:paraId="72BAAF70" w14:textId="77777777">
      <w:pPr>
        <w:spacing w:after="120" w:line="300" w:lineRule="auto"/>
        <w:ind w:left="720" w:hanging="360"/>
        <w:jc w:val="both"/>
        <w:rPr>
          <w:rFonts w:ascii="Times New Roman" w:hAnsi="Times New Roman" w:cs="Times New Roman"/>
        </w:rPr>
      </w:pPr>
    </w:p>
    <w:p w14:paraId="3510C762" w14:textId="77777777">
      <w:pPr>
        <w:spacing w:after="120" w:line="300" w:lineRule="auto"/>
        <w:ind w:left="720" w:hanging="360"/>
        <w:jc w:val="both"/>
        <w:rPr>
          <w:rFonts w:ascii="Times New Roman" w:hAnsi="Times New Roman" w:cs="Times New Roman"/>
        </w:rPr>
      </w:pPr>
    </w:p>
    <w:p w14:paraId="4FF01321" w14:textId="77777777">
      <w:pPr>
        <w:spacing w:after="120" w:line="300" w:lineRule="auto"/>
        <w:ind w:left="720" w:hanging="360"/>
        <w:jc w:val="both"/>
        <w:rPr>
          <w:rFonts w:ascii="Times New Roman" w:hAnsi="Times New Roman" w:cs="Times New Roman"/>
        </w:rPr>
      </w:pPr>
    </w:p>
    <w:p w14:paraId="33ADB060" w14:textId="77777777">
      <w:pPr>
        <w:spacing w:after="120" w:line="300" w:lineRule="auto"/>
        <w:ind w:left="720" w:hanging="360"/>
        <w:jc w:val="both"/>
        <w:rPr>
          <w:rFonts w:ascii="Times New Roman" w:hAnsi="Times New Roman" w:cs="Times New Roman"/>
        </w:rPr>
      </w:pPr>
    </w:p>
    <w:p w14:paraId="51973076" w14:textId="77777777">
      <w:pPr>
        <w:spacing w:after="120" w:line="300" w:lineRule="auto"/>
        <w:ind w:left="720" w:hanging="360"/>
        <w:jc w:val="both"/>
        <w:rPr>
          <w:rFonts w:ascii="Times New Roman" w:hAnsi="Times New Roman" w:cs="Times New Roman"/>
        </w:rPr>
      </w:pPr>
    </w:p>
    <w:p w14:paraId="43DAA6CD" w14:textId="77777777">
      <w:pPr>
        <w:spacing w:after="120" w:line="300" w:lineRule="auto"/>
        <w:ind w:left="720" w:hanging="360"/>
        <w:jc w:val="both"/>
        <w:rPr>
          <w:rFonts w:ascii="Times New Roman" w:hAnsi="Times New Roman" w:cs="Times New Roman"/>
        </w:rPr>
      </w:pPr>
    </w:p>
    <w:p w14:paraId="3B9849E3" w14:textId="77777777">
      <w:pPr>
        <w:spacing w:after="120" w:line="300" w:lineRule="auto"/>
        <w:ind w:left="720" w:hanging="360"/>
        <w:jc w:val="both"/>
        <w:rPr>
          <w:rFonts w:ascii="Times New Roman" w:hAnsi="Times New Roman" w:cs="Times New Roman"/>
        </w:rPr>
      </w:pPr>
    </w:p>
    <w:p w14:paraId="1254BF4B" w14:textId="77777777">
      <w:pPr>
        <w:spacing w:after="120" w:line="300" w:lineRule="auto"/>
        <w:ind w:left="720" w:hanging="360"/>
        <w:jc w:val="both"/>
        <w:rPr>
          <w:rFonts w:ascii="Times New Roman" w:hAnsi="Times New Roman" w:cs="Times New Roman"/>
        </w:rPr>
      </w:pPr>
    </w:p>
    <w:p w14:paraId="4D19F821" w14:textId="77777777">
      <w:pPr>
        <w:spacing w:after="120" w:line="300" w:lineRule="auto"/>
        <w:ind w:left="720" w:hanging="360"/>
        <w:jc w:val="center"/>
        <w:rPr>
          <w:rFonts w:ascii="Times New Roman" w:hAnsi="Times New Roman" w:cs="Times New Roman"/>
        </w:rPr>
      </w:pPr>
      <w:r>
        <w:rPr>
          <w:rFonts w:ascii="Times New Roman" w:hAnsi="Times New Roman" w:cs="Times New Roman"/>
        </w:rPr>
        <w:t xml:space="preserve">Exhibit B </w:t>
      </w:r>
    </w:p>
    <w:p w14:paraId="316ACE44" w14:textId="26D4CF1B">
      <w:pPr>
        <w:spacing w:after="120" w:line="300" w:lineRule="auto"/>
        <w:ind w:left="720" w:hanging="360"/>
        <w:jc w:val="center"/>
        <w:rPr>
          <w:rFonts w:ascii="Times New Roman" w:hAnsi="Times New Roman" w:cs="Times New Roman"/>
        </w:rPr>
      </w:pPr>
      <w:r>
        <w:rPr>
          <w:rFonts w:ascii="Times New Roman" w:hAnsi="Times New Roman" w:cs="Times New Roman"/>
        </w:rPr>
        <w:t>INSURANCE REQUIREMENTS</w:t>
      </w:r>
    </w:p>
    <w:p w14:paraId="1DBBF616" w14:textId="77777777">
      <w:pPr>
        <w:spacing w:after="120" w:line="300" w:lineRule="auto"/>
        <w:ind w:left="720" w:hanging="360"/>
        <w:rPr>
          <w:rFonts w:ascii="Times New Roman" w:hAnsi="Times New Roman" w:cs="Times New Roman"/>
        </w:rPr>
      </w:pPr>
      <w:r>
        <w:rPr>
          <w:rFonts w:ascii="Times New Roman" w:hAnsi="Times New Roman" w:cs="Times New Roman"/>
        </w:rPr>
        <w:t>Provider shall maintain or cause to be maintained for the duration of the business relationship and one</w:t>
      </w:r>
    </w:p>
    <w:p w14:paraId="5533F90D" w14:textId="77777777">
      <w:pPr>
        <w:spacing w:after="120" w:line="300" w:lineRule="auto"/>
        <w:ind w:left="360"/>
        <w:rPr>
          <w:rFonts w:ascii="Times New Roman" w:hAnsi="Times New Roman" w:cs="Times New Roman"/>
        </w:rPr>
      </w:pPr>
      <w:r>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pPr>
        <w:spacing w:after="120" w:line="300" w:lineRule="auto"/>
        <w:ind w:left="360"/>
        <w:rPr>
          <w:rFonts w:ascii="Times New Roman" w:hAnsi="Times New Roman" w:cs="Times New Roman"/>
        </w:rPr>
      </w:pPr>
      <w:r>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pPr>
        <w:spacing w:after="120" w:line="300" w:lineRule="auto"/>
        <w:ind w:left="360"/>
        <w:rPr>
          <w:rFonts w:ascii="Times New Roman" w:hAnsi="Times New Roman" w:cs="Times New Roman"/>
        </w:rPr>
      </w:pPr>
      <w:r>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pPr>
        <w:spacing w:after="120" w:line="300" w:lineRule="auto"/>
        <w:ind w:left="360"/>
        <w:rPr>
          <w:rFonts w:ascii="Times New Roman" w:hAnsi="Times New Roman" w:cs="Times New Roman"/>
        </w:rPr>
      </w:pPr>
      <w:r>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pPr>
        <w:spacing w:after="120" w:line="300" w:lineRule="auto"/>
        <w:ind w:left="360"/>
        <w:rPr>
          <w:rFonts w:ascii="Times New Roman" w:hAnsi="Times New Roman" w:cs="Times New Roman"/>
        </w:rPr>
      </w:pPr>
      <w:r>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pPr>
        <w:spacing w:after="120" w:line="300" w:lineRule="auto"/>
        <w:ind w:left="360"/>
        <w:rPr>
          <w:rFonts w:ascii="Times New Roman" w:hAnsi="Times New Roman" w:cs="Times New Roman"/>
        </w:rPr>
      </w:pPr>
      <w:r>
        <w:rPr>
          <w:rFonts w:ascii="Times New Roman" w:hAnsi="Times New Roman" w:cs="Times New Roman"/>
        </w:rPr>
        <w:t xml:space="preserve">ii) </w:t>
      </w:r>
      <w:r>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917433F" w14:textId="77777777">
      <w:pPr>
        <w:spacing w:after="120" w:line="300" w:lineRule="auto"/>
        <w:ind w:left="360"/>
        <w:rPr>
          <w:rFonts w:ascii="Times New Roman" w:hAnsi="Times New Roman" w:cs="Times New Roman"/>
        </w:rPr>
      </w:pPr>
      <w:r>
        <w:rPr>
          <w:rFonts w:ascii="Times New Roman" w:hAnsi="Times New Roman" w:cs="Times New Roman"/>
        </w:rPr>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r>
        <w:rPr>
          <w:rFonts w:ascii="Times New Roman" w:hAnsi="Times New Roman" w:cs="Times New Roman"/>
        </w:rPr>
        <w:t xml:space="preserve">E - </w:t>
      </w:r>
      <w:r>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p>
    <w:p w14:paraId="664405CE" w14:textId="77777777">
      <w:pPr>
        <w:spacing w:after="120" w:line="300" w:lineRule="auto"/>
        <w:ind w:left="360"/>
        <w:rPr>
          <w:rFonts w:ascii="Times New Roman" w:hAnsi="Times New Roman" w:cs="Times New Roman"/>
        </w:rPr>
      </w:pPr>
      <w:r>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p>
    <w:p w14:paraId="49B4EE22" w14:textId="77777777">
      <w:pPr>
        <w:spacing w:after="120" w:line="300" w:lineRule="auto"/>
        <w:ind w:left="360"/>
        <w:rPr>
          <w:rFonts w:ascii="Times New Roman" w:hAnsi="Times New Roman" w:cs="Times New Roman"/>
        </w:rPr>
      </w:pPr>
      <w:r>
        <w:rPr>
          <w:rFonts w:ascii="Times New Roman" w:hAnsi="Times New Roman" w:cs="Times New Roman"/>
        </w:rPr>
        <w:t xml:space="preserve">All the above required insurance shall: </w:t>
      </w:r>
    </w:p>
    <w:p w14:paraId="62C1C900"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including LargeCo Corporation, LargeCocorp Holdings LLC, its parents, subsidiaries, affiliated companies, officers, directors and employees as Additional Insureds (except for Workers’ Compensation); </w:t>
      </w:r>
    </w:p>
    <w:p w14:paraId="7CB0D3A5"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with a Waiver of Subrogation in favor of LargeCo Corporation, LargeCocorp Holdings LLC, its parents, subsidiaries, affiliated companies, officers, directors and employees; </w:t>
      </w:r>
    </w:p>
    <w:p w14:paraId="03F3570A"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p>
    <w:p w14:paraId="1D7C161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include an exclusion for “Cross Liability” or “Severability of Interests”; </w:t>
      </w:r>
    </w:p>
    <w:p w14:paraId="0199B18E"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Not be subject to material modifications except after thirty (30) days prior written notice to LargeCo Corporation nor be cancelable unless replaced by an insurance policy that meets or exceeds the requirements as specified above; and </w:t>
      </w:r>
    </w:p>
    <w:p w14:paraId="464B8994"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Have all deductibles and/or SIRs be directly responsible by Provider. </w:t>
      </w:r>
    </w:p>
    <w:p w14:paraId="42316405" w14:textId="77777777">
      <w:pPr>
        <w:pStyle w:val="ListParagraph"/>
        <w:numPr>
          <w:ilvl w:val="0"/>
          <w:numId w:val="18"/>
        </w:numPr>
        <w:spacing w:after="120" w:line="300" w:lineRule="auto"/>
        <w:rPr>
          <w:rFonts w:ascii="Times New Roman" w:hAnsi="Times New Roman" w:cs="Times New Roman"/>
        </w:rPr>
      </w:pPr>
      <w:r>
        <w:rPr>
          <w:rFonts w:ascii="Times New Roman" w:hAnsi="Times New Roman" w:cs="Times New Roman"/>
        </w:rPr>
        <w:t xml:space="preserve">Certificates of insurance and endorsements shall be submitted to LargeCo. </w:t>
      </w:r>
    </w:p>
    <w:p w14:paraId="7DD748E3" w14:textId="77777777">
      <w:pPr>
        <w:spacing w:after="120" w:line="300" w:lineRule="auto"/>
        <w:ind w:left="360"/>
        <w:rPr>
          <w:rFonts w:ascii="Times New Roman" w:hAnsi="Times New Roman" w:cs="Times New Roman"/>
        </w:rPr>
      </w:pPr>
    </w:p>
    <w:p w14:paraId="6DA3521E" w14:textId="77777777">
      <w:pPr>
        <w:spacing w:after="120" w:line="300" w:lineRule="auto"/>
        <w:ind w:left="360"/>
        <w:rPr>
          <w:rFonts w:ascii="Times New Roman" w:hAnsi="Times New Roman" w:cs="Times New Roman"/>
        </w:rPr>
      </w:pPr>
    </w:p>
    <w:p w14:paraId="5C5986D0" w14:textId="77777777">
      <w:pPr>
        <w:spacing w:after="120" w:line="300" w:lineRule="auto"/>
        <w:ind w:left="360"/>
        <w:rPr>
          <w:rFonts w:ascii="Times New Roman" w:hAnsi="Times New Roman" w:cs="Times New Roman"/>
        </w:rPr>
      </w:pPr>
    </w:p>
    <w:p w14:paraId="1B0CBA2F" w14:textId="77777777">
      <w:pPr>
        <w:spacing w:after="120" w:line="300" w:lineRule="auto"/>
        <w:ind w:left="360"/>
        <w:rPr>
          <w:rFonts w:ascii="Times New Roman" w:hAnsi="Times New Roman" w:cs="Times New Roman"/>
        </w:rPr>
      </w:pPr>
    </w:p>
    <w:p w14:paraId="46FD4C77" w14:textId="77777777">
      <w:pPr>
        <w:spacing w:after="120" w:line="300" w:lineRule="auto"/>
        <w:ind w:left="360"/>
        <w:rPr>
          <w:rFonts w:ascii="Times New Roman" w:hAnsi="Times New Roman" w:cs="Times New Roman"/>
        </w:rPr>
      </w:pPr>
    </w:p>
    <w:p w14:paraId="74CFC759" w14:textId="77777777">
      <w:pPr>
        <w:spacing w:after="120" w:line="300" w:lineRule="auto"/>
        <w:ind w:left="360"/>
        <w:rPr>
          <w:rFonts w:ascii="Times New Roman" w:hAnsi="Times New Roman" w:cs="Times New Roman"/>
        </w:rPr>
      </w:pPr>
    </w:p>
    <w:p w14:paraId="6F3D7C47" w14:textId="77777777">
      <w:pPr>
        <w:spacing w:after="120" w:line="300" w:lineRule="auto"/>
        <w:ind w:left="360"/>
        <w:rPr>
          <w:rFonts w:ascii="Times New Roman" w:hAnsi="Times New Roman" w:cs="Times New Roman"/>
        </w:rPr>
      </w:pPr>
    </w:p>
    <w:p w14:paraId="32245A1C" w14:textId="77777777">
      <w:pPr>
        <w:spacing w:after="120" w:line="300" w:lineRule="auto"/>
        <w:ind w:left="360"/>
        <w:rPr>
          <w:rFonts w:ascii="Times New Roman" w:hAnsi="Times New Roman" w:cs="Times New Roman"/>
        </w:rPr>
      </w:pPr>
    </w:p>
    <w:p w14:paraId="51EC774E" w14:textId="77777777">
      <w:pPr>
        <w:spacing w:after="120" w:line="300" w:lineRule="auto"/>
        <w:ind w:left="360"/>
        <w:rPr>
          <w:rFonts w:ascii="Times New Roman" w:hAnsi="Times New Roman" w:cs="Times New Roman"/>
        </w:rPr>
      </w:pPr>
    </w:p>
    <w:p w14:paraId="4956E5FD" w14:textId="77777777">
      <w:pPr>
        <w:spacing w:after="120" w:line="300" w:lineRule="auto"/>
        <w:ind w:left="360"/>
        <w:rPr>
          <w:rFonts w:ascii="Times New Roman" w:hAnsi="Times New Roman" w:cs="Times New Roman"/>
        </w:rPr>
      </w:pPr>
    </w:p>
    <w:p w14:paraId="62B37B50" w14:textId="77777777">
      <w:pPr>
        <w:spacing w:after="120" w:line="300" w:lineRule="auto"/>
        <w:ind w:left="360"/>
        <w:rPr>
          <w:rFonts w:ascii="Times New Roman" w:hAnsi="Times New Roman" w:cs="Times New Roman"/>
        </w:rPr>
      </w:pPr>
    </w:p>
    <w:p w14:paraId="7794F51C" w14:textId="77777777">
      <w:pPr>
        <w:spacing w:after="120" w:line="300" w:lineRule="auto"/>
        <w:ind w:left="360"/>
        <w:rPr>
          <w:rFonts w:ascii="Times New Roman" w:hAnsi="Times New Roman" w:cs="Times New Roman"/>
        </w:rPr>
      </w:pPr>
    </w:p>
    <w:p w14:paraId="13700B12" w14:textId="77777777">
      <w:pPr>
        <w:spacing w:after="120" w:line="300" w:lineRule="auto"/>
        <w:ind w:left="360"/>
        <w:rPr>
          <w:rFonts w:ascii="Times New Roman" w:hAnsi="Times New Roman" w:cs="Times New Roman"/>
        </w:rPr>
      </w:pPr>
    </w:p>
    <w:p w14:paraId="682364A9" w14:textId="77777777">
      <w:pPr>
        <w:spacing w:after="120" w:line="300" w:lineRule="auto"/>
        <w:ind w:left="360"/>
        <w:rPr>
          <w:rFonts w:ascii="Times New Roman" w:hAnsi="Times New Roman" w:cs="Times New Roman"/>
        </w:rPr>
      </w:pPr>
    </w:p>
    <w:p w14:paraId="63C9003A" w14:textId="77777777">
      <w:pPr>
        <w:spacing w:after="120" w:line="300" w:lineRule="auto"/>
        <w:ind w:left="360"/>
        <w:rPr>
          <w:rFonts w:ascii="Times New Roman" w:hAnsi="Times New Roman" w:cs="Times New Roman"/>
        </w:rPr>
      </w:pPr>
    </w:p>
    <w:p w14:paraId="430C7A08" w14:textId="77777777">
      <w:pPr>
        <w:spacing w:after="120" w:line="300" w:lineRule="auto"/>
        <w:ind w:left="360"/>
        <w:rPr>
          <w:rFonts w:ascii="Times New Roman" w:hAnsi="Times New Roman" w:cs="Times New Roman"/>
        </w:rPr>
      </w:pPr>
    </w:p>
    <w:p w14:paraId="64DB6337" w14:textId="77777777">
      <w:pPr>
        <w:spacing w:after="120" w:line="300" w:lineRule="auto"/>
        <w:ind w:left="360"/>
        <w:rPr>
          <w:rFonts w:ascii="Times New Roman" w:hAnsi="Times New Roman" w:cs="Times New Roman"/>
        </w:rPr>
      </w:pPr>
    </w:p>
    <w:p w14:paraId="1915DA46" w14:textId="77777777">
      <w:pPr>
        <w:spacing w:after="120" w:line="300" w:lineRule="auto"/>
        <w:ind w:left="360"/>
        <w:rPr>
          <w:rFonts w:ascii="Times New Roman" w:hAnsi="Times New Roman" w:cs="Times New Roman"/>
        </w:rPr>
      </w:pPr>
    </w:p>
    <w:p w14:paraId="7A35E2D0" w14:textId="77777777">
      <w:pPr>
        <w:spacing w:after="120" w:line="300" w:lineRule="auto"/>
        <w:ind w:left="360"/>
        <w:rPr>
          <w:rFonts w:ascii="Times New Roman" w:hAnsi="Times New Roman" w:cs="Times New Roman"/>
        </w:rPr>
      </w:pPr>
    </w:p>
    <w:p w14:paraId="215949E9" w14:textId="77777777">
      <w:pPr>
        <w:spacing w:after="120" w:line="300" w:lineRule="auto"/>
        <w:ind w:left="360"/>
        <w:rPr>
          <w:rFonts w:ascii="Times New Roman" w:hAnsi="Times New Roman" w:cs="Times New Roman"/>
        </w:rPr>
      </w:pPr>
    </w:p>
    <w:p w14:paraId="2FF8B1D2" w14:textId="77777777">
      <w:pPr>
        <w:spacing w:after="120" w:line="300" w:lineRule="auto"/>
        <w:ind w:left="360"/>
        <w:rPr>
          <w:rFonts w:ascii="Times New Roman" w:hAnsi="Times New Roman" w:cs="Times New Roman"/>
        </w:rPr>
      </w:pPr>
    </w:p>
    <w:p w14:paraId="623EE70C" w14:textId="77777777">
      <w:pPr>
        <w:spacing w:after="120" w:line="300" w:lineRule="auto"/>
        <w:ind w:left="360"/>
        <w:rPr>
          <w:rFonts w:ascii="Times New Roman" w:hAnsi="Times New Roman" w:cs="Times New Roman"/>
        </w:rPr>
      </w:pPr>
    </w:p>
    <w:p w14:paraId="0AC50E83" w14:textId="77777777">
      <w:pPr>
        <w:spacing w:after="120" w:line="300" w:lineRule="auto"/>
        <w:ind w:left="360"/>
        <w:rPr>
          <w:rFonts w:ascii="Times New Roman" w:hAnsi="Times New Roman" w:cs="Times New Roman"/>
        </w:rPr>
      </w:pPr>
    </w:p>
    <w:p w14:paraId="7130E749" w14:textId="77777777">
      <w:pPr>
        <w:spacing w:after="120" w:line="300" w:lineRule="auto"/>
        <w:ind w:left="360"/>
        <w:rPr>
          <w:rFonts w:ascii="Times New Roman" w:hAnsi="Times New Roman" w:cs="Times New Roman"/>
        </w:rPr>
      </w:pPr>
    </w:p>
    <w:p w14:paraId="7AD60AB6" w14:textId="77777777">
      <w:pPr>
        <w:spacing w:after="120" w:line="300" w:lineRule="auto"/>
        <w:ind w:left="360"/>
        <w:rPr>
          <w:rFonts w:ascii="Times New Roman" w:hAnsi="Times New Roman" w:cs="Times New Roman"/>
        </w:rPr>
      </w:pPr>
    </w:p>
    <w:p w14:paraId="72F360F8" w14:textId="77777777">
      <w:pPr>
        <w:spacing w:after="120" w:line="300" w:lineRule="auto"/>
        <w:ind w:left="360"/>
        <w:rPr>
          <w:rFonts w:ascii="Times New Roman" w:hAnsi="Times New Roman" w:cs="Times New Roman"/>
        </w:rPr>
      </w:pPr>
    </w:p>
    <w:p w14:paraId="09899FC3" w14:textId="77777777">
      <w:pPr>
        <w:spacing w:after="120" w:line="300" w:lineRule="auto"/>
        <w:ind w:left="360"/>
        <w:rPr>
          <w:rFonts w:ascii="Times New Roman" w:hAnsi="Times New Roman" w:cs="Times New Roman"/>
        </w:rPr>
      </w:pPr>
    </w:p>
    <w:p w14:paraId="341B37BF" w14:textId="77777777">
      <w:pPr>
        <w:spacing w:after="120" w:line="300" w:lineRule="auto"/>
        <w:ind w:left="360"/>
        <w:rPr>
          <w:rFonts w:ascii="Times New Roman" w:hAnsi="Times New Roman" w:cs="Times New Roman"/>
        </w:rPr>
      </w:pPr>
    </w:p>
    <w:p w14:paraId="718E3BE2" w14:textId="77777777">
      <w:pPr>
        <w:spacing w:after="120" w:line="300" w:lineRule="auto"/>
        <w:ind w:left="360"/>
        <w:rPr>
          <w:rFonts w:ascii="Times New Roman" w:hAnsi="Times New Roman" w:cs="Times New Roman"/>
        </w:rPr>
      </w:pPr>
    </w:p>
    <w:p w14:paraId="6D68389C" w14:textId="26294E47">
      <w:pPr>
        <w:spacing w:after="120" w:line="300" w:lineRule="auto"/>
        <w:ind w:left="360"/>
        <w:jc w:val="center"/>
        <w:rPr>
          <w:rFonts w:ascii="Times New Roman" w:hAnsi="Times New Roman" w:cs="Times New Roman"/>
        </w:rPr>
      </w:pPr>
      <w:r>
        <w:rPr>
          <w:rFonts w:ascii="Times New Roman" w:hAnsi="Times New Roman" w:cs="Times New Roman"/>
        </w:rPr>
        <w:t>Exhibit C PRIVACY &amp; DATA SECURITY REQUIREMENTS</w:t>
      </w:r>
    </w:p>
    <w:p w14:paraId="1159930B" w14:textId="346ABB4E">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Definitions </w:t>
      </w:r>
    </w:p>
    <w:p w14:paraId="573BD82B" w14:textId="77777777">
      <w:pPr>
        <w:pStyle w:val="ListParagraph"/>
        <w:spacing w:after="120" w:line="300" w:lineRule="auto"/>
        <w:ind w:left="720"/>
        <w:rPr>
          <w:rFonts w:ascii="Times New Roman" w:hAnsi="Times New Roman" w:cs="Times New Roman"/>
        </w:rPr>
      </w:pPr>
      <w:r>
        <w:rPr>
          <w:rFonts w:ascii="Times New Roman" w:hAnsi="Times New Roman" w:cs="Times New Roman"/>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p>
    <w:p w14:paraId="3D28F16E"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 “Process” or “Processing” means the collection, recording, organization, structuring, adaptation or alteration, retrieval, consultation, access, disclosure, transfer, storage, deletion, combination, destruction, disposal, or other use of information. </w:t>
      </w:r>
    </w:p>
    <w:p w14:paraId="500D85A0"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p>
    <w:p w14:paraId="59647015" w14:textId="35D30616">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Intentionally Omitted. </w:t>
      </w:r>
    </w:p>
    <w:p w14:paraId="0B0CA30A" w14:textId="77777777">
      <w:pPr>
        <w:pStyle w:val="ListParagraph"/>
        <w:numPr>
          <w:ilvl w:val="0"/>
          <w:numId w:val="19"/>
        </w:numPr>
        <w:spacing w:after="120" w:line="300" w:lineRule="auto"/>
        <w:rPr>
          <w:rFonts w:ascii="Times New Roman" w:hAnsi="Times New Roman" w:cs="Times New Roman"/>
        </w:rPr>
      </w:pPr>
      <w:r>
        <w:rPr>
          <w:rFonts w:ascii="Times New Roman" w:hAnsi="Times New Roman" w:cs="Times New Roman"/>
        </w:rPr>
        <w:t xml:space="preserve">Limited Collection, Use and Access. </w:t>
      </w:r>
    </w:p>
    <w:p w14:paraId="06ADF8FE"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Pr>
          <w:rFonts w:ascii="Times New Roman" w:hAnsi="Times New Roman" w:cs="Times New Roman"/>
        </w:rPr>
        <w:t xml:space="preserve">through any third party platform, Provider shall comply with applicable API terms of such platforms. </w:t>
      </w:r>
    </w:p>
    <w:p w14:paraId="595647DF"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52131DFD" w14:textId="77777777">
      <w:pPr>
        <w:pStyle w:val="ListParagraph"/>
        <w:spacing w:after="120" w:line="300" w:lineRule="auto"/>
        <w:ind w:left="720"/>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Pr>
          <w:rFonts w:ascii="Times New Roman" w:hAnsi="Times New Roman" w:cs="Times New Roman"/>
        </w:rPr>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p>
    <w:p w14:paraId="070E1BE8"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p>
    <w:p w14:paraId="4C365B28"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c. </w:t>
      </w:r>
      <w:r>
        <w:rPr>
          <w:rFonts w:ascii="Times New Roman" w:hAnsi="Times New Roman" w:cs="Times New Roman"/>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p>
    <w:p w14:paraId="7684128B"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d. </w:t>
      </w:r>
      <w:r>
        <w:rPr>
          <w:rFonts w:ascii="Times New Roman" w:hAnsi="Times New Roman" w:cs="Times New Roman"/>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p>
    <w:p w14:paraId="32FC7541"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Monitoring and Security Flaw Resolution. </w:t>
      </w:r>
    </w:p>
    <w:p w14:paraId="4D786E3D"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p>
    <w:p w14:paraId="206861D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p>
    <w:p w14:paraId="54BFA492"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5. Intentionally Omitted. </w:t>
      </w:r>
    </w:p>
    <w:p w14:paraId="47360BEB"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p>
    <w:p w14:paraId="6688E2FA"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Pr>
          <w:rFonts w:ascii="Times New Roman" w:hAnsi="Times New Roman" w:cs="Times New Roman"/>
        </w:rPr>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p>
    <w:p w14:paraId="5ADAAD34"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8.Intentionally Omitted. </w:t>
      </w:r>
    </w:p>
    <w:p w14:paraId="09240000"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9. </w:t>
      </w:r>
      <w:r>
        <w:rPr>
          <w:rFonts w:ascii="Times New Roman" w:hAnsi="Times New Roman" w:cs="Times New Roman"/>
        </w:rPr>
        <w:t xml:space="preserve">Intentionally Omitted. </w:t>
      </w:r>
    </w:p>
    <w:p w14:paraId="013D2D7D" w14:textId="77777777">
      <w:pPr>
        <w:pStyle w:val="ListParagraph"/>
        <w:spacing w:after="120" w:line="300" w:lineRule="auto"/>
        <w:ind w:left="720"/>
        <w:rPr>
          <w:rFonts w:ascii="Times New Roman" w:hAnsi="Times New Roman" w:cs="Times New Roman"/>
        </w:rPr>
      </w:pPr>
      <w:r>
        <w:rPr>
          <w:rFonts w:ascii="Times New Roman" w:hAnsi="Times New Roman" w:cs="Times New Roman"/>
        </w:rPr>
        <w:t xml:space="preserve">10. </w:t>
      </w:r>
      <w:r>
        <w:rPr>
          <w:rFonts w:ascii="Times New Roman" w:hAnsi="Times New Roman" w:cs="Times New Roman"/>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p>
    <w:p w14:paraId="1F433766"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p>
    <w:p w14:paraId="53C2DA14"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p>
    <w:p w14:paraId="38FB4577"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Pr>
          <w:rFonts w:ascii="Times New Roman" w:hAnsi="Times New Roman" w:cs="Times New Roman"/>
        </w:rPr>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p>
    <w:p w14:paraId="7EA7D9B7"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p>
    <w:p w14:paraId="30A37358"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p>
    <w:p w14:paraId="46F54772"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f. Take appropriate technical and organizational measures for the fulfillment of data subject requests under Applicable Laws; </w:t>
      </w:r>
    </w:p>
    <w:p w14:paraId="73EAAFA6"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83486A3"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p>
    <w:p w14:paraId="3FD52DFC" w14:textId="77777777">
      <w:pPr>
        <w:pStyle w:val="ListParagraph"/>
        <w:spacing w:after="120" w:line="300" w:lineRule="auto"/>
        <w:ind w:left="720" w:firstLine="720"/>
        <w:rPr>
          <w:rFonts w:ascii="Times New Roman" w:hAnsi="Times New Roman" w:cs="Times New Roman"/>
        </w:rPr>
      </w:pPr>
      <w:r>
        <w:rPr>
          <w:rFonts w:ascii="Times New Roman" w:hAnsi="Times New Roman" w:cs="Times New Roman"/>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p>
    <w:p w14:paraId="6282AE1B" w14:textId="77777777">
      <w:pPr>
        <w:spacing w:after="120" w:line="30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ab/>
      </w:r>
      <w:r>
        <w:rPr>
          <w:rFonts w:ascii="Times New Roman" w:hAnsi="Times New Roman" w:cs="Times New Roman"/>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Pr>
          <w:rFonts w:ascii="Times New Roman" w:hAnsi="Times New Roman" w:cs="Times New Roman"/>
        </w:rPr>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r>
        <w:rPr>
          <w:rFonts w:ascii="Times New Roman" w:hAnsi="Times New Roman" w:cs="Times New Roman"/>
        </w:rPr>
        <w:t xml:space="preserve"> </w:t>
      </w:r>
      <w:r>
        <w:rPr>
          <w:rFonts w:ascii="Times New Roman" w:hAnsi="Times New Roman" w:cs="Times New Roman"/>
        </w:rPr>
        <w:t xml:space="preserve">fulfill its obligation under Applicable Laws to monitor Provider’s Processing of De-identified Data and compliance with this Section. </w:t>
      </w:r>
    </w:p>
    <w:p w14:paraId="18500092" w14:textId="77777777">
      <w:pPr>
        <w:spacing w:after="120" w:line="300" w:lineRule="auto"/>
        <w:rPr>
          <w:rFonts w:ascii="Times New Roman" w:hAnsi="Times New Roman" w:cs="Times New Roman"/>
        </w:rPr>
      </w:pPr>
      <w:r>
        <w:rPr>
          <w:rFonts w:ascii="Times New Roman" w:hAnsi="Times New Roman" w:cs="Times New Roman"/>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p>
    <w:p w14:paraId="25F62134" w14:textId="77777777">
      <w:pPr>
        <w:spacing w:after="120" w:line="300" w:lineRule="auto"/>
        <w:rPr>
          <w:rFonts w:ascii="Times New Roman" w:hAnsi="Times New Roman" w:cs="Times New Roman"/>
        </w:rPr>
      </w:pPr>
      <w:r>
        <w:rPr>
          <w:rFonts w:ascii="Times New Roman" w:hAnsi="Times New Roman" w:cs="Times New Roman"/>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2CE73A5A" w14:textId="77777777">
      <w:pPr>
        <w:spacing w:after="120" w:line="300" w:lineRule="auto"/>
        <w:rPr>
          <w:rFonts w:ascii="Times New Roman" w:hAnsi="Times New Roman" w:cs="Times New Roman"/>
        </w:rPr>
      </w:pPr>
      <w:r>
        <w:rPr>
          <w:rFonts w:ascii="Times New Roman" w:hAnsi="Times New Roman" w:cs="Times New Roman"/>
        </w:rPr>
        <w:t xml:space="preserve">14. Data Security Breach Notification and Incident Response; Indemnification. </w:t>
      </w:r>
    </w:p>
    <w:p w14:paraId="0C6653FA" w14:textId="6D3A0B81">
      <w:pPr>
        <w:spacing w:after="120" w:line="300" w:lineRule="auto"/>
        <w:ind w:firstLine="720"/>
        <w:rPr>
          <w:rFonts w:ascii="Times New Roman" w:hAnsi="Times New Roman" w:cs="Times New Roman"/>
        </w:rPr>
      </w:pPr>
      <w:r>
        <w:rPr>
          <w:rFonts w:ascii="Times New Roman" w:hAnsi="Times New Roman" w:cs="Times New Roman"/>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Pr>
          <w:rFonts w:ascii="Times New Roman" w:hAnsi="Times New Roman" w:cs="Times New Roman"/>
        </w:rPr>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r>
        <w:rPr>
          <w:rFonts w:ascii="Times New Roman" w:hAnsi="Times New Roman" w:cs="Times New Roman"/>
        </w:rPr>
        <w:fldChar w:fldCharType="begin"/>
      </w:r>
      <w:r>
        <w:rPr>
          <w:rFonts w:ascii="Times New Roman" w:hAnsi="Times New Roman" w:cs="Times New Roman"/>
        </w:rPr>
        <w:instrText>HYPERLINK "mailto:</w:instrText>
      </w:r>
      <w:r>
        <w:rPr>
          <w:rFonts w:ascii="Times New Roman" w:hAnsi="Times New Roman" w:cs="Times New Roman"/>
        </w:rPr>
        <w:instrText>infosec@LargeCo.com</w:instrText>
      </w:r>
      <w:r>
        <w:rPr>
          <w:rFonts w:ascii="Times New Roman" w:hAnsi="Times New Roman" w:cs="Times New Roman"/>
        </w:rPr>
        <w:instrText>"</w:instrText>
      </w:r>
      <w:r>
        <w:rPr>
          <w:rFonts w:ascii="Times New Roman" w:hAnsi="Times New Roman" w:cs="Times New Roman"/>
        </w:rPr>
        <w:fldChar w:fldCharType="separate"/>
      </w:r>
      <w:r>
        <w:rPr>
          <w:rStyle w:val="Hyperlink"/>
          <w:rFonts w:ascii="Times New Roman" w:hAnsi="Times New Roman" w:cs="Times New Roman"/>
        </w:rPr>
        <w:t>infosec@LargeCo.com</w:t>
      </w:r>
      <w:r>
        <w:rPr>
          <w:rFonts w:ascii="Times New Roman" w:hAnsi="Times New Roman" w:cs="Times New Roman"/>
        </w:rPr>
        <w:fldChar w:fldCharType="end"/>
      </w:r>
      <w:r>
        <w:rPr>
          <w:rFonts w:ascii="Times New Roman" w:hAnsi="Times New Roman" w:cs="Times New Roman"/>
        </w:rPr>
        <w:t xml:space="preserve">. </w:t>
      </w:r>
    </w:p>
    <w:p w14:paraId="718865A3" w14:textId="77777777">
      <w:pPr>
        <w:spacing w:after="120" w:line="300" w:lineRule="auto"/>
        <w:ind w:firstLine="720"/>
        <w:rPr>
          <w:rFonts w:ascii="Times New Roman" w:hAnsi="Times New Roman" w:cs="Times New Roman"/>
        </w:rPr>
      </w:pPr>
      <w:r>
        <w:rPr>
          <w:rFonts w:ascii="Times New Roman" w:hAnsi="Times New Roman" w:cs="Times New Roman"/>
        </w:rPr>
        <w:t xml:space="preserve">b. </w:t>
      </w:r>
      <w:r>
        <w:rPr>
          <w:rFonts w:ascii="Times New Roman" w:hAnsi="Times New Roman" w:cs="Times New Roman"/>
        </w:rPr>
        <w:t xml:space="preserve">Notice to Other Parties. Provider shall not notify any parties other than LargeCo and relevant law enforcement agencies of any Data Security Breach unless such notification is agreed to in advance by LargeCo in writing. </w:t>
      </w:r>
    </w:p>
    <w:p w14:paraId="2F6E7713" w14:textId="77777777">
      <w:pPr>
        <w:spacing w:after="120" w:line="300" w:lineRule="auto"/>
        <w:ind w:firstLine="720"/>
        <w:rPr>
          <w:rFonts w:ascii="Times New Roman" w:hAnsi="Times New Roman" w:cs="Times New Roman"/>
        </w:rPr>
      </w:pPr>
      <w:r>
        <w:rPr>
          <w:rFonts w:ascii="Times New Roman" w:hAnsi="Times New Roman" w:cs="Times New Roman"/>
        </w:rPr>
        <w:t xml:space="preserve">c. Resolution. For the avoidance of doubt, any Data Security Breach vulnerability shall be resolved to LargeCo’s satisfaction, at Provider’s expense, within eight (8) hours of discovery. </w:t>
      </w:r>
    </w:p>
    <w:p w14:paraId="407E05B3" w14:textId="77777777">
      <w:pPr>
        <w:spacing w:after="120" w:line="300" w:lineRule="auto"/>
        <w:ind w:firstLine="720"/>
        <w:rPr>
          <w:rFonts w:ascii="Times New Roman" w:hAnsi="Times New Roman" w:cs="Times New Roman"/>
        </w:rPr>
      </w:pPr>
      <w:r>
        <w:rPr>
          <w:rFonts w:ascii="Times New Roman" w:hAnsi="Times New Roman" w:cs="Times New Roman"/>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p>
    <w:p w14:paraId="6E9281B2" w14:textId="77777777">
      <w:pPr>
        <w:spacing w:after="120" w:line="300" w:lineRule="auto"/>
        <w:ind w:firstLine="720"/>
        <w:rPr>
          <w:rFonts w:ascii="Times New Roman" w:hAnsi="Times New Roman" w:cs="Times New Roman"/>
        </w:rPr>
      </w:pPr>
      <w:r>
        <w:rPr>
          <w:rFonts w:ascii="Times New Roman" w:hAnsi="Times New Roman" w:cs="Times New Roman"/>
        </w:rPr>
        <w:t xml:space="preserve">e. </w:t>
      </w:r>
      <w:r>
        <w:rPr>
          <w:rFonts w:ascii="Times New Roman" w:hAnsi="Times New Roman" w:cs="Times New Roman"/>
        </w:rPr>
        <w:t xml:space="preserve">Intentionally Omitted. </w:t>
      </w:r>
    </w:p>
    <w:p w14:paraId="7DBA2CE5" w14:textId="77777777">
      <w:pPr>
        <w:spacing w:after="120" w:line="30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ab/>
      </w:r>
      <w:r>
        <w:rPr>
          <w:rFonts w:ascii="Times New Roman" w:hAnsi="Times New Roman" w:cs="Times New Roman"/>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5907B9BE" w14:textId="77777777">
      <w:pPr>
        <w:spacing w:after="120" w:line="300" w:lineRule="auto"/>
        <w:rPr>
          <w:rFonts w:ascii="Times New Roman" w:hAnsi="Times New Roman" w:cs="Times New Roman"/>
        </w:rPr>
      </w:pPr>
      <w:r>
        <w:rPr>
          <w:rFonts w:ascii="Times New Roman" w:hAnsi="Times New Roman" w:cs="Times New Roman"/>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p>
    <w:p w14:paraId="5D9B7E27" w14:textId="77777777">
      <w:pPr>
        <w:spacing w:after="120" w:line="300" w:lineRule="auto"/>
        <w:rPr>
          <w:rFonts w:ascii="Times New Roman" w:hAnsi="Times New Roman" w:cs="Times New Roman"/>
        </w:rPr>
      </w:pPr>
      <w:r>
        <w:rPr>
          <w:rFonts w:ascii="Times New Roman" w:hAnsi="Times New Roman" w:cs="Times New Roman"/>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p>
    <w:p w14:paraId="575C9BBE" w14:textId="77777777">
      <w:pPr>
        <w:spacing w:after="120" w:line="300" w:lineRule="auto"/>
        <w:rPr>
          <w:rFonts w:ascii="Times New Roman" w:hAnsi="Times New Roman" w:cs="Times New Roman"/>
        </w:rPr>
      </w:pPr>
      <w:r>
        <w:rPr>
          <w:rFonts w:ascii="Times New Roman" w:hAnsi="Times New Roman" w:cs="Times New Roman"/>
        </w:rPr>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p>
    <w:p w14:paraId="373DC0BB" w14:textId="77777777">
      <w:pPr>
        <w:spacing w:after="120" w:line="300" w:lineRule="auto"/>
        <w:rPr>
          <w:rFonts w:ascii="Times New Roman" w:hAnsi="Times New Roman" w:cs="Times New Roman"/>
        </w:rPr>
      </w:pPr>
      <w:r>
        <w:rPr>
          <w:rFonts w:ascii="Times New Roman" w:hAnsi="Times New Roman" w:cs="Times New Roman"/>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p>
    <w:p w14:paraId="29706827" w14:textId="77777777">
      <w:pPr>
        <w:spacing w:after="120" w:line="300" w:lineRule="auto"/>
        <w:rPr>
          <w:rFonts w:ascii="Times New Roman" w:hAnsi="Times New Roman" w:cs="Times New Roman"/>
        </w:rPr>
      </w:pPr>
      <w:r>
        <w:rPr>
          <w:rFonts w:ascii="Times New Roman" w:hAnsi="Times New Roman" w:cs="Times New Roman"/>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Pr>
          <w:rFonts w:ascii="Times New Roman" w:hAnsi="Times New Roman" w:cs="Times New Roman"/>
        </w:rPr>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p>
    <w:p w14:paraId="781F4607" w14:textId="77777777">
      <w:pPr>
        <w:spacing w:after="120" w:line="300" w:lineRule="auto"/>
        <w:rPr>
          <w:rFonts w:ascii="Times New Roman" w:hAnsi="Times New Roman" w:cs="Times New Roman"/>
        </w:rPr>
      </w:pPr>
      <w:r>
        <w:rPr>
          <w:rFonts w:ascii="Times New Roman" w:hAnsi="Times New Roman" w:cs="Times New Roman"/>
        </w:rPr>
        <w:t xml:space="preserve">21. Intentionally Omitted. </w:t>
      </w:r>
    </w:p>
    <w:p w14:paraId="4C863951" w14:textId="77777777">
      <w:pPr>
        <w:spacing w:after="120" w:line="300" w:lineRule="auto"/>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 xml:space="preserve">Intentionally Omitted. </w:t>
      </w:r>
    </w:p>
    <w:p w14:paraId="773E0D3F" w14:textId="1D85B8ED">
      <w:pPr>
        <w:spacing w:after="120" w:line="300" w:lineRule="auto"/>
        <w:rPr>
          <w:rFonts w:ascii="Times New Roman" w:hAnsi="Times New Roman" w:cs="Times New Roman"/>
        </w:rPr>
      </w:pPr>
      <w:r>
        <w:rPr>
          <w:rFonts w:ascii="Times New Roman" w:hAnsi="Times New Roman" w:cs="Times New Roman"/>
        </w:rPr>
        <w:t xml:space="preserve">23. </w:t>
      </w:r>
      <w:r>
        <w:rPr>
          <w:rFonts w:ascii="Times New Roman" w:hAnsi="Times New Roman" w:cs="Times New Roman"/>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p>
    <w:sectPr>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 w:id="124" w:author="Reviewing Counsel (AgentCo)" w:date="2026-10-18T17:29:12Z" w:initials="RC(">
    <w:p w14:paraId="1000083C">
      <w:r>
        <w:annotationRef/>
      </w:r>
      <w:r>
        <w:t xml:space="preserve">Accepted — we've left PHI out of scope on that basis, and Section 3.2(x) already bars specially-protected data beyond Personal Information.</w:t>
      </w:r>
    </w:p>
  </w:comment>
  <w:comment w:id="107" w:author="Reviewing Counsel (AgentCo)" w:date="2026-10-18T17:29:12Z" w:initials="RC(">
    <w:p w14:paraId="1000071B">
      <w:r>
        <w:annotationRef/>
      </w:r>
      <w:r>
        <w:t xml:space="preserve">We narrowed to the two approved pilot workflows. TalentFlow can't support broader use cases without separate scoping, and we'd have to staff and price a broader deployment differently.</w:t>
      </w:r>
    </w:p>
  </w:comment>
  <w:comment w:id="108" w:author="Reviewing Counsel (AgentCo)" w:date="2026-10-18T17:29:12Z" w:initials="RC(">
    <w:p w14:paraId="1000072C">
      <w:r>
        <w:annotationRef/>
      </w:r>
      <w:r>
        <w:t xml:space="preserve">We tied the Service to the pilot and the Order Form. TalentFlow produces drafts for human review and doesn't make hiring decisions on its own.</w:t>
      </w:r>
    </w:p>
  </w:comment>
  <w:comment w:id="109" w:author="Reviewing Counsel (AgentCo)" w:date="2026-10-18T17:29:12Z" w:initials="RC(">
    <w:p w14:paraId="1000073D">
      <w:r>
        <w:annotationRef/>
      </w:r>
      <w:r>
        <w:t xml:space="preserve">We tied access to the Order Form and the pilot workflows. That keeps the deployment to the 150-user pilot we've staffed and priced, and any broader use needs separate scoping.</w:t>
      </w:r>
    </w:p>
  </w:comment>
  <w:comment w:id="110" w:author="Reviewing Counsel (AgentCo)" w:date="2026-10-18T17:29:12Z" w:initials="RC(">
    <w:p w14:paraId="1000074E">
      <w:r>
        <w:annotationRef/>
      </w:r>
      <w:r>
        <w:t xml:space="preserve">We clarified that you own your candidate materials and customer-specific outputs, while we retain our platform and reusable know-how. That lets us keep supporting TalentFlow for all customers without forking the codebase.</w:t>
      </w:r>
    </w:p>
  </w:comment>
  <w:comment w:id="111" w:author="Reviewing Counsel (AgentCo)" w:date="2026-10-18T17:29:12Z" w:initials="RC(">
    <w:p w14:paraId="1000075F">
      <w:r>
        <w:annotationRef/>
      </w:r>
      <w:r>
        <w:t xml:space="preserve">We clarified that pilot-term fees are non-refundable. We've reserved capacity and staffing for the six-month pilot, so early termination can't unwind committed fees.</w:t>
      </w:r>
    </w:p>
  </w:comment>
  <w:comment w:id="112" w:author="Reviewing Counsel (AgentCo)" w:date="2026-10-18T17:29:12Z" w:initials="RC(">
    <w:p w14:paraId="10000770">
      <w:r>
        <w:annotationRef/>
      </w:r>
      <w:r>
        <w:t xml:space="preserve">We added your responsibility for hiring decisions and unreviewed use. We can't stand behind employment outcomes or outputs used without human review, since your team controls the criteria and final decisions.</w:t>
      </w:r>
    </w:p>
  </w:comment>
  <w:comment w:id="113" w:author="Reviewing Counsel (AgentCo)" w:date="2026-10-18T17:29:12Z" w:initials="RC(">
    <w:p w14:paraId="10000781">
      <w:r>
        <w:annotationRef/>
      </w:r>
      <w:r>
        <w:t xml:space="preserve">We narrowed our legal-compliance warranty to provision of the Service. We can't warrant compliance with employment or hiring laws that turn on your criteria, notices, and decisions.</w:t>
      </w:r>
    </w:p>
  </w:comment>
  <w:comment w:id="114" w:author="Reviewing Counsel (AgentCo)" w:date="2026-10-18T17:29:12Z" w:initials="RC(">
    <w:p w14:paraId="10000792">
      <w:r>
        <w:annotationRef/>
      </w:r>
      <w:r>
        <w:t xml:space="preserve">We restored the security disclaimer and clarified outputs are drafts for human review. TalentFlow can't guarantee legally compliant or unbiased hiring outcomes on its own.</w:t>
      </w:r>
    </w:p>
  </w:comment>
  <w:comment w:id="115" w:author="Reviewing Counsel (AgentCo)" w:date="2026-10-18T17:29:12Z" w:initials="RC(">
    <w:p w14:paraId="100007A3">
      <w:r>
        <w:annotationRef/>
      </w:r>
      <w:r>
        <w:t xml:space="preserve">We restored the fees-paid-12-month cap. Fees on a pilot this size can't support a multiple, and we'd have to re-price to reserve against it. We kept a higher 2x cap for confidentiality and data-security breaches, which warrant stronger cover.</w:t>
      </w:r>
    </w:p>
  </w:comment>
  <w:comment w:id="116" w:author="Reviewing Counsel (AgentCo)" w:date="2026-10-18T17:29:12Z" w:initials="RC(">
    <w:p w14:paraId="100007B4">
      <w:r>
        <w:annotationRef/>
      </w:r>
      <w:r>
        <w:t xml:space="preserve">We narrowed Customer Data to materials you submit for the pilot. The broader version would sweep in end-user data, IP, and anything touched by the Service, which we can't support or price as candidate-data processing.</w:t>
      </w:r>
    </w:p>
  </w:comment>
  <w:comment w:id="117" w:author="Reviewing Counsel (AgentCo)" w:date="2026-10-18T17:29:12Z" w:initials="RC(">
    <w:p w14:paraId="100007C5">
      <w:r>
        <w:annotationRef/>
      </w:r>
      <w:r>
        <w:t xml:space="preserve">We narrowed Deliverables to pilot summaries and draft notes described in the Order Form. Network maps and open-ended work product don't fit a recruiting pilot and would expand what we owe beyond the two workflows.</w:t>
      </w:r>
    </w:p>
  </w:comment>
  <w:comment w:id="119" w:author="Reviewing Counsel (AgentCo)" w:date="2026-10-18T17:29:12Z" w:initials="RC(">
    <w:p w14:paraId="100007E7">
      <w:r>
        <w:annotationRef/>
      </w:r>
      <w:r>
        <w:t xml:space="preserve">We restored a mutual definition tied to information shared under the Agreement. The broader version would sweep in any information received outside LargeCo itself and make every pilot artifact your confidential information, which we can't operationalize across customers.</w:t>
      </w:r>
    </w:p>
  </w:comment>
  <w:comment w:id="120" w:author="Reviewing Counsel (AgentCo)" w:date="2026-10-18T17:29:12Z" w:initials="RC(">
    <w:p w14:paraId="100007F8">
      <w:r>
        <w:annotationRef/>
      </w:r>
      <w:r>
        <w:t xml:space="preserve">We narrowed Documentation to materials describing use of the Service. Tying our performance warranty to training decks and design specs would expand what we warrant beyond what we've built and tested.</w:t>
      </w:r>
    </w:p>
  </w:comment>
  <w:comment w:id="121" w:author="Reviewing Counsel (AgentCo)" w:date="2026-10-18T17:29:12Z" w:initials="RC(">
    <w:p w14:paraId="10000809">
      <w:r>
        <w:annotationRef/>
      </w:r>
      <w:r>
        <w:t xml:space="preserve">We restored the IP-only indemnity tied to the Service. A broad indemnity for any breach or legal violation would make us your general insurer for hiring and compliance risks we don't control, and we'd have to re-price the pilot to reserve for it. We're keeping the standard exclusions so the cover tracks what we built.</w:t>
      </w:r>
    </w:p>
  </w:comment>
  <w:comment w:id="122" w:author="Reviewing Counsel (AgentCo)" w:date="2026-10-18T17:29:12Z" w:initials="RC(">
    <w:p w14:paraId="1000081A">
      <w:r>
        <w:annotationRef/>
      </w:r>
      <w:r>
        <w:t xml:space="preserve">We restored the exclusion for loss of data. That keeps the risk allocation consistent with the DPA's deletion and export process and the fees on this pilot.</w:t>
      </w:r>
    </w:p>
  </w:comment>
  <w:comment w:id="123" w:author="Reviewing Counsel (AgentCo)" w:date="2026-10-18T17:29:12Z" w:initials="RC(">
    <w:p w14:paraId="1000082B">
      <w:r>
        <w:annotationRef/>
      </w:r>
      <w:r>
        <w:t xml:space="preserve">We removed the competitor veto on assignment. As a growth-stage company we can't give any customer a veto over a future acquisition, since that would chill financing and exit options.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83179B2" w15:done="0"/>
  <w15:commentEx w15:paraId="1000083C" w15:paraIdParent="783179B2" w15:done="0"/>
  <w15:commentEx w15:paraId="1000071B" w15:done="0"/>
  <w15:commentEx w15:paraId="1000072C" w15:done="0"/>
  <w15:commentEx w15:paraId="1000073D" w15:done="0"/>
  <w15:commentEx w15:paraId="1000074E" w15:done="0"/>
  <w15:commentEx w15:paraId="1000075F" w15:done="0"/>
  <w15:commentEx w15:paraId="10000770" w15:done="0"/>
  <w15:commentEx w15:paraId="10000781" w15:done="0"/>
  <w15:commentEx w15:paraId="10000792" w15:done="0"/>
  <w15:commentEx w15:paraId="100007A3" w15:done="0"/>
  <w15:commentEx w15:paraId="100007B4" w15:done="0"/>
  <w15:commentEx w15:paraId="100007C5" w15:done="0"/>
  <w15:commentEx w15:paraId="100007E7" w15:done="0"/>
  <w15:commentEx w15:paraId="100007F8" w15:done="0"/>
  <w15:commentEx w15:paraId="10000809" w15:done="0"/>
  <w15:commentEx w15:paraId="1000081A" w15:done="0"/>
  <w15:commentEx w15:paraId="1000082B" w15:done="0"/>
</w15:commentsEx>
</file>

<file path=word/commentsExtensible.xml><?xml version="1.0" encoding="utf-8"?>
<w16cex:commentsExtensible xmlns:w16cex="http://schemas.microsoft.com/office/word/2018/wordml/cex">
  <w16cex:commentExtensible w16cex:durableId="7938A66A" w16cex:dateUtc="2026-05-19T13:52:00Z"/>
  <w16cex:commentExtensible w16cex:durableId="3D5A1407" w16cex:dateUtc="2026-10-18T17:29:12Z"/>
  <w16cex:commentExtensible w16cex:durableId="3D5A1B20" w16cex:dateUtc="2026-10-18T17:29:12Z"/>
  <w16cex:commentExtensible w16cex:durableId="3D5A1B17" w16cex:dateUtc="2026-10-18T17:29:12Z"/>
  <w16cex:commentExtensible w16cex:durableId="3D5A1B06" w16cex:dateUtc="2026-10-18T17:29:12Z"/>
  <w16cex:commentExtensible w16cex:durableId="3D5A1B75" w16cex:dateUtc="2026-10-18T17:29:12Z"/>
  <w16cex:commentExtensible w16cex:durableId="3D5A1B64" w16cex:dateUtc="2026-10-18T17:29:12Z"/>
  <w16cex:commentExtensible w16cex:durableId="3D5A1B4B" w16cex:dateUtc="2026-10-18T17:29:12Z"/>
  <w16cex:commentExtensible w16cex:durableId="3D5A1BBA" w16cex:dateUtc="2026-10-18T17:29:12Z"/>
  <w16cex:commentExtensible w16cex:durableId="3D5A1BA9" w16cex:dateUtc="2026-10-18T17:29:12Z"/>
  <w16cex:commentExtensible w16cex:durableId="3D5A1B98" w16cex:dateUtc="2026-10-18T17:29:12Z"/>
  <w16cex:commentExtensible w16cex:durableId="3D5A1B8F" w16cex:dateUtc="2026-10-18T17:29:12Z"/>
  <w16cex:commentExtensible w16cex:durableId="3D5A1BFE" w16cex:dateUtc="2026-10-18T17:29:12Z"/>
  <w16cex:commentExtensible w16cex:durableId="3D5A1BDC" w16cex:dateUtc="2026-10-18T17:29:12Z"/>
  <w16cex:commentExtensible w16cex:durableId="3D5A1BC3" w16cex:dateUtc="2026-10-18T17:29:12Z"/>
  <w16cex:commentExtensible w16cex:durableId="3D5A1432" w16cex:dateUtc="2026-10-18T17:29:12Z"/>
  <w16cex:commentExtensible w16cex:durableId="3D5A1421" w16cex:dateUtc="2026-10-18T17:29:12Z"/>
  <w16cex:commentExtensible w16cex:durableId="3D5A1410" w16cex:dateUtc="2026-10-18T17:29:1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83179B2" w16cid:durableId="7938A66A"/>
  <w16cid:commentId w16cid:paraId="1000083C" w16cid:durableId="3D5A1407"/>
  <w16cid:commentId w16cid:paraId="1000071B" w16cid:durableId="3D5A1B20"/>
  <w16cid:commentId w16cid:paraId="1000072C" w16cid:durableId="3D5A1B17"/>
  <w16cid:commentId w16cid:paraId="1000073D" w16cid:durableId="3D5A1B06"/>
  <w16cid:commentId w16cid:paraId="1000074E" w16cid:durableId="3D5A1B75"/>
  <w16cid:commentId w16cid:paraId="1000075F" w16cid:durableId="3D5A1B64"/>
  <w16cid:commentId w16cid:paraId="10000770" w16cid:durableId="3D5A1B4B"/>
  <w16cid:commentId w16cid:paraId="10000781" w16cid:durableId="3D5A1BBA"/>
  <w16cid:commentId w16cid:paraId="10000792" w16cid:durableId="3D5A1BA9"/>
  <w16cid:commentId w16cid:paraId="100007A3" w16cid:durableId="3D5A1B98"/>
  <w16cid:commentId w16cid:paraId="100007B4" w16cid:durableId="3D5A1B8F"/>
  <w16cid:commentId w16cid:paraId="100007C5" w16cid:durableId="3D5A1BFE"/>
  <w16cid:commentId w16cid:paraId="100007E7" w16cid:durableId="3D5A1BDC"/>
  <w16cid:commentId w16cid:paraId="100007F8" w16cid:durableId="3D5A1BC3"/>
  <w16cid:commentId w16cid:paraId="10000809" w16cid:durableId="3D5A1432"/>
  <w16cid:commentId w16cid:paraId="1000081A" w16cid:durableId="3D5A1421"/>
  <w16cid:commentId w16cid:paraId="1000082B" w16cid:durableId="3D5A141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52999563" w14:textId="77777777">
      <w:r>
        <w:separator/>
      </w:r>
    </w:p>
  </w:endnote>
  <w:endnote w:type="continuationSeparator" w:id="0">
    <w:p w14:paraId="7918DD0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691B974E" w14:textId="77777777">
      <w:r>
        <w:separator/>
      </w:r>
    </w:p>
  </w:footnote>
  <w:footnote w:type="continuationSeparator" w:id="0">
    <w:p w14:paraId="260E5BFA" w14:textId="77777777">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 w:numId="20" w16cid:durableId="1045594108">
    <w:abstractNumId w:val="5"/>
    <w:lvlOverride w:ilvl="0">
      <w:lvl w:ilvl="0">
        <w:numFmt w:val="lowerLetter"/>
        <w:lvlText w:val="%1."/>
        <w:lvlJc w:val="left"/>
      </w:lvl>
    </w:lvlOverride>
  </w:num>
  <w:num w:numId="21" w16cid:durableId="1365978621">
    <w:abstractNumId w:val="5"/>
    <w:lvlOverride w:ilvl="0">
      <w:lvl w:ilvl="0">
        <w:numFmt w:val="lowerLetter"/>
        <w:lvlText w:val="%1."/>
        <w:lvlJc w:val="left"/>
      </w:lvl>
    </w:lvlOverride>
  </w:num>
  <w:num w:numId="22" w16cid:durableId="38555171">
    <w:abstractNumId w:val="5"/>
    <w:lvlOverride w:ilvl="0">
      <w:lvl w:ilvl="0">
        <w:numFmt w:val="lowerLetter"/>
        <w:lvlText w:val="%1."/>
        <w:lvlJc w:val="left"/>
      </w:lvl>
    </w:lvlOverride>
  </w:num>
  <w:num w:numId="23" w16cid:durableId="1629627248">
    <w:abstractNumId w:val="2"/>
  </w:num>
  <w:num w:numId="24" w16cid:durableId="342899046">
    <w:abstractNumId w:val="6"/>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