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center"/>
        <w:rPr>
          <w:ins w:id="0" w:author="Trainer 1 - LargeCo" w:date="2026-05-19T13:43:00Z" w16du:dateUtc="2026-05-19T17:43:00Z"/>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05682B1C" w14:textId="77777777">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is effective as of the date of the last signature below (the “</w:t>
        </w:r>
        <w:r>
          <w:rPr>
            <w:rFonts w:ascii="Times New Roman" w:eastAsia="Arial" w:hAnsi="Times New Roman" w:cs="Times New Roman"/>
            <w:b/>
            <w:bCs/>
            <w:kern w:val="20"/>
          </w:rPr>
          <w:t>Effective Date</w:t>
        </w:r>
        <w:r>
          <w:rPr>
            <w:rFonts w:ascii="Times New Roman" w:eastAsia="Arial" w:hAnsi="Times New Roman" w:cs="Times New Roman"/>
            <w:kern w:val="20"/>
          </w:rPr>
          <w:t xml:space="preserve">”), is between AgentCo, Inc., a corporation organized under the laws of the State of </w:t>
        </w:r>
        <w:r>
          <w:rPr>
            <w:rFonts w:ascii="Times New Roman" w:eastAsia="Arial" w:hAnsi="Times New Roman" w:cs="Times New Roman"/>
            <w:kern w:val="20"/>
            <w:highlight w:val="yellow"/>
          </w:rPr>
          <w:t>[</w:t>
        </w:r>
        <w:bookmarkStart w:id="6" w:name="_9kMJI5YVt895679"/>
        <w:r>
          <w:rPr>
            <w:rFonts w:ascii="Times New Roman" w:eastAsia="Arial" w:hAnsi="Times New Roman" w:cs="Times New Roman"/>
            <w:kern w:val="20"/>
            <w:highlight w:val="yellow"/>
          </w:rPr>
          <w:t>●</w:t>
        </w:r>
        <w:bookmarkEnd w:id="6"/>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Pr>
            <w:rFonts w:ascii="Times New Roman" w:eastAsia="Arial" w:hAnsi="Times New Roman" w:cs="Times New Roman"/>
            <w:kern w:val="20"/>
          </w:rPr>
          <w:t>”</w:t>
        </w:r>
      </w:ins>
      <w:ins w:id="11" w:author="Trainer 1 - LargeCo" w:date="2026-05-19T14:13:00Z" w16du:dateUtc="2026-05-19T18:13:00Z">
        <w:r>
          <w:rPr>
            <w:rFonts w:ascii="Times New Roman" w:eastAsia="Arial" w:hAnsi="Times New Roman" w:cs="Times New Roman"/>
            <w:kern w:val="20"/>
          </w:rPr>
          <w:t xml:space="preserve"> or “</w:t>
        </w:r>
        <w:r>
          <w:rPr>
            <w:rFonts w:ascii="Times New Roman" w:eastAsia="Arial" w:hAnsi="Times New Roman" w:cs="Times New Roman"/>
            <w:b/>
            <w:bCs/>
            <w:kern w:val="20"/>
          </w:rPr>
          <w:t>LargeCo”</w:t>
        </w:r>
      </w:ins>
      <w:ins w:id="12" w:author="Trainer 1 - LargeCo" w:date="2026-05-19T13:43:00Z" w16du:dateUtc="2026-05-19T17:43:00Z">
        <w:r>
          <w:rPr>
            <w:rFonts w:ascii="Times New Roman" w:eastAsia="Arial" w:hAnsi="Times New Roman" w:cs="Times New Roman"/>
            <w:kern w:val="20"/>
          </w:rPr>
          <w:t>). Provider and LargeCo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ins>
    </w:p>
    <w:p w14:paraId="4AEF891E" w14:textId="59A71D6E">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pPr>
        <w:spacing w:after="120"/>
        <w:jc w:val="both"/>
        <w:rPr>
          <w:rFonts w:ascii="Times New Roman" w:hAnsi="Times New Roman" w:cs="Times New Roman"/>
          <w:b/>
          <w:bCs/>
        </w:rPr>
      </w:pP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15F94D2E">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 xml:space="preserve">Customer's use of the Service constitutes the </w:t>
      </w:r>
      <w:del w:id="17" w:author="Trainer 1 - LargeCo" w:date="2026-05-19T13:45:00Z" w16du:dateUtc="2026-05-19T17:45:00Z">
        <w:r>
          <w:rPr>
            <w:rFonts w:ascii="Times New Roman" w:hAnsi="Times New Roman" w:cs="Times New Roman"/>
          </w:rPr>
          <w:delText>p</w:delText>
        </w:r>
      </w:del>
      <w:ins w:id="18" w:author="Trainer 1 - LargeCo" w:date="2026-05-19T13:45:00Z" w16du:dateUtc="2026-05-19T17:45:00Z">
        <w:r>
          <w:rPr>
            <w:rFonts w:ascii="Times New Roman" w:hAnsi="Times New Roman" w:cs="Times New Roman"/>
          </w:rPr>
          <w:t>P</w:t>
        </w:r>
      </w:ins>
      <w:r>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Pr>
            <w:rFonts w:ascii="Times New Roman" w:hAnsi="Times New Roman" w:cs="Times New Roman"/>
          </w:rPr>
          <w:delText>at</w:delText>
        </w:r>
      </w:del>
      <w:ins w:id="20" w:author="Trainer 1 - LargeCo" w:date="2026-05-19T13:45:00Z" w16du:dateUtc="2026-05-19T17:45:00Z">
        <w:r>
          <w:rPr>
            <w:rFonts w:ascii="Times New Roman" w:hAnsi="Times New Roman" w:cs="Times New Roman"/>
          </w:rPr>
          <w:t>in</w:t>
        </w:r>
      </w:ins>
      <w:r>
        <w:rPr>
          <w:rFonts w:ascii="Times New Roman" w:hAnsi="Times New Roman" w:cs="Times New Roman"/>
        </w:rPr>
        <w:t xml:space="preserve">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793CB782">
      <w:pPr>
        <w:spacing w:after="120" w:line="276" w:lineRule="auto"/>
        <w:ind w:left="720" w:hanging="540"/>
        <w:jc w:val="both"/>
        <w:rPr>
          <w:rFonts w:ascii="Times New Roman" w:hAnsi="Times New Roman" w:cs="Times New Roman"/>
        </w:rPr>
      </w:pPr>
      <w:r>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Pr>
            <w:rFonts w:ascii="Times New Roman" w:hAnsi="Times New Roman" w:cs="Times New Roman"/>
          </w:rPr>
          <w:t xml:space="preserve">directly or indirectly, </w:t>
        </w:r>
      </w:ins>
      <w:r>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pPr>
        <w:spacing w:after="120" w:line="276" w:lineRule="auto"/>
        <w:ind w:left="720" w:hanging="540"/>
        <w:jc w:val="both"/>
        <w:rPr>
          <w:ins w:id="22" w:author="Trainer 1 - LargeCo" w:date="2026-05-19T13:49:00Z" w16du:dateUtc="2026-05-19T17:49:00Z"/>
          <w:rFonts w:ascii="Times New Roman" w:hAnsi="Times New Roman" w:cs="Times New Roman"/>
        </w:rPr>
      </w:pPr>
      <w:r>
        <w:rPr>
          <w:rFonts w:ascii="Times New Roman" w:hAnsi="Times New Roman" w:cs="Times New Roman"/>
        </w:rPr>
        <w:t>2.2. “AgentCo” means AgentCo AI Corporation, a Delaware corporation, together with its Affiliates.</w:t>
      </w:r>
    </w:p>
    <w:p w14:paraId="5624A8AD" w14:textId="508E1BDF">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Pr>
            <w:rFonts w:ascii="Times New Roman" w:hAnsi="Times New Roman" w:cs="Times New Roman"/>
          </w:rPr>
          <w:t>2.3</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Agents</w:t>
        </w:r>
        <w:r>
          <w:rPr>
            <w:rFonts w:ascii="Times New Roman" w:eastAsia="Arial" w:hAnsi="Times New Roman" w:cs="Times New Roman"/>
            <w:color w:val="000000"/>
            <w:kern w:val="20"/>
          </w:rPr>
          <w:t xml:space="preserve">” means any and all </w:t>
        </w:r>
        <w:r>
          <w:rPr>
            <w:rFonts w:ascii="Times New Roman" w:eastAsia="Arial" w:hAnsi="Times New Roman" w:cs="Times New Roman"/>
            <w:color w:val="000000"/>
            <w:kern w:val="20"/>
          </w:rPr>
          <w:t xml:space="preserve">employees, </w:t>
        </w:r>
        <w:r>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Pr>
            <w:rFonts w:ascii="Times New Roman" w:eastAsia="Arial" w:hAnsi="Times New Roman" w:cs="Times New Roman"/>
            <w:color w:val="000000"/>
            <w:kern w:val="20"/>
          </w:rPr>
          <w:t>AgentCo’</w:t>
        </w:r>
      </w:ins>
      <w:ins w:id="25" w:author="Trainer 1 - LargeCo" w:date="2026-05-19T13:49:00Z" w16du:dateUtc="2026-05-19T17:49:00Z">
        <w:r>
          <w:rPr>
            <w:rFonts w:ascii="Times New Roman" w:eastAsia="Arial" w:hAnsi="Times New Roman" w:cs="Times New Roman"/>
            <w:color w:val="000000"/>
            <w:kern w:val="20"/>
          </w:rPr>
          <w:t xml:space="preserve">s obligations under this Agreement. </w:t>
        </w:r>
      </w:ins>
    </w:p>
    <w:p w14:paraId="614C9509" w14:textId="2B06511F">
      <w:pPr>
        <w:spacing w:after="120" w:line="276" w:lineRule="auto"/>
        <w:ind w:left="720" w:hanging="540"/>
        <w:jc w:val="both"/>
        <w:rPr>
          <w:ins w:id="26" w:author="Trainer 1 - LargeCo" w:date="2026-05-19T13:53:00Z" w16du:dateUtc="2026-05-19T17:53:00Z"/>
          <w:rFonts w:ascii="Times New Roman" w:hAnsi="Times New Roman" w:cs="Times New Roman"/>
        </w:rPr>
      </w:pPr>
      <w:r>
        <w:rPr>
          <w:rFonts w:ascii="Times New Roman" w:hAnsi="Times New Roman" w:cs="Times New Roman"/>
        </w:rPr>
        <w:t>2.</w:t>
      </w:r>
      <w:ins w:id="27" w:author="Trainer 1 - LargeCo" w:date="2026-05-19T13:51:00Z" w16du:dateUtc="2026-05-19T17:51:00Z">
        <w:r>
          <w:rPr>
            <w:rFonts w:ascii="Times New Roman" w:hAnsi="Times New Roman" w:cs="Times New Roman"/>
          </w:rPr>
          <w:t>4</w:t>
        </w:r>
      </w:ins>
      <w:del w:id="28" w:author="Trainer 1 - LargeCo" w:date="2026-05-19T13:51:00Z" w16du:dateUtc="2026-05-19T17:51:00Z">
        <w:r>
          <w:rPr>
            <w:rFonts w:ascii="Times New Roman" w:hAnsi="Times New Roman" w:cs="Times New Roman"/>
          </w:rPr>
          <w:delText>3</w:delText>
        </w:r>
      </w:del>
      <w:r>
        <w:rPr>
          <w:rFonts w:ascii="Times New Roman" w:hAnsi="Times New Roman" w:cs="Times New Roman"/>
        </w:rPr>
        <w:t>.</w:t>
      </w:r>
      <w:ins w:id="29" w:author="Trainer 1 - LargeCo" w:date="2026-05-19T13:53:00Z" w16du:dateUtc="2026-05-19T17:53:00Z">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Pr>
            <w:rFonts w:ascii="Times New Roman" w:eastAsia="Arial" w:hAnsi="Times New Roman" w:cs="Times New Roman"/>
            <w:color w:val="000000"/>
            <w:kern w:val="20"/>
          </w:rPr>
          <w:t>, but not limited to,</w:t>
        </w:r>
      </w:ins>
      <w:ins w:id="31" w:author="Trainer 1 - LargeCo" w:date="2026-05-19T13:53:00Z" w16du:dateUtc="2026-05-19T17:53:00Z">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ins>
      <w:ins w:id="32" w:author="Trainer 1 - LargeCo" w:date="2026-05-19T13:54:00Z" w16du:dateUtc="2026-05-19T17:54:00Z">
        <w:r>
          <w:rPr>
            <w:rFonts w:ascii="Times New Roman" w:eastAsia="Arial" w:hAnsi="Times New Roman" w:cs="Times New Roman"/>
            <w:color w:val="000000"/>
            <w:kern w:val="20"/>
          </w:rPr>
          <w:t>.</w:t>
        </w:r>
      </w:ins>
      <w:ins w:id="33" w:author="Trainer 1 - LargeCo" w:date="2026-05-19T13:53:00Z" w16du:dateUtc="2026-05-19T17:53:00Z">
        <w:r>
          <w:rPr>
            <w:rFonts w:ascii="Arial" w:eastAsia="Arial" w:hAnsi="Arial" w:cs="Arial"/>
            <w:color w:val="000000"/>
            <w:kern w:val="20"/>
          </w:rPr>
          <w:t xml:space="preserve"> </w:t>
        </w:r>
      </w:ins>
      <w:r>
        <w:rPr>
          <w:rFonts w:ascii="Times New Roman" w:hAnsi="Times New Roman" w:cs="Times New Roman"/>
        </w:rPr>
        <w:t xml:space="preserve"> </w:t>
      </w:r>
    </w:p>
    <w:p w14:paraId="08EAC13A" w14:textId="1203EDE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Pr>
          <w:rFonts w:ascii="Times New Roman" w:hAnsi="Times New Roman" w:cs="Times New Roman"/>
        </w:rPr>
        <w:t xml:space="preserve">“Basic Service” means the standard </w:t>
      </w:r>
      <w:del w:id="524" w:author="Reviewing Counsel (AgentCo)" w:date="2026-10-18T17:29:12Z">
        <w:r>
          <w:rPr>
            <w:rFonts w:ascii="Times New Roman" w:hAnsi="Times New Roman" w:cs="Times New Roman"/>
          </w:rPr>
          <w:delText xml:space="preserve">general-legal-research</w:delText>
        </w:r>
      </w:del>
      <w:ins w:id="525" w:author="Reviewing Counsel (AgentCo)" w:date="2026-10-18T17:29:12Z">
        <w:commentRangeStart w:id="107"/>
        <w:r>
          <w:rPr>
            <w:rFonts w:ascii="Times New Roman" w:hAnsi="Times New Roman" w:cs="Times New Roman"/>
          </w:rPr>
          <w:t xml:space="preserve">TalentFlow candidate-summary and interview-note</w:t>
        </w:r>
        <w:commentRangeEnd w:id="107"/>
        <w:r>
          <w:commentReference w:id="107"/>
        </w:r>
      </w:ins>
      <w:r>
        <w:rPr>
          <w:rFonts w:ascii="Times New Roman" w:hAnsi="Times New Roman" w:cs="Times New Roman"/>
        </w:rPr>
        <w:t xml:space="preserve">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Pr>
            <w:rFonts w:ascii="Times New Roman" w:hAnsi="Times New Roman" w:cs="Times New Roman"/>
          </w:rPr>
          <w:t>, as</w:t>
        </w:r>
      </w:ins>
      <w:ins w:id="36" w:author="Trainer 1 - LargeCo" w:date="2026-05-19T14:11:00Z" w16du:dateUtc="2026-05-19T18:11:00Z">
        <w:r>
          <w:rPr>
            <w:rFonts w:ascii="Times New Roman" w:hAnsi="Times New Roman" w:cs="Times New Roman"/>
          </w:rPr>
          <w:t xml:space="preserve"> mutually agreed to by the Parties</w:t>
        </w:r>
      </w:ins>
      <w:r>
        <w:rPr>
          <w:rFonts w:ascii="Times New Roman" w:hAnsi="Times New Roman" w:cs="Times New Roman"/>
        </w:rPr>
        <w:t>.</w:t>
      </w:r>
    </w:p>
    <w:p w14:paraId="71312B23" w14:textId="28305713">
      <w:pPr>
        <w:spacing w:after="120" w:line="276" w:lineRule="auto"/>
        <w:ind w:left="720" w:hanging="540"/>
        <w:jc w:val="both"/>
        <w:rPr>
          <w:rFonts w:ascii="Times New Roman" w:hAnsi="Times New Roman" w:cs="Times New Roman"/>
        </w:rPr>
      </w:pPr>
      <w:commentRangeStart w:id="119"/>
      <w:r>
        <w:rPr>
          <w:rFonts w:ascii="Times New Roman" w:hAnsi="Times New Roman" w:cs="Times New Roman"/>
        </w:rPr>
        <w:t>2.</w:t>
      </w:r>
      <w:ins w:id="37" w:author="Trainer 1 - LargeCo" w:date="2026-05-19T14:14:00Z" w16du:dateUtc="2026-05-19T18:14:00Z">
        <w:r>
          <w:rPr>
            <w:rFonts w:ascii="Times New Roman" w:hAnsi="Times New Roman" w:cs="Times New Roman"/>
          </w:rPr>
          <w:t>6</w:t>
        </w:r>
      </w:ins>
      <w:del w:id="38" w:author="Trainer 1 - LargeCo" w:date="2026-05-19T14:14:00Z" w16du:dateUtc="2026-05-19T18:14:00Z">
        <w:r>
          <w:rPr>
            <w:rFonts w:ascii="Times New Roman" w:hAnsi="Times New Roman" w:cs="Times New Roman"/>
          </w:rPr>
          <w:delText>4</w:delText>
        </w:r>
      </w:del>
      <w:r>
        <w:rPr>
          <w:rFonts w:ascii="Times New Roman" w:hAnsi="Times New Roman" w:cs="Times New Roman"/>
        </w:rPr>
        <w:t>. “Confidential Information” means</w:t>
      </w:r>
      <w:r>
        <w:rPr>
          <w:rFonts w:ascii="Times New Roman" w:hAnsi="Times New Roman" w:cs="Times New Roman"/>
        </w:rPr>
        <w:t xml:space="preserve"> </w:t>
      </w:r>
      <w:r>
        <w:rPr>
          <w:rFonts w:ascii="Times New Roman" w:hAnsi="Times New Roman" w:cs="Times New Roman"/>
        </w:rPr>
        <w: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r>
        <w:rPr>
          <w:rFonts w:ascii="Times New Roman" w:hAnsi="Times New Roman" w:cs="Times New Roman"/>
        </w:rPr>
        <w:t>.</w:t>
      </w:r>
      <w:commentRangeEnd w:id="119"/>
      <w:r>
        <w:commentReference w:id="119"/>
      </w:r>
    </w:p>
    <w:p w14:paraId="1B2A2725" w14:textId="3E8EFDD1">
      <w:pPr>
        <w:spacing w:after="120" w:line="276" w:lineRule="auto"/>
        <w:ind w:left="720" w:hanging="540"/>
        <w:jc w:val="both"/>
        <w:rPr>
          <w:rFonts w:ascii="Times New Roman" w:hAnsi="Times New Roman" w:cs="Times New Roman"/>
        </w:rPr>
      </w:pPr>
      <w:r>
        <w:rPr>
          <w:rFonts w:ascii="Times New Roman" w:hAnsi="Times New Roman" w:cs="Times New Roman"/>
        </w:rPr>
        <w:t>2.</w:t>
      </w:r>
      <w:ins w:id="41" w:author="Trainer 1 - LargeCo" w:date="2026-05-19T14:14:00Z" w16du:dateUtc="2026-05-19T18:14:00Z">
        <w:r>
          <w:rPr>
            <w:rFonts w:ascii="Times New Roman" w:hAnsi="Times New Roman" w:cs="Times New Roman"/>
          </w:rPr>
          <w:t>7</w:t>
        </w:r>
      </w:ins>
      <w:del w:id="42" w:author="Trainer 1 - LargeCo" w:date="2026-05-19T14:14:00Z" w16du:dateUtc="2026-05-19T18:14:00Z">
        <w:r>
          <w:rPr>
            <w:rFonts w:ascii="Times New Roman" w:hAnsi="Times New Roman" w:cs="Times New Roman"/>
          </w:rPr>
          <w:delText>6</w:delText>
        </w:r>
      </w:del>
      <w:r>
        <w:rPr>
          <w:rFonts w:ascii="Times New Roman" w:hAnsi="Times New Roman" w:cs="Times New Roman"/>
        </w:rPr>
        <w:t>. “Content”</w:t>
      </w:r>
      <w:r>
        <w:rPr>
          <w:rFonts w:ascii="Times New Roman" w:hAnsi="Times New Roman" w:cs="Times New Roman"/>
        </w:rPr>
        <w:t xml:space="preserve"> means Input</w:t>
      </w:r>
      <w:ins w:id="43" w:author="Trainer 1 - LargeCo" w:date="2026-05-19T14:14:00Z" w16du:dateUtc="2026-05-19T18:14:00Z">
        <w:r>
          <w:rPr>
            <w:rFonts w:ascii="Times New Roman" w:hAnsi="Times New Roman" w:cs="Times New Roman"/>
          </w:rPr>
          <w:t xml:space="preserve"> provided by Customer</w:t>
        </w:r>
      </w:ins>
      <w:r>
        <w:rPr>
          <w:rFonts w:ascii="Times New Roman" w:hAnsi="Times New Roman" w:cs="Times New Roman"/>
        </w:rPr>
        <w:t xml:space="preserve"> and Output</w:t>
      </w:r>
      <w:ins w:id="44" w:author="Trainer 1 - LargeCo" w:date="2026-05-19T14:14:00Z" w16du:dateUtc="2026-05-19T18:14:00Z">
        <w:r>
          <w:rPr>
            <w:rFonts w:ascii="Times New Roman" w:hAnsi="Times New Roman" w:cs="Times New Roman"/>
          </w:rPr>
          <w:t xml:space="preserve"> provided by </w:t>
        </w:r>
      </w:ins>
      <w:ins w:id="45" w:author="Trainer 1 - LargeCo" w:date="2026-05-19T17:00:00Z" w16du:dateUtc="2026-05-19T21:00:00Z">
        <w:r>
          <w:rPr>
            <w:rFonts w:ascii="Times New Roman" w:hAnsi="Times New Roman" w:cs="Times New Roman"/>
          </w:rPr>
          <w:t>the Service</w:t>
        </w:r>
      </w:ins>
      <w:r>
        <w:rPr>
          <w:rFonts w:ascii="Times New Roman" w:hAnsi="Times New Roman" w:cs="Times New Roman"/>
        </w:rPr>
        <w:t>.</w:t>
      </w:r>
    </w:p>
    <w:p w14:paraId="0650D41B" w14:textId="56881116">
      <w:pPr>
        <w:ind w:left="180"/>
        <w:rPr>
          <w:ins w:id="46" w:author="Trainer 1 - LargeCo" w:date="2026-05-19T15:12:00Z" w16du:dateUtc="2026-05-19T19:12:00Z"/>
          <w:rFonts w:ascii="Times New Roman" w:hAnsi="Times New Roman" w:cs="Times New Roman"/>
        </w:rPr>
      </w:pPr>
      <w:r>
        <w:rPr>
          <w:rFonts w:ascii="Times New Roman" w:hAnsi="Times New Roman" w:cs="Times New Roman"/>
        </w:rPr>
        <w:t>2.</w:t>
      </w:r>
      <w:ins w:id="47" w:author="Trainer 1 - LargeCo" w:date="2026-05-19T14:15:00Z" w16du:dateUtc="2026-05-19T18:15:00Z">
        <w:r>
          <w:rPr>
            <w:rFonts w:ascii="Times New Roman" w:hAnsi="Times New Roman" w:cs="Times New Roman"/>
          </w:rPr>
          <w:t>8</w:t>
        </w:r>
      </w:ins>
      <w:del w:id="48" w:author="Trainer 1 - LargeCo" w:date="2026-05-19T14:15:00Z" w16du:dateUtc="2026-05-19T18:15:00Z">
        <w:r>
          <w:rPr>
            <w:rFonts w:ascii="Times New Roman" w:hAnsi="Times New Roman" w:cs="Times New Roman"/>
          </w:rPr>
          <w:delText>7</w:delText>
        </w:r>
      </w:del>
      <w:r>
        <w:rPr>
          <w:rFonts w:ascii="Times New Roman" w:hAnsi="Times New Roman" w:cs="Times New Roman"/>
        </w:rPr>
        <w:t>. “Customer” means</w:t>
      </w:r>
      <w:ins w:id="49" w:author="Trainer 1 - LargeCo" w:date="2026-05-19T14:15:00Z" w16du:dateUtc="2026-05-19T18:15:00Z">
        <w:r>
          <w:rPr>
            <w:rFonts w:ascii="Times New Roman" w:hAnsi="Times New Roman" w:cs="Times New Roman"/>
          </w:rPr>
          <w:t xml:space="preserve"> LargeCo,</w:t>
        </w:r>
      </w:ins>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4CD882BF" w14:textId="77777777">
      <w:pPr>
        <w:ind w:left="180"/>
        <w:rPr>
          <w:ins w:id="50" w:author="Trainer 1 - LargeCo" w:date="2026-05-19T15:12:00Z" w16du:dateUtc="2026-05-19T19:12:00Z"/>
          <w:rFonts w:ascii="Times New Roman" w:hAnsi="Times New Roman" w:cs="Times New Roman"/>
        </w:rPr>
      </w:pPr>
    </w:p>
    <w:p w14:paraId="45E89D0F" w14:textId="27106C9B">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r>
        <w:rPr>
          <w:rFonts w:ascii="Times New Roman" w:hAnsi="Times New Roman" w:cs="Times New Roman"/>
        </w:rPr>
        <w:t>2.9</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Pr>
          <w:rFonts w:ascii="Times New Roman" w:eastAsia="Arial" w:hAnsi="Times New Roman" w:cs="Times New Roman"/>
          <w:bCs/>
          <w:color w:val="000000"/>
          <w:kern w:val="20"/>
        </w:rPr>
        <w:t>Data</w:t>
      </w:r>
      <w:r>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Pr>
          <w:rFonts w:ascii="Times New Roman" w:eastAsia="Arial" w:hAnsi="Times New Roman" w:cs="Times New Roman"/>
          <w:color w:val="000000"/>
          <w:kern w:val="20"/>
        </w:rPr>
        <w:t xml:space="preserve">) in connection with, </w:t>
      </w:r>
      <w:del w:id="526" w:author="Reviewing Counsel (AgentCo)" w:date="2026-10-18T17:29:12Z">
        <w:r>
          <w:rPr>
            <w:rFonts w:ascii="Times New Roman" w:eastAsia="Arial" w:hAnsi="Times New Roman" w:cs="Times New Roman"/>
            <w:color w:val="000000"/>
            <w:kern w:val="20"/>
          </w:rPr>
          <w:delText xml:space="preserve">or otherwise collected, stored, accessed or received by or in connection with any of the Service, or otherwise provided or made available to </w:delText>
        </w:r>
        <w:r>
          <w:rPr>
            <w:rFonts w:ascii="Times New Roman" w:eastAsia="Arial" w:hAnsi="Times New Roman" w:cs="Times New Roman"/>
            <w:color w:val="000000"/>
            <w:kern w:val="20"/>
          </w:rPr>
          <w:delText>AgentCo</w:delText>
        </w:r>
        <w:r>
          <w:rPr>
            <w:rFonts w:ascii="Times New Roman" w:eastAsia="Arial" w:hAnsi="Times New Roman" w:cs="Times New Roman"/>
            <w:color w:val="000000"/>
            <w:kern w:val="20"/>
          </w:rPr>
          <w:delText xml:space="preserve"> by or from LargeCo or on LargeCo’s behalf. </w:delText>
        </w:r>
        <w:r>
          <w:rPr>
            <w:rFonts w:ascii="Times New Roman" w:eastAsia="Arial" w:hAnsi="Times New Roman" w:cs="Times New Roman"/>
            <w:color w:val="000000"/>
            <w:kern w:val="20"/>
          </w:rPr>
          <w:delText xml:space="preserve">Customer </w:delText>
        </w:r>
        <w:r>
          <w:rPr>
            <w:rFonts w:ascii="Times New Roman" w:eastAsia="Arial" w:hAnsi="Times New Roman" w:cs="Times New Roman"/>
            <w:kern w:val="20"/>
          </w:rPr>
          <w:delTex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r>
          <w:rPr>
            <w:rFonts w:ascii="Times New Roman" w:eastAsia="Arial" w:hAnsi="Times New Roman" w:cs="Times New Roman"/>
            <w:kern w:val="20"/>
          </w:rPr>
          <w:delText>.</w:delText>
        </w:r>
      </w:del>
      <w:ins w:id="527" w:author="Reviewing Counsel (AgentCo)" w:date="2026-10-18T17:29:12Z">
        <w:commentRangeStart w:id="116"/>
        <w:r>
          <w:rPr>
            <w:rFonts w:ascii="Times New Roman" w:eastAsia="Arial" w:hAnsi="Times New Roman" w:cs="Times New Roman"/>
            <w:color w:val="000000"/>
            <w:kern w:val="20"/>
          </w:rPr>
          <w:t xml:space="preserve">as submitted to the Service by or on behalf of LargeCo for the pilot, consisting of candidate materials for the approved workflows. Customer Data excludes Usage Data and does not include payment card data, and LargeCo will not submit payment card data to the Service.</w:t>
        </w:r>
        <w:commentRangeEnd w:id="116"/>
        <w:r>
          <w:commentReference w:id="116"/>
        </w:r>
      </w:ins>
    </w:p>
    <w:p w14:paraId="0A255DC9" w14:textId="29D7495F">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Pr>
            <w:rFonts w:ascii="Times New Roman" w:hAnsi="Times New Roman" w:cs="Times New Roman"/>
          </w:rPr>
          <w:delText>2.</w:delText>
        </w:r>
      </w:del>
      <w:del w:id="67" w:author="Trainer 1 - LargeCo" w:date="2026-05-19T14:16:00Z" w16du:dateUtc="2026-05-19T18:16:00Z">
        <w:r>
          <w:rPr>
            <w:rFonts w:ascii="Times New Roman" w:hAnsi="Times New Roman" w:cs="Times New Roman"/>
          </w:rPr>
          <w:delText>8</w:delText>
        </w:r>
      </w:del>
      <w:del w:id="68" w:author="Trainer 1 - LargeCo" w:date="2026-05-19T15:15:00Z" w16du:dateUtc="2026-05-19T19:15:00Z">
        <w:r>
          <w:rPr>
            <w:rFonts w:ascii="Times New Roman" w:hAnsi="Times New Roman" w:cs="Times New Roman"/>
          </w:rPr>
          <w:delText>.</w:delText>
        </w:r>
      </w:del>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Deliverables</w:t>
      </w:r>
      <w:r>
        <w:rPr>
          <w:rFonts w:ascii="Times New Roman" w:eastAsia="Arial" w:hAnsi="Times New Roman" w:cs="Times New Roman"/>
          <w:color w:val="000000"/>
          <w:kern w:val="20"/>
        </w:rPr>
        <w:t>” means all deliverable</w:t>
      </w:r>
      <w:r>
        <w:rPr>
          <w:rFonts w:ascii="Times New Roman" w:eastAsia="Arial" w:hAnsi="Times New Roman" w:cs="Times New Roman"/>
          <w:kern w:val="20"/>
        </w:rPr>
        <w:t xml:space="preserve">s, </w:t>
      </w:r>
      <w:del w:id="528" w:author="Reviewing Counsel (AgentCo)" w:date="2026-10-18T17:29:12Z">
        <w:r>
          <w:rPr>
            <w:rFonts w:ascii="Times New Roman" w:eastAsia="Arial" w:hAnsi="Times New Roman" w:cs="Times New Roman"/>
            <w:color w:val="000000"/>
            <w:kern w:val="20"/>
          </w:rPr>
          <w:delText>observations, summaries, analyses, network maps, results, reports and other work product or information identified, gathered, created, and compiled an</w:delText>
        </w:r>
        <w:r>
          <w:rPr>
            <w:rFonts w:ascii="Times New Roman" w:eastAsia="Arial" w:hAnsi="Times New Roman" w:cs="Times New Roman"/>
            <w:kern w:val="20"/>
          </w:rPr>
          <w:delText>d/or generated by the Services or Provider</w:delText>
        </w:r>
        <w:r>
          <w:rPr>
            <w:rFonts w:ascii="Times New Roman" w:eastAsia="Arial" w:hAnsi="Times New Roman" w:cs="Times New Roman"/>
            <w:color w:val="000000"/>
            <w:kern w:val="20"/>
          </w:rPr>
          <w:delText xml:space="preserve"> as may be further described in an Order Form.</w:delText>
        </w:r>
      </w:del>
      <w:ins w:id="529" w:author="Reviewing Counsel (AgentCo)" w:date="2026-10-18T17:29:12Z">
        <w:commentRangeStart w:id="117"/>
        <w:r>
          <w:rPr>
            <w:rFonts w:ascii="Times New Roman" w:eastAsia="Arial" w:hAnsi="Times New Roman" w:cs="Times New Roman"/>
            <w:color w:val="000000"/>
            <w:kern w:val="20"/>
          </w:rPr>
          <w:t xml:space="preserve">summaries and draft interview notes generated by the pilot Service as described in the applicable Order Form.</w:t>
        </w:r>
        <w:commentRangeEnd w:id="117"/>
        <w:r>
          <w:commentReference w:id="117"/>
        </w:r>
      </w:ins>
    </w:p>
    <w:p w14:paraId="4882A5D5" w14:textId="51128307">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Pr>
            <w:rFonts w:ascii="Times New Roman" w:eastAsia="Arial" w:hAnsi="Times New Roman" w:cs="Times New Roman"/>
            <w:color w:val="000000"/>
            <w:kern w:val="20"/>
          </w:rPr>
          <w:t>“</w:t>
        </w:r>
        <w:r>
          <w:rPr>
            <w:rFonts w:ascii="Times New Roman" w:eastAsia="Arial" w:hAnsi="Times New Roman" w:cs="Times New Roman"/>
            <w:bCs/>
            <w:color w:val="000000"/>
            <w:kern w:val="20"/>
          </w:rPr>
          <w:t>Derivative Work</w:t>
        </w:r>
        <w:r>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pPr>
        <w:spacing w:after="120" w:line="276" w:lineRule="auto"/>
        <w:ind w:left="720" w:hanging="540"/>
        <w:jc w:val="both"/>
        <w:rPr>
          <w:rFonts w:ascii="Times New Roman" w:hAnsi="Times New Roman" w:cs="Times New Roman"/>
        </w:rPr>
      </w:pPr>
      <w:ins w:id="74" w:author="Trainer 1 - LargeCo" w:date="2026-05-19T14:23:00Z" w16du:dateUtc="2026-05-19T18:23:00Z">
        <w:commentRangeStart w:id="120"/>
        <w:r>
          <w:rPr>
            <w:rFonts w:ascii="Times New Roman" w:hAnsi="Times New Roman" w:cs="Times New Roman"/>
          </w:rPr>
          <w:t>2.1</w:t>
        </w:r>
      </w:ins>
      <w:ins w:id="75" w:author="Trainer 1 - LargeCo" w:date="2026-05-19T15:17:00Z" w16du:dateUtc="2026-05-19T19:17:00Z">
        <w:r>
          <w:rPr>
            <w:rFonts w:ascii="Times New Roman" w:hAnsi="Times New Roman" w:cs="Times New Roman"/>
          </w:rPr>
          <w:t>2</w:t>
        </w:r>
      </w:ins>
      <w:r>
        <w:rPr>
          <w:rFonts w:ascii="Times New Roman" w:hAnsi="Times New Roman" w:cs="Times New Roman"/>
        </w:rPr>
        <w:t xml:space="preserve"> “Documentation”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 to Customer</w:t>
      </w:r>
      <w:r>
        <w:rPr>
          <w:rFonts w:ascii="Times New Roman" w:hAnsi="Times New Roman" w:cs="Times New Roman"/>
        </w:rPr>
        <w:t>.</w:t>
      </w:r>
      <w:commentRangeEnd w:id="120"/>
      <w:r>
        <w:commentReference w:id="120"/>
      </w:r>
    </w:p>
    <w:p w14:paraId="11804FF7" w14:textId="41859EC8">
      <w:pPr>
        <w:spacing w:after="120" w:line="276" w:lineRule="auto"/>
        <w:ind w:left="720" w:hanging="540"/>
        <w:jc w:val="both"/>
        <w:rPr>
          <w:rFonts w:ascii="Times New Roman" w:hAnsi="Times New Roman" w:cs="Times New Roman"/>
        </w:rPr>
      </w:pPr>
      <w:r>
        <w:rPr>
          <w:rFonts w:ascii="Times New Roman" w:hAnsi="Times New Roman" w:cs="Times New Roman"/>
        </w:rPr>
        <w:t>2.</w:t>
      </w:r>
      <w:ins w:id="79" w:author="Trainer 1 - LargeCo" w:date="2026-05-19T14:18:00Z" w16du:dateUtc="2026-05-19T18:18:00Z">
        <w:r>
          <w:rPr>
            <w:rFonts w:ascii="Times New Roman" w:hAnsi="Times New Roman" w:cs="Times New Roman"/>
          </w:rPr>
          <w:t>1</w:t>
        </w:r>
      </w:ins>
      <w:ins w:id="80" w:author="Trainer 1 - LargeCo" w:date="2026-05-19T15:17:00Z" w16du:dateUtc="2026-05-19T19:17:00Z">
        <w:r>
          <w:rPr>
            <w:rFonts w:ascii="Times New Roman" w:hAnsi="Times New Roman" w:cs="Times New Roman"/>
          </w:rPr>
          <w:t>3</w:t>
        </w:r>
      </w:ins>
      <w:del w:id="81" w:author="Trainer 1 - LargeCo" w:date="2026-05-19T14:18:00Z" w16du:dateUtc="2026-05-19T18:18:00Z">
        <w:r>
          <w:rPr>
            <w:rFonts w:ascii="Times New Roman" w:hAnsi="Times New Roman" w:cs="Times New Roman"/>
          </w:rPr>
          <w:delText>9</w:delText>
        </w:r>
      </w:del>
      <w:r>
        <w:rPr>
          <w:rFonts w:ascii="Times New Roman" w:hAnsi="Times New Roman" w:cs="Times New Roman"/>
        </w:rPr>
        <w:t>. “Effective Date”</w:t>
      </w:r>
      <w:r>
        <w:rPr>
          <w:rFonts w:ascii="Times New Roman" w:hAnsi="Times New Roman" w:cs="Times New Roman"/>
        </w:rPr>
        <w:t xml:space="preserve"> means </w:t>
      </w:r>
      <w:del w:id="82" w:author="Trainer 1 - LargeCo" w:date="2026-05-19T14:24:00Z" w16du:dateUtc="2026-05-19T18:24:00Z">
        <w:r>
          <w:rPr>
            <w:rFonts w:ascii="Times New Roman" w:hAnsi="Times New Roman" w:cs="Times New Roman"/>
          </w:rPr>
          <w:delText xml:space="preserve">the </w:delText>
        </w:r>
        <w:r>
          <w:rPr>
            <w:rFonts w:ascii="Times New Roman" w:hAnsi="Times New Roman" w:cs="Times New Roman"/>
          </w:rPr>
          <w:delText xml:space="preserve">earlier of (i) the date on which Customer first uses the Service and (ii) </w:delText>
        </w:r>
      </w:del>
      <w:r>
        <w:rPr>
          <w:rFonts w:ascii="Times New Roman" w:hAnsi="Times New Roman" w:cs="Times New Roman"/>
        </w:rPr>
        <w:t>the effective date of the first Order Form</w:t>
      </w:r>
      <w:ins w:id="83" w:author="Trainer 1 - LargeCo" w:date="2026-05-19T14:25:00Z" w16du:dateUtc="2026-05-19T18:25:00Z">
        <w:r>
          <w:rPr>
            <w:rFonts w:ascii="Times New Roman" w:hAnsi="Times New Roman" w:cs="Times New Roman"/>
          </w:rPr>
          <w:t xml:space="preserve"> executed by both Parties</w:t>
        </w:r>
      </w:ins>
      <w:r>
        <w:rPr>
          <w:rFonts w:ascii="Times New Roman" w:hAnsi="Times New Roman" w:cs="Times New Roman"/>
        </w:rPr>
        <w:t xml:space="preserve"> that references</w:t>
      </w:r>
      <w:r>
        <w:rPr>
          <w:rFonts w:ascii="Times New Roman" w:hAnsi="Times New Roman" w:cs="Times New Roman"/>
        </w:rPr>
        <w:t xml:space="preserve"> this Agreement.</w:t>
      </w:r>
    </w:p>
    <w:p w14:paraId="464E05B4" w14:textId="52C020F5">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1</w:t>
      </w:r>
      <w:ins w:id="84" w:author="Trainer 1 - LargeCo" w:date="2026-05-19T15:17:00Z" w16du:dateUtc="2026-05-19T19:17:00Z">
        <w:r>
          <w:rPr>
            <w:rFonts w:ascii="Times New Roman" w:hAnsi="Times New Roman" w:cs="Times New Roman"/>
          </w:rPr>
          <w:t>4</w:t>
        </w:r>
      </w:ins>
      <w:del w:id="85" w:author="Trainer 1 - LargeCo" w:date="2026-05-19T14:25:00Z" w16du:dateUtc="2026-05-19T18:25:00Z">
        <w:r>
          <w:rPr>
            <w:rFonts w:ascii="Times New Roman" w:hAnsi="Times New Roman" w:cs="Times New Roman"/>
          </w:rPr>
          <w:delText>0</w:delText>
        </w:r>
      </w:del>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2659CC54">
      <w:pPr>
        <w:spacing w:after="120" w:line="276" w:lineRule="auto"/>
        <w:ind w:left="720" w:hanging="540"/>
        <w:jc w:val="both"/>
        <w:rPr>
          <w:rFonts w:ascii="Times New Roman" w:hAnsi="Times New Roman" w:cs="Times New Roman"/>
        </w:rPr>
      </w:pPr>
      <w:r>
        <w:rPr>
          <w:rFonts w:ascii="Times New Roman" w:hAnsi="Times New Roman" w:cs="Times New Roman"/>
        </w:rPr>
        <w:t>2.1</w:t>
      </w:r>
      <w:ins w:id="86" w:author="Trainer 1 - LargeCo" w:date="2026-05-19T15:17:00Z" w16du:dateUtc="2026-05-19T19:17:00Z">
        <w:r>
          <w:rPr>
            <w:rFonts w:ascii="Times New Roman" w:hAnsi="Times New Roman" w:cs="Times New Roman"/>
          </w:rPr>
          <w:t>5</w:t>
        </w:r>
      </w:ins>
      <w:del w:id="87" w:author="Trainer 1 - LargeCo" w:date="2026-05-19T14:49:00Z" w16du:dateUtc="2026-05-19T18:49:00Z">
        <w:r>
          <w:rPr>
            <w:rFonts w:ascii="Times New Roman" w:hAnsi="Times New Roman" w:cs="Times New Roman"/>
          </w:rPr>
          <w:delText>1</w:delText>
        </w:r>
      </w:del>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 xml:space="preserve">ed by </w:t>
      </w:r>
      <w:del w:id="88" w:author="Trainer 1 - LargeCo" w:date="2026-05-19T14:49:00Z" w16du:dateUtc="2026-05-19T18:49:00Z">
        <w:r>
          <w:rPr>
            <w:rFonts w:ascii="Times New Roman" w:hAnsi="Times New Roman" w:cs="Times New Roman"/>
          </w:rPr>
          <w:delText xml:space="preserve">a user </w:delText>
        </w:r>
      </w:del>
      <w:ins w:id="89" w:author="Trainer 1 - LargeCo" w:date="2026-05-19T14:49:00Z" w16du:dateUtc="2026-05-19T18:49:00Z">
        <w:r>
          <w:rPr>
            <w:rFonts w:ascii="Times New Roman" w:hAnsi="Times New Roman" w:cs="Times New Roman"/>
          </w:rPr>
          <w:t xml:space="preserve">Customer </w:t>
        </w:r>
      </w:ins>
      <w:r>
        <w:rPr>
          <w:rFonts w:ascii="Times New Roman" w:hAnsi="Times New Roman" w:cs="Times New Roman"/>
        </w:rPr>
        <w:t>to the Service.</w:t>
      </w:r>
    </w:p>
    <w:p w14:paraId="6E324E43" w14:textId="35D2567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Pr>
          <w:rFonts w:ascii="Times New Roman" w:hAnsi="Times New Roman" w:cs="Times New Roman"/>
        </w:rPr>
        <w:t>2.1</w:t>
      </w:r>
      <w:ins w:id="91" w:author="Trainer 1 - LargeCo" w:date="2026-05-19T15:17:00Z" w16du:dateUtc="2026-05-19T19:17:00Z">
        <w:r>
          <w:rPr>
            <w:rFonts w:ascii="Times New Roman" w:hAnsi="Times New Roman" w:cs="Times New Roman"/>
          </w:rPr>
          <w:t>6</w:t>
        </w:r>
      </w:ins>
      <w:del w:id="92" w:author="Trainer 1 - LargeCo" w:date="2026-05-19T14:49:00Z" w16du:dateUtc="2026-05-19T18:49:00Z">
        <w:r>
          <w:rPr>
            <w:rFonts w:ascii="Times New Roman" w:hAnsi="Times New Roman" w:cs="Times New Roman"/>
          </w:rPr>
          <w:delText>2</w:delText>
        </w:r>
      </w:del>
      <w:r>
        <w:rPr>
          <w:rFonts w:ascii="Times New Roman" w:hAnsi="Times New Roman" w:cs="Times New Roman"/>
        </w:rPr>
        <w:t xml:space="preserve">. </w:t>
      </w:r>
      <w:ins w:id="93" w:author="Trainer 1 - LargeCo" w:date="2026-05-19T14:53:00Z" w16du:dateUtc="2026-05-19T18:53:00Z">
        <w:r>
          <w:rPr>
            <w:rFonts w:ascii="Times New Roman" w:eastAsia="Arial" w:hAnsi="Times New Roman" w:cs="Times New Roman"/>
            <w:color w:val="000000"/>
            <w:kern w:val="20"/>
          </w:rPr>
          <w:t>“</w:t>
        </w:r>
        <w:r>
          <w:rPr>
            <w:rFonts w:ascii="Times New Roman" w:eastAsia="Arial" w:hAnsi="Times New Roman" w:cs="Times New Roman"/>
            <w:bCs/>
            <w:color w:val="000000"/>
            <w:kern w:val="20"/>
          </w:rPr>
          <w:t>Intellectual Property</w:t>
        </w:r>
        <w:r>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Pr>
            <w:rFonts w:ascii="Times New Roman" w:eastAsia="Arial" w:hAnsi="Times New Roman" w:cs="Times New Roman"/>
            <w:color w:val="000000"/>
            <w:kern w:val="20"/>
          </w:rPr>
          <w:t>“</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Pr>
          <w:rFonts w:ascii="Times New Roman" w:hAnsi="Times New Roman" w:cs="Times New Roman"/>
        </w:rPr>
        <w:t>“Output”</w:t>
      </w:r>
      <w:r>
        <w:rPr>
          <w:rFonts w:ascii="Times New Roman" w:hAnsi="Times New Roman" w:cs="Times New Roman"/>
        </w:rPr>
        <w:t xml:space="preserve"> means the </w:t>
      </w:r>
      <w:r>
        <w:rPr>
          <w:rFonts w:ascii="Times New Roman" w:hAnsi="Times New Roman" w:cs="Times New Roman"/>
        </w:rPr>
        <w:t xml:space="preserve">response generated by the Service for a </w:t>
      </w:r>
      <w:del w:id="102" w:author="Trainer 1 - LargeCo" w:date="2026-05-19T15:19:00Z" w16du:dateUtc="2026-05-19T19:19:00Z">
        <w:r>
          <w:rPr>
            <w:rFonts w:ascii="Times New Roman" w:hAnsi="Times New Roman" w:cs="Times New Roman"/>
          </w:rPr>
          <w:delText>u</w:delText>
        </w:r>
      </w:del>
      <w:ins w:id="103" w:author="Trainer 1 - LargeCo" w:date="2026-05-19T15:19:00Z" w16du:dateUtc="2026-05-19T19:19:00Z">
        <w:r>
          <w:rPr>
            <w:rFonts w:ascii="Times New Roman" w:hAnsi="Times New Roman" w:cs="Times New Roman"/>
          </w:rPr>
          <w:t>U</w:t>
        </w:r>
      </w:ins>
      <w:r>
        <w:rPr>
          <w:rFonts w:ascii="Times New Roman" w:hAnsi="Times New Roman" w:cs="Times New Roman"/>
        </w:rPr>
        <w:t xml:space="preserve">ser in reply to that </w:t>
      </w:r>
      <w:del w:id="104" w:author="Trainer 1 - LargeCo" w:date="2026-05-19T15:19:00Z" w16du:dateUtc="2026-05-19T19:19:00Z">
        <w:r>
          <w:rPr>
            <w:rFonts w:ascii="Times New Roman" w:hAnsi="Times New Roman" w:cs="Times New Roman"/>
          </w:rPr>
          <w:delText>u</w:delText>
        </w:r>
      </w:del>
      <w:ins w:id="105" w:author="Trainer 1 - LargeCo" w:date="2026-05-19T15:19:00Z" w16du:dateUtc="2026-05-19T19:19:00Z">
        <w:r>
          <w:rPr>
            <w:rFonts w:ascii="Times New Roman" w:hAnsi="Times New Roman" w:cs="Times New Roman"/>
          </w:rPr>
          <w:t>U</w:t>
        </w:r>
      </w:ins>
      <w:r>
        <w:rPr>
          <w:rFonts w:ascii="Times New Roman" w:hAnsi="Times New Roman" w:cs="Times New Roman"/>
        </w:rPr>
        <w:t>ser'</w:t>
      </w:r>
      <w:r>
        <w:rPr>
          <w:rFonts w:ascii="Times New Roman" w:hAnsi="Times New Roman" w:cs="Times New Roman"/>
        </w:rPr>
        <w:t>s Input.</w:t>
      </w:r>
    </w:p>
    <w:p w14:paraId="7780F80A" w14:textId="3E90BDB5">
      <w:pPr>
        <w:spacing w:after="120" w:line="276" w:lineRule="auto"/>
        <w:ind w:left="720" w:hanging="540"/>
        <w:jc w:val="both"/>
        <w:rPr>
          <w:rFonts w:ascii="Times New Roman" w:hAnsi="Times New Roman" w:cs="Times New Roman"/>
        </w:rPr>
      </w:pPr>
      <w:commentRangeStart w:id="106"/>
      <w:commentRangeStart w:id="124"/>
      <w:del w:id="107" w:author="Trainer 1 - LargeCo" w:date="2026-05-19T13:52:00Z" w16du:dateUtc="2026-05-19T17:52:00Z">
        <w:r>
          <w:rPr>
            <w:rFonts w:ascii="Times New Roman" w:hAnsi="Times New Roman" w:cs="Times New Roman"/>
          </w:rPr>
          <w:delText>2</w:delText>
        </w:r>
      </w:del>
      <w:commentRangeEnd w:id="106"/>
      <w:commentRangeEnd w:id="124"/>
      <w:r>
        <w:rPr>
          <w:rStyle w:val="CommentReference"/>
          <w:rFonts w:ascii="Times New Roman" w:hAnsi="Times New Roman" w:cs="Times New Roman"/>
          <w:sz w:val="22"/>
          <w:szCs w:val="22"/>
        </w:rPr>
        <w:commentReference w:id="106"/>
      </w:r>
      <w:r>
        <w:commentReference w:id="124"/>
      </w:r>
      <w:del w:id="108" w:author="Trainer 1 - LargeCo" w:date="2026-05-19T13:52:00Z" w16du:dateUtc="2026-05-19T17:52:00Z">
        <w:r>
          <w:rPr>
            <w:rFonts w:ascii="Times New Roman" w:hAnsi="Times New Roman" w:cs="Times New Roman"/>
          </w:rPr>
          <w:delText>.1</w:delText>
        </w:r>
        <w:r>
          <w:rPr>
            <w:rFonts w:ascii="Times New Roman" w:hAnsi="Times New Roman" w:cs="Times New Roman"/>
          </w:rPr>
          <w:delText>3</w:delText>
        </w:r>
        <w:r>
          <w:rPr>
            <w:rFonts w:ascii="Times New Roman" w:hAnsi="Times New Roman" w:cs="Times New Roman"/>
          </w:rPr>
          <w:delText>. “Protected Health Information”</w:delText>
        </w:r>
        <w:r>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pPr>
        <w:spacing w:after="120" w:line="276" w:lineRule="auto"/>
        <w:ind w:left="720" w:hanging="540"/>
        <w:jc w:val="both"/>
        <w:rPr>
          <w:ins w:id="109" w:author="Trainer 1 - LargeCo" w:date="2026-05-19T15:09:00Z" w16du:dateUtc="2026-05-19T19:09:00Z"/>
          <w:rFonts w:ascii="Times New Roman" w:hAnsi="Times New Roman" w:cs="Times New Roman"/>
        </w:rPr>
      </w:pPr>
      <w:r>
        <w:rPr>
          <w:rFonts w:ascii="Times New Roman" w:hAnsi="Times New Roman" w:cs="Times New Roman"/>
        </w:rPr>
        <w:t>2.1</w:t>
      </w:r>
      <w:ins w:id="110" w:author="Trainer 1 - LargeCo" w:date="2026-05-19T15:17:00Z" w16du:dateUtc="2026-05-19T19:17:00Z">
        <w:r>
          <w:rPr>
            <w:rFonts w:ascii="Times New Roman" w:hAnsi="Times New Roman" w:cs="Times New Roman"/>
          </w:rPr>
          <w:t>9</w:t>
        </w:r>
      </w:ins>
      <w:del w:id="111" w:author="Trainer 1 - LargeCo" w:date="2026-05-19T14:52:00Z" w16du:dateUtc="2026-05-19T18:52:00Z">
        <w:r>
          <w:rPr>
            <w:rFonts w:ascii="Times New Roman" w:hAnsi="Times New Roman" w:cs="Times New Roman"/>
          </w:rPr>
          <w:delText>4</w:delText>
        </w:r>
      </w:del>
      <w:r>
        <w:rPr>
          <w:rFonts w:ascii="Times New Roman" w:hAnsi="Times New Roman" w:cs="Times New Roman"/>
        </w:rPr>
        <w:t xml:space="preserve">. </w:t>
      </w:r>
      <w:ins w:id="112" w:author="Trainer 1 - LargeCo" w:date="2026-05-19T15:10:00Z" w16du:dateUtc="2026-05-19T19:10:00Z">
        <w:r>
          <w:rPr>
            <w:rFonts w:ascii="Times New Roman" w:eastAsia="Arial" w:hAnsi="Times New Roman" w:cs="Times New Roman"/>
            <w:color w:val="000000"/>
            <w:kern w:val="20"/>
          </w:rPr>
          <w:t>“</w:t>
        </w:r>
        <w:r>
          <w:rPr>
            <w:rFonts w:ascii="Times New Roman" w:eastAsia="Arial" w:hAnsi="Times New Roman" w:cs="Times New Roman"/>
            <w:bCs/>
            <w:color w:val="000000"/>
            <w:kern w:val="20"/>
          </w:rPr>
          <w:t>Personal Information</w:t>
        </w:r>
        <w:r>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Pr>
          <w:rFonts w:ascii="Times New Roman" w:hAnsi="Times New Roman" w:cs="Times New Roman"/>
        </w:rPr>
        <w:t>“Service”</w:t>
      </w:r>
      <w:r>
        <w:rPr>
          <w:rFonts w:ascii="Times New Roman" w:hAnsi="Times New Roman" w:cs="Times New Roman"/>
        </w:rPr>
        <w:t xml:space="preserve"> means </w:t>
      </w:r>
      <w:del w:id="530" w:author="Reviewing Counsel (AgentCo)" w:date="2026-10-18T17:29:12Z">
        <w:r>
          <w:rPr>
            <w:rFonts w:ascii="Times New Roman" w:hAnsi="Times New Roman" w:cs="Times New Roman"/>
          </w:rPr>
          <w:delText>AgentCo's</w:delText>
        </w:r>
        <w:r>
          <w:rPr>
            <w:rFonts w:ascii="Times New Roman" w:hAnsi="Times New Roman" w:cs="Times New Roman"/>
          </w:rPr>
          <w:delText xml:space="preserve"> software-as-a-service offering, including </w:delText>
        </w:r>
        <w:r>
          <w:rPr>
            <w:rFonts w:ascii="Times New Roman" w:hAnsi="Times New Roman" w:cs="Times New Roman"/>
          </w:rPr>
          <w:delText xml:space="preserve">as accessed </w:delText>
        </w:r>
        <w:r>
          <w:rPr>
            <w:rFonts w:ascii="Times New Roman" w:hAnsi="Times New Roman" w:cs="Times New Roman"/>
          </w:rPr>
          <w:delText xml:space="preserve">through </w:delText>
        </w:r>
        <w:r>
          <w:rPr>
            <w:rFonts w:ascii="Times New Roman" w:hAnsi="Times New Roman" w:cs="Times New Roman"/>
          </w:rPr>
          <w:delText>AgentCo's web application</w:delText>
        </w:r>
        <w:r>
          <w:rPr>
            <w:rFonts w:ascii="Times New Roman" w:hAnsi="Times New Roman" w:cs="Times New Roman"/>
          </w:rPr>
          <w:delText>.</w:delText>
        </w:r>
      </w:del>
      <w:ins w:id="531" w:author="Reviewing Counsel (AgentCo)" w:date="2026-10-18T17:29:12Z">
        <w:commentRangeStart w:id="108"/>
        <w:r>
          <w:rPr>
            <w:rFonts w:ascii="Times New Roman" w:hAnsi="Times New Roman" w:cs="Times New Roman"/>
          </w:rPr>
          <w:t xml:space="preserve">TalentFlow, AgentCo's software-as-a-service offering for candidate-material summaries and interview-note drafting for human review, as described in the applicable Order Form.</w:t>
        </w:r>
        <w:commentRangeEnd w:id="108"/>
        <w:r>
          <w:commentReference w:id="108"/>
        </w:r>
      </w:ins>
    </w:p>
    <w:p w14:paraId="3047D0A6" w14:textId="36CA7394">
      <w:pPr>
        <w:spacing w:after="120" w:line="276" w:lineRule="auto"/>
        <w:ind w:left="720" w:hanging="540"/>
        <w:jc w:val="both"/>
        <w:rPr>
          <w:rFonts w:ascii="Times New Roman" w:hAnsi="Times New Roman" w:cs="Times New Roman"/>
        </w:rPr>
      </w:pPr>
      <w:r>
        <w:rPr>
          <w:rFonts w:ascii="Times New Roman" w:hAnsi="Times New Roman" w:cs="Times New Roman"/>
        </w:rPr>
        <w:t>2.</w:t>
      </w:r>
      <w:ins w:id="117" w:author="Trainer 1 - LargeCo" w:date="2026-05-19T15:11:00Z" w16du:dateUtc="2026-05-19T19:11:00Z">
        <w:r>
          <w:rPr>
            <w:rFonts w:ascii="Times New Roman" w:hAnsi="Times New Roman" w:cs="Times New Roman"/>
          </w:rPr>
          <w:t>2</w:t>
        </w:r>
      </w:ins>
      <w:ins w:id="118" w:author="Trainer 1 - LargeCo" w:date="2026-05-19T15:18:00Z" w16du:dateUtc="2026-05-19T19:18:00Z">
        <w:r>
          <w:rPr>
            <w:rFonts w:ascii="Times New Roman" w:hAnsi="Times New Roman" w:cs="Times New Roman"/>
          </w:rPr>
          <w:t>1</w:t>
        </w:r>
      </w:ins>
      <w:del w:id="119" w:author="Trainer 1 - LargeCo" w:date="2026-05-19T15:11:00Z" w16du:dateUtc="2026-05-19T19:11:00Z">
        <w:r>
          <w:rPr>
            <w:rFonts w:ascii="Times New Roman" w:hAnsi="Times New Roman" w:cs="Times New Roman"/>
          </w:rPr>
          <w:delText>1</w:delText>
        </w:r>
        <w:r>
          <w:rPr>
            <w:rFonts w:ascii="Times New Roman" w:hAnsi="Times New Roman" w:cs="Times New Roman"/>
          </w:rPr>
          <w:delText>5</w:delText>
        </w:r>
      </w:del>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67DF9EAA">
      <w:pPr>
        <w:spacing w:after="120" w:line="276" w:lineRule="auto"/>
        <w:ind w:left="720" w:hanging="540"/>
        <w:jc w:val="both"/>
        <w:rPr>
          <w:ins w:id="120" w:author="Trainer 1 - LargeCo" w:date="2026-05-19T15:19:00Z" w16du:dateUtc="2026-05-19T19:19:00Z"/>
          <w:rFonts w:ascii="Times New Roman" w:hAnsi="Times New Roman" w:cs="Times New Roman"/>
        </w:rPr>
      </w:pPr>
      <w:r>
        <w:rPr>
          <w:rFonts w:ascii="Times New Roman" w:hAnsi="Times New Roman" w:cs="Times New Roman"/>
        </w:rPr>
        <w:t>2.</w:t>
      </w:r>
      <w:ins w:id="121" w:author="Trainer 1 - LargeCo" w:date="2026-05-19T15:11:00Z" w16du:dateUtc="2026-05-19T19:11:00Z">
        <w:r>
          <w:rPr>
            <w:rFonts w:ascii="Times New Roman" w:hAnsi="Times New Roman" w:cs="Times New Roman"/>
          </w:rPr>
          <w:t>2</w:t>
        </w:r>
      </w:ins>
      <w:ins w:id="122" w:author="Trainer 1 - LargeCo" w:date="2026-05-19T15:18:00Z" w16du:dateUtc="2026-05-19T19:18:00Z">
        <w:r>
          <w:rPr>
            <w:rFonts w:ascii="Times New Roman" w:hAnsi="Times New Roman" w:cs="Times New Roman"/>
          </w:rPr>
          <w:t>2</w:t>
        </w:r>
      </w:ins>
      <w:del w:id="123" w:author="Trainer 1 - LargeCo" w:date="2026-05-19T15:11:00Z" w16du:dateUtc="2026-05-19T19:11:00Z">
        <w:r>
          <w:rPr>
            <w:rFonts w:ascii="Times New Roman" w:hAnsi="Times New Roman" w:cs="Times New Roman"/>
          </w:rPr>
          <w:delText>1</w:delText>
        </w:r>
        <w:r>
          <w:rPr>
            <w:rFonts w:ascii="Times New Roman" w:hAnsi="Times New Roman" w:cs="Times New Roman"/>
          </w:rPr>
          <w:delText>6</w:delText>
        </w:r>
      </w:del>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w:t>
        </w:r>
        <w:r>
          <w:rPr>
            <w:rFonts w:ascii="Times New Roman" w:eastAsia="Arial" w:hAnsi="Times New Roman" w:cs="Times New Roman"/>
            <w:color w:val="000000"/>
            <w:kern w:val="20"/>
          </w:rPr>
          <w:t>” means</w:t>
        </w:r>
        <w:r>
          <w:rPr>
            <w:rFonts w:ascii="Times New Roman" w:eastAsia="Arial" w:hAnsi="Times New Roman" w:cs="Times New Roman"/>
            <w:kern w:val="20"/>
          </w:rPr>
          <w:t xml:space="preserve"> </w:t>
        </w:r>
        <w:r>
          <w:rPr>
            <w:rFonts w:ascii="Times New Roman" w:eastAsia="Arial" w:hAnsi="Times New Roman" w:cs="Times New Roman"/>
            <w:color w:val="000000"/>
            <w:kern w:val="20"/>
          </w:rPr>
          <w:t xml:space="preserve">users given access to the Service and/or Deliverables provided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w:t>
        </w:r>
      </w:ins>
    </w:p>
    <w:p w14:paraId="3ED1ED47" w14:textId="72B607B8">
      <w:pPr>
        <w:pBdr>
          <w:top w:val="nil"/>
          <w:left w:val="nil"/>
          <w:bottom w:val="nil"/>
          <w:right w:val="nil"/>
          <w:between w:val="nil"/>
        </w:pBdr>
        <w:spacing w:after="120"/>
        <w:jc w:val="both"/>
        <w:rPr>
          <w:del w:id="545" w:author="Reviewing Counsel (AgentCo)" w:date="2026-10-18T17:29:12Z"/>
          <w:rFonts w:ascii="Times New Roman" w:eastAsia="Arial" w:hAnsi="Times New Roman" w:cs="Times New Roman"/>
          <w:b/>
          <w:bCs/>
          <w:color w:val="000000"/>
          <w:kern w:val="20"/>
        </w:rPr>
      </w:pPr>
      <w:commentRangeStart w:id="118"/>
      <w:del w:id="543" w:author="Reviewing Counsel (AgentCo)" w:date="2026-10-18T17:29:12Z">
        <w:r>
          <w:rPr>
            <w:rFonts w:ascii="Times New Roman" w:eastAsia="Arial" w:hAnsi="Times New Roman" w:cs="Times New Roman"/>
            <w:color w:val="000000"/>
            <w:kern w:val="20"/>
          </w:rPr>
          <w:delText>2.24</w:delText>
        </w:r>
        <w:r>
          <w:rPr>
            <w:rFonts w:ascii="Times New Roman" w:eastAsia="Arial" w:hAnsi="Times New Roman" w:cs="Times New Roman"/>
            <w:color w:val="000000"/>
            <w:kern w:val="20"/>
          </w:rPr>
          <w:tab/>
        </w:r>
        <w:r>
          <w:rPr>
            <w:rFonts w:ascii="Times New Roman" w:eastAsia="Arial" w:hAnsi="Times New Roman" w:cs="Times New Roman"/>
            <w:color w:val="000000"/>
            <w:kern w:val="20"/>
          </w:rPr>
          <w:delText>“</w:delText>
        </w:r>
        <w:r>
          <w:rPr>
            <w:rFonts w:ascii="Times New Roman" w:eastAsia="Arial" w:hAnsi="Times New Roman" w:cs="Times New Roman"/>
            <w:bCs/>
            <w:color w:val="000000"/>
            <w:kern w:val="20"/>
          </w:rPr>
          <w:delText>User Information</w:delText>
        </w:r>
        <w:r>
          <w:rPr>
            <w:rFonts w:ascii="Times New Roman" w:eastAsia="Arial" w:hAnsi="Times New Roman" w:cs="Times New Roman"/>
            <w:color w:val="000000"/>
            <w:kern w:val="20"/>
          </w:rPr>
          <w:delText xml:space="preserve">” means: (a) all information pertaining to, provided by, or collected about Users on or through </w:delText>
        </w:r>
        <w:r>
          <w:rPr>
            <w:rFonts w:ascii="Times New Roman" w:eastAsia="Arial" w:hAnsi="Times New Roman" w:cs="Times New Roman"/>
            <w:kern w:val="20"/>
          </w:rPr>
          <w:delText>the Service</w:delText>
        </w:r>
        <w:r>
          <w:rPr>
            <w:rFonts w:ascii="Times New Roman" w:eastAsia="Arial" w:hAnsi="Times New Roman" w:cs="Times New Roman"/>
            <w:color w:val="000000"/>
            <w:kern w:val="20"/>
          </w:rPr>
          <w:delText xml:space="preserve">, including but not limited to user generated content, that is generated, collected, stored, processed or used in connection with or derived from the Services; and/or (b) all User data that is </w:delText>
        </w:r>
        <w:r>
          <w:rPr>
            <w:rFonts w:ascii="Times New Roman" w:eastAsia="Arial" w:hAnsi="Times New Roman" w:cs="Times New Roman"/>
            <w:color w:val="000000"/>
            <w:kern w:val="20"/>
          </w:rPr>
          <w:lastRenderedPageBreak/>
          <w:delText xml:space="preserve">generated, collected, stored, processed or used in connection with or derived from </w:delText>
        </w:r>
        <w:r>
          <w:rPr>
            <w:rFonts w:ascii="Times New Roman" w:eastAsia="Arial" w:hAnsi="Times New Roman" w:cs="Times New Roman"/>
            <w:color w:val="000000"/>
            <w:kern w:val="20"/>
          </w:rPr>
          <w:delText>AgentCo</w:delText>
        </w:r>
        <w:r>
          <w:rPr>
            <w:rFonts w:ascii="Times New Roman" w:eastAsia="Arial" w:hAnsi="Times New Roman" w:cs="Times New Roman"/>
            <w:color w:val="000000"/>
            <w:kern w:val="20"/>
          </w:rPr>
          <w:delTex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delText>
        </w:r>
        <w:r>
          <w:rPr>
            <w:rFonts w:ascii="Times New Roman" w:eastAsia="Arial" w:hAnsi="Times New Roman" w:cs="Times New Roman"/>
            <w:color w:val="000000"/>
            <w:kern w:val="20"/>
          </w:rPr>
          <w:delText>AgentCo</w:delText>
        </w:r>
        <w:r>
          <w:rPr>
            <w:rFonts w:ascii="Times New Roman" w:eastAsia="Arial" w:hAnsi="Times New Roman" w:cs="Times New Roman"/>
            <w:color w:val="000000"/>
            <w:kern w:val="20"/>
          </w:rPr>
          <w:delText xml:space="preserve"> or LargeCo from such User Information. </w:delText>
        </w:r>
      </w:del>
      <w:commentRangeEnd w:id="118"/>
      <w:del w:id="544" w:author="Reviewing Counsel (AgentCo)" w:date="2026-10-18T17:29:12Z">
        <w:r>
          <w:commentReference w:id="118"/>
        </w:r>
      </w:del>
    </w:p>
    <w:p w14:paraId="2551B5C1" w14:textId="16888B19">
      <w:pPr>
        <w:spacing w:after="120" w:line="276" w:lineRule="auto"/>
        <w:ind w:left="720" w:hanging="540"/>
        <w:jc w:val="both"/>
        <w:rPr>
          <w:rFonts w:ascii="Times New Roman" w:hAnsi="Times New Roman" w:cs="Times New Roman"/>
        </w:rPr>
      </w:pP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68A179F">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Pr>
            <w:rFonts w:ascii="Times New Roman" w:hAnsi="Times New Roman" w:cs="Times New Roman"/>
          </w:rPr>
          <w:delText xml:space="preserve"> Conditioned on Customer's compliance with this Agreement</w:delText>
        </w:r>
      </w:del>
      <w:ins w:id="133" w:author="Trainer 1 - LargeCo" w:date="2026-05-19T16:45:00Z" w16du:dateUtc="2026-05-19T20:45:00Z">
        <w:r>
          <w:rPr>
            <w:rFonts w:ascii="Times New Roman" w:hAnsi="Times New Roman" w:cs="Times New Roman"/>
          </w:rPr>
          <w:t xml:space="preserve"> Pursuant to the terms of this Agreement</w:t>
        </w:r>
      </w:ins>
      <w:r>
        <w:rPr>
          <w:rFonts w:ascii="Times New Roman" w:hAnsi="Times New Roman" w:cs="Times New Roman"/>
        </w:rPr>
        <w:t xml:space="preserve">, </w:t>
      </w:r>
      <w:del w:id="532" w:author="Reviewing Counsel (AgentCo)" w:date="2026-10-18T17:29:12Z">
        <w:r>
          <w:rPr>
            <w:rFonts w:ascii="Times New Roman" w:hAnsi="Times New Roman" w:cs="Times New Roman"/>
          </w:rPr>
          <w:delText xml:space="preserve">AgentCo grants Customer and its Affiliates a limited, non-exclusive right to access and use the Service during the Term.</w:delText>
        </w:r>
      </w:del>
      <w:ins w:id="533" w:author="Reviewing Counsel (AgentCo)" w:date="2026-10-18T17:29:12Z">
        <w:commentRangeStart w:id="109"/>
        <w:r>
          <w:rPr>
            <w:rFonts w:ascii="Times New Roman" w:hAnsi="Times New Roman" w:cs="Times New Roman"/>
          </w:rPr>
          <w:t xml:space="preserve">AgentCo grants Customer a limited, non-exclusive right to access and use the Service during the Term as set forth in the applicable Order Form for up to the number of authorized users stated therein, for candidate-material summaries and interview-note drafting for human review. TalentFlow will not make autonomous hire, reject, compensation, promotion, termination, ranking, filtering, or scoring decisions.</w:t>
        </w:r>
        <w:commentRangeEnd w:id="109"/>
        <w:r>
          <w:commentReference w:id="109"/>
        </w:r>
      </w:ins>
      <w:r>
        <w:rPr>
          <w:rFonts w:ascii="Times New Roman" w:hAnsi="Times New Roman" w:cs="Times New Roman"/>
        </w:rPr>
        <w:t xml:space="preserve"> AgentCo may modify, enhance, or otherwise change the Service in its discretion, provided that no such change materially limits or adversely affects the Service as provided to Customer. </w:t>
      </w:r>
    </w:p>
    <w:p w14:paraId="46F4DE53" w14:textId="68626FD5">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Pr>
            <w:rFonts w:ascii="Times New Roman" w:hAnsi="Times New Roman" w:cs="Times New Roman"/>
          </w:rPr>
          <w:delText>p</w:delText>
        </w:r>
      </w:del>
      <w:ins w:id="135" w:author="Trainer 1 - LargeCo" w:date="2026-05-19T16:47:00Z" w16du:dateUtc="2026-05-19T20:47:00Z">
        <w:r>
          <w:rPr>
            <w:rFonts w:ascii="Times New Roman" w:hAnsi="Times New Roman" w:cs="Times New Roman"/>
          </w:rPr>
          <w:t>P</w:t>
        </w:r>
      </w:ins>
      <w:r>
        <w:rPr>
          <w:rFonts w:ascii="Times New Roman" w:hAnsi="Times New Roman" w:cs="Times New Roman"/>
        </w:rPr>
        <w:t xml:space="preserve">ersonal </w:t>
      </w:r>
      <w:del w:id="136" w:author="Trainer 1 - LargeCo" w:date="2026-05-19T16:47:00Z" w16du:dateUtc="2026-05-19T20:47:00Z">
        <w:r>
          <w:rPr>
            <w:rFonts w:ascii="Times New Roman" w:hAnsi="Times New Roman" w:cs="Times New Roman"/>
          </w:rPr>
          <w:delText>i</w:delText>
        </w:r>
      </w:del>
      <w:ins w:id="137" w:author="Trainer 1 - LargeCo" w:date="2026-05-19T16:47:00Z" w16du:dateUtc="2026-05-19T20:47:00Z">
        <w:r>
          <w:rPr>
            <w:rFonts w:ascii="Times New Roman" w:hAnsi="Times New Roman" w:cs="Times New Roman"/>
          </w:rPr>
          <w:t>I</w:t>
        </w:r>
      </w:ins>
      <w:r>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lastRenderedPageBreak/>
        <w:t>4. CONTENT.</w:t>
      </w:r>
    </w:p>
    <w:p w14:paraId="7E120364" w14:textId="61C10D9C">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del w:id="138" w:author="Trainer 1 - LargeCo" w:date="2026-05-19T16:48:00Z" w16du:dateUtc="2026-05-19T20:48:00Z">
        <w:r>
          <w:rPr>
            <w:rFonts w:ascii="Times New Roman" w:hAnsi="Times New Roman" w:cs="Times New Roman"/>
          </w:rPr>
          <w:delText>p</w:delText>
        </w:r>
      </w:del>
      <w:ins w:id="139" w:author="Trainer 1 - LargeCo" w:date="2026-05-19T16:48:00Z" w16du:dateUtc="2026-05-19T20:48:00Z">
        <w:r>
          <w:rPr>
            <w:rFonts w:ascii="Times New Roman" w:hAnsi="Times New Roman" w:cs="Times New Roman"/>
          </w:rPr>
          <w:t>P</w:t>
        </w:r>
      </w:ins>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pPr>
        <w:spacing w:after="120" w:line="276" w:lineRule="auto"/>
        <w:ind w:left="720" w:hanging="540"/>
        <w:jc w:val="both"/>
        <w:rPr>
          <w:ins w:id="542" w:author="Reviewing Counsel (AgentCo)" w:date="2026-10-18T17:29:12Z"/>
        </w:rPr>
      </w:pPr>
      <w:ins w:id="541" w:author="Reviewing Counsel (AgentCo)" w:date="2026-10-18T17:29:12Z">
        <w:commentRangeStart w:id="110"/>
        <w:r>
          <w:rPr>
            <w:rFonts w:ascii="Times New Roman" w:hAnsi="Times New Roman" w:cs="Times New Roman"/>
          </w:rPr>
          <w:t xml:space="preserve">4.3. As between the parties, Customer owns its candidate materials, job requirements, prompts, configurations, and customer-specific Outputs. AgentCo retains all right, title, and interest in and to the TalentFlow platform, models, reusable workflows, prompt templates, evaluation methods, and non-customer-specific know-how. Nothing in this Agreement assigns AgentCo's platform IP to Customer.</w:t>
        </w:r>
        <w:commentRangeEnd w:id="110"/>
        <w:r>
          <w:commentReference w:id="110"/>
        </w:r>
      </w:ins>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5ED02DA8">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del w:id="140" w:author="Trainer 1 - LargeCo" w:date="2026-05-19T17:03:00Z" w16du:dateUtc="2026-05-19T21:03:00Z">
        <w:r>
          <w:rPr>
            <w:rFonts w:ascii="Times New Roman" w:hAnsi="Times New Roman" w:cs="Times New Roman"/>
          </w:rPr>
          <w:delText xml:space="preserve">worldwide, royalty-free, </w:delText>
        </w:r>
      </w:del>
      <w:ins w:id="141" w:author="Trainer 1 - LargeCo" w:date="2026-05-19T17:03:00Z" w16du:dateUtc="2026-05-19T21:03:00Z">
        <w:r>
          <w:rPr>
            <w:rFonts w:ascii="Times New Roman" w:hAnsi="Times New Roman" w:cs="Times New Roman"/>
          </w:rPr>
          <w:t xml:space="preserve">limited, </w:t>
        </w:r>
      </w:ins>
      <w:r>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del w:id="142" w:author="Trainer 1 - LargeCo" w:date="2026-05-19T17:03:00Z" w16du:dateUtc="2026-05-19T21:03:00Z">
        <w:r>
          <w:rPr>
            <w:rFonts w:ascii="Times New Roman" w:hAnsi="Times New Roman" w:cs="Times New Roman"/>
          </w:rPr>
          <w:delText>or</w:delText>
        </w:r>
      </w:del>
      <w:ins w:id="143" w:author="Trainer 1 - LargeCo" w:date="2026-05-19T17:03:00Z" w16du:dateUtc="2026-05-19T21:03:00Z">
        <w:r>
          <w:rPr>
            <w:rFonts w:ascii="Times New Roman" w:hAnsi="Times New Roman" w:cs="Times New Roman"/>
          </w:rPr>
          <w:t>and</w:t>
        </w:r>
      </w:ins>
      <w:r>
        <w:rPr>
          <w:rFonts w:ascii="Times New Roman" w:hAnsi="Times New Roman" w:cs="Times New Roman"/>
        </w:rPr>
        <w:t xml:space="preserve">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04475713">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w:t>
      </w:r>
      <w:del w:id="144" w:author="Trainer 1 - LargeCo" w:date="2026-05-19T17:03:00Z" w16du:dateUtc="2026-05-19T21:03:00Z">
        <w:r>
          <w:rPr>
            <w:rFonts w:ascii="Times New Roman" w:hAnsi="Times New Roman" w:cs="Times New Roman"/>
          </w:rPr>
          <w:delText>o</w:delText>
        </w:r>
      </w:del>
      <w:ins w:id="145" w:author="Trainer 1 - LargeCo" w:date="2026-05-19T17:03:00Z" w16du:dateUtc="2026-05-19T21:03:00Z">
        <w:r>
          <w:rPr>
            <w:rFonts w:ascii="Times New Roman" w:hAnsi="Times New Roman" w:cs="Times New Roman"/>
          </w:rPr>
          <w:t>O</w:t>
        </w:r>
      </w:ins>
      <w:r>
        <w:rPr>
          <w:rFonts w:ascii="Times New Roman" w:hAnsi="Times New Roman" w:cs="Times New Roman"/>
        </w:rPr>
        <w:t xml:space="preserve">rder </w:t>
      </w:r>
      <w:del w:id="146" w:author="Trainer 1 - LargeCo" w:date="2026-05-19T17:04:00Z" w16du:dateUtc="2026-05-19T21:04:00Z">
        <w:r>
          <w:rPr>
            <w:rFonts w:ascii="Times New Roman" w:hAnsi="Times New Roman" w:cs="Times New Roman"/>
          </w:rPr>
          <w:delText>f</w:delText>
        </w:r>
      </w:del>
      <w:ins w:id="147" w:author="Trainer 1 - LargeCo" w:date="2026-05-19T17:04:00Z" w16du:dateUtc="2026-05-19T21:04:00Z">
        <w:r>
          <w:rPr>
            <w:rFonts w:ascii="Times New Roman" w:hAnsi="Times New Roman" w:cs="Times New Roman"/>
          </w:rPr>
          <w:t>F</w:t>
        </w:r>
      </w:ins>
      <w:r>
        <w:rPr>
          <w:rFonts w:ascii="Times New Roman" w:hAnsi="Times New Roman" w:cs="Times New Roman"/>
        </w:rPr>
        <w:t>orm(s).</w:t>
      </w:r>
      <w:ins w:id="148" w:author="Trainer 1 - LargeCo" w:date="2026-05-19T17:10:00Z" w16du:dateUtc="2026-05-19T21:10:00Z">
        <w:r>
          <w:rPr>
            <w:rFonts w:ascii="Times New Roman" w:hAnsi="Times New Roman" w:cs="Times New Roman"/>
          </w:rPr>
          <w:t xml:space="preserve"> </w:t>
        </w:r>
        <w:r>
          <w:rPr>
            <w:rFonts w:ascii="Times New Roman" w:eastAsia="Arial" w:hAnsi="Times New Roman" w:cs="Times New Roman"/>
            <w:kern w:val="20"/>
          </w:rPr>
          <w:t xml:space="preserve">Unless stated otherwise in the applicable Order Form, all payments shall be due </w:t>
        </w:r>
        <w:r>
          <w:rPr>
            <w:rFonts w:ascii="Times New Roman" w:eastAsia="Arial" w:hAnsi="Times New Roman" w:cs="Times New Roman"/>
            <w:kern w:val="20"/>
          </w:rPr>
          <w:t>forty-five (45)</w:t>
        </w:r>
        <w:r>
          <w:rPr>
            <w:rFonts w:ascii="Times New Roman" w:eastAsia="Arial" w:hAnsi="Times New Roman" w:cs="Times New Roman"/>
            <w:kern w:val="20"/>
          </w:rPr>
          <w:t xml:space="preserve"> days after </w:t>
        </w:r>
      </w:ins>
      <w:ins w:id="149" w:author="Trainer 1 - LargeCo" w:date="2026-05-19T17:11:00Z" w16du:dateUtc="2026-05-19T21:11:00Z">
        <w:r>
          <w:rPr>
            <w:rFonts w:ascii="Times New Roman" w:eastAsia="Arial" w:hAnsi="Times New Roman" w:cs="Times New Roman"/>
            <w:kern w:val="20"/>
          </w:rPr>
          <w:t>Customer</w:t>
        </w:r>
      </w:ins>
      <w:ins w:id="150" w:author="Trainer 1 - LargeCo" w:date="2026-05-19T17:10:00Z" w16du:dateUtc="2026-05-19T21:10:00Z">
        <w:r>
          <w:rPr>
            <w:rFonts w:ascii="Times New Roman" w:eastAsia="Arial" w:hAnsi="Times New Roman" w:cs="Times New Roman"/>
            <w:kern w:val="20"/>
          </w:rPr>
          <w:t>’s receipt of an undisputed invoice</w:t>
        </w:r>
      </w:ins>
      <w:ins w:id="151" w:author="Trainer 1 - LargeCo" w:date="2026-05-19T17:11:00Z" w16du:dateUtc="2026-05-19T21:11:00Z">
        <w:r>
          <w:rPr>
            <w:rFonts w:ascii="Times New Roman" w:eastAsia="Arial" w:hAnsi="Times New Roman" w:cs="Times New Roman"/>
            <w:kern w:val="20"/>
          </w:rPr>
          <w:t>.</w:t>
        </w:r>
      </w:ins>
      <w:r>
        <w:rPr>
          <w:rFonts w:ascii="Times New Roman" w:hAnsi="Times New Roman" w:cs="Times New Roman"/>
        </w:rPr>
        <w:t xml:space="preserve"> AgentCo </w:t>
      </w:r>
      <w:del w:id="152" w:author="Trainer 1 - LargeCo" w:date="2026-05-19T17:05:00Z" w16du:dateUtc="2026-05-19T21:05:00Z">
        <w:r>
          <w:rPr>
            <w:rFonts w:ascii="Times New Roman" w:hAnsi="Times New Roman" w:cs="Times New Roman"/>
          </w:rPr>
          <w:delText>may</w:delText>
        </w:r>
      </w:del>
      <w:ins w:id="153" w:author="Trainer 1 - LargeCo" w:date="2026-05-19T17:05:00Z" w16du:dateUtc="2026-05-19T21:05:00Z">
        <w:r>
          <w:rPr>
            <w:rFonts w:ascii="Times New Roman" w:hAnsi="Times New Roman" w:cs="Times New Roman"/>
          </w:rPr>
          <w:t>shall</w:t>
        </w:r>
      </w:ins>
      <w:r>
        <w:rPr>
          <w:rFonts w:ascii="Times New Roman" w:hAnsi="Times New Roman" w:cs="Times New Roman"/>
        </w:rPr>
        <w:t xml:space="preserve"> correct invoicing errors or mistakes within</w:t>
      </w:r>
      <w:ins w:id="154" w:author="Trainer 1 - LargeCo" w:date="2026-05-19T17:05:00Z" w16du:dateUtc="2026-05-19T21:05:00Z">
        <w:r>
          <w:rPr>
            <w:rFonts w:ascii="Times New Roman" w:hAnsi="Times New Roman" w:cs="Times New Roman"/>
          </w:rPr>
          <w:t xml:space="preserve"> thirty</w:t>
        </w:r>
      </w:ins>
      <w:r>
        <w:rPr>
          <w:rFonts w:ascii="Times New Roman" w:hAnsi="Times New Roman" w:cs="Times New Roman"/>
        </w:rPr>
        <w:t xml:space="preserve"> </w:t>
      </w:r>
      <w:ins w:id="155" w:author="Trainer 1 - LargeCo" w:date="2026-05-19T17:05:00Z" w16du:dateUtc="2026-05-19T21:05:00Z">
        <w:r>
          <w:rPr>
            <w:rFonts w:ascii="Times New Roman" w:hAnsi="Times New Roman" w:cs="Times New Roman"/>
          </w:rPr>
          <w:t>(</w:t>
        </w:r>
      </w:ins>
      <w:r>
        <w:rPr>
          <w:rFonts w:ascii="Times New Roman" w:hAnsi="Times New Roman" w:cs="Times New Roman"/>
        </w:rPr>
        <w:t>30</w:t>
      </w:r>
      <w:ins w:id="156" w:author="Trainer 1 - LargeCo" w:date="2026-05-19T17:05:00Z" w16du:dateUtc="2026-05-19T21:05:00Z">
        <w:r>
          <w:rPr>
            <w:rFonts w:ascii="Times New Roman" w:hAnsi="Times New Roman" w:cs="Times New Roman"/>
          </w:rPr>
          <w:t>)</w:t>
        </w:r>
      </w:ins>
      <w:r>
        <w:rPr>
          <w:rFonts w:ascii="Times New Roman" w:hAnsi="Times New Roman" w:cs="Times New Roman"/>
        </w:rPr>
        <w:t xml:space="preserve"> days after Customer</w:t>
      </w:r>
      <w:del w:id="157" w:author="Trainer 1 - LargeCo" w:date="2026-05-19T17:04:00Z" w16du:dateUtc="2026-05-19T21:04:00Z">
        <w:r>
          <w:rPr>
            <w:rFonts w:ascii="Times New Roman" w:hAnsi="Times New Roman" w:cs="Times New Roman"/>
          </w:rPr>
          <w:delText>'s receipt</w:delText>
        </w:r>
      </w:del>
      <w:r>
        <w:rPr>
          <w:rFonts w:ascii="Times New Roman" w:hAnsi="Times New Roman" w:cs="Times New Roman"/>
        </w:rPr>
        <w:t xml:space="preserve"> </w:t>
      </w:r>
      <w:ins w:id="158" w:author="Trainer 1 - LargeCo" w:date="2026-05-19T17:06:00Z" w16du:dateUtc="2026-05-19T21:06:00Z">
        <w:r>
          <w:rPr>
            <w:rFonts w:ascii="Times New Roman" w:hAnsi="Times New Roman" w:cs="Times New Roman"/>
          </w:rPr>
          <w:t xml:space="preserve">provides written notice, </w:t>
        </w:r>
      </w:ins>
      <w:ins w:id="159" w:author="Trainer 1 - LargeCo" w:date="2026-05-19T17:05:00Z" w16du:dateUtc="2026-05-19T21:05:00Z">
        <w:r>
          <w:rPr>
            <w:rFonts w:ascii="Times New Roman" w:hAnsi="Times New Roman" w:cs="Times New Roman"/>
          </w:rPr>
          <w:t>disput</w:t>
        </w:r>
      </w:ins>
      <w:ins w:id="160" w:author="Trainer 1 - LargeCo" w:date="2026-05-19T17:06:00Z" w16du:dateUtc="2026-05-19T21:06:00Z">
        <w:r>
          <w:rPr>
            <w:rFonts w:ascii="Times New Roman" w:hAnsi="Times New Roman" w:cs="Times New Roman"/>
          </w:rPr>
          <w:t>ing</w:t>
        </w:r>
      </w:ins>
      <w:ins w:id="161" w:author="Trainer 1 - LargeCo" w:date="2026-05-19T17:05:00Z" w16du:dateUtc="2026-05-19T21:05:00Z">
        <w:r>
          <w:rPr>
            <w:rFonts w:ascii="Times New Roman" w:hAnsi="Times New Roman" w:cs="Times New Roman"/>
          </w:rPr>
          <w:t xml:space="preserve"> any such Fees </w:t>
        </w:r>
      </w:ins>
      <w:ins w:id="162" w:author="Trainer 1 - LargeCo" w:date="2026-05-19T17:06:00Z" w16du:dateUtc="2026-05-19T21:06:00Z">
        <w:r>
          <w:rPr>
            <w:rFonts w:ascii="Times New Roman" w:hAnsi="Times New Roman" w:cs="Times New Roman"/>
          </w:rPr>
          <w:t xml:space="preserve">with respect to </w:t>
        </w:r>
      </w:ins>
      <w:del w:id="163" w:author="Trainer 1 - LargeCo" w:date="2026-05-19T17:06:00Z" w16du:dateUtc="2026-05-19T21:06:00Z">
        <w:r>
          <w:rPr>
            <w:rFonts w:ascii="Times New Roman" w:hAnsi="Times New Roman" w:cs="Times New Roman"/>
          </w:rPr>
          <w:delText>of</w:delText>
        </w:r>
      </w:del>
      <w:r>
        <w:rPr>
          <w:rFonts w:ascii="Times New Roman" w:hAnsi="Times New Roman" w:cs="Times New Roman"/>
        </w:rPr>
        <w:t xml:space="preserve"> </w:t>
      </w:r>
      <w:del w:id="164" w:author="Trainer 1 - LargeCo" w:date="2026-05-19T17:07:00Z" w16du:dateUtc="2026-05-19T21:07:00Z">
        <w:r>
          <w:rPr>
            <w:rFonts w:ascii="Times New Roman" w:hAnsi="Times New Roman" w:cs="Times New Roman"/>
          </w:rPr>
          <w:delText>the</w:delText>
        </w:r>
      </w:del>
      <w:ins w:id="165" w:author="Trainer 1 - LargeCo" w:date="2026-05-19T17:07:00Z" w16du:dateUtc="2026-05-19T21:07:00Z">
        <w:r>
          <w:rPr>
            <w:rFonts w:ascii="Times New Roman" w:hAnsi="Times New Roman" w:cs="Times New Roman"/>
          </w:rPr>
          <w:t xml:space="preserve"> any </w:t>
        </w:r>
      </w:ins>
      <w:del w:id="166" w:author="Trainer 1 - LargeCo" w:date="2026-05-19T17:07:00Z" w16du:dateUtc="2026-05-19T21:07:00Z">
        <w:r>
          <w:rPr>
            <w:rFonts w:ascii="Times New Roman" w:hAnsi="Times New Roman" w:cs="Times New Roman"/>
          </w:rPr>
          <w:delText xml:space="preserve"> </w:delText>
        </w:r>
      </w:del>
      <w:r>
        <w:rPr>
          <w:rFonts w:ascii="Times New Roman" w:hAnsi="Times New Roman" w:cs="Times New Roman"/>
        </w:rPr>
        <w:t>relevant invoice</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pPr>
        <w:spacing w:after="120" w:line="276" w:lineRule="auto"/>
        <w:ind w:left="720" w:hanging="540"/>
        <w:jc w:val="both"/>
        <w:rPr>
          <w:rFonts w:ascii="Times New Roman" w:hAnsi="Times New Roman" w:cs="Times New Roman"/>
        </w:rPr>
      </w:pPr>
      <w:r>
        <w:rPr>
          <w:rFonts w:ascii="Times New Roman" w:hAnsi="Times New Roman" w:cs="Times New Roman"/>
        </w:rPr>
        <w:t>6.3. Past-due undisputed amounts may bear a finance charge on the unpaid balance</w:t>
      </w:r>
      <w:ins w:id="167" w:author="Trainer 1 - LargeCo" w:date="2026-05-19T17:08:00Z" w16du:dateUtc="2026-05-19T21:08:00Z">
        <w:r>
          <w:rPr>
            <w:rFonts w:ascii="Times New Roman" w:hAnsi="Times New Roman" w:cs="Times New Roman"/>
          </w:rPr>
          <w:t xml:space="preserve"> </w:t>
        </w:r>
      </w:ins>
      <w:del w:id="168" w:author="Trainer 1 - LargeCo" w:date="2026-05-19T17:08:00Z" w16du:dateUtc="2026-05-19T21:08:00Z">
        <w:r>
          <w:rPr>
            <w:rFonts w:ascii="Times New Roman" w:hAnsi="Times New Roman" w:cs="Times New Roman"/>
          </w:rPr>
          <w:delText xml:space="preserve">, </w:delText>
        </w:r>
        <w:r>
          <w:rPr>
            <w:rFonts w:ascii="Times New Roman" w:hAnsi="Times New Roman" w:cs="Times New Roman"/>
          </w:rPr>
          <w:delText xml:space="preserve">accruing daily and compounding monthly, at the prevailing Federal Funds Rate (floored at zero) plus </w:delText>
        </w:r>
      </w:del>
      <w:ins w:id="169" w:author="Trainer 1 - LargeCo" w:date="2026-05-19T17:08:00Z" w16du:dateUtc="2026-05-19T21:08:00Z">
        <w:r>
          <w:rPr>
            <w:rFonts w:ascii="Times New Roman" w:hAnsi="Times New Roman" w:cs="Times New Roman"/>
          </w:rPr>
          <w:t xml:space="preserve">of </w:t>
        </w:r>
      </w:ins>
      <w:r>
        <w:rPr>
          <w:rFonts w:ascii="Times New Roman" w:hAnsi="Times New Roman" w:cs="Times New Roman"/>
        </w:rPr>
        <w:t>1.</w:t>
      </w:r>
      <w:ins w:id="170" w:author="Trainer 1 - LargeCo" w:date="2026-05-19T17:08:00Z" w16du:dateUtc="2026-05-19T21:08:00Z">
        <w:r>
          <w:rPr>
            <w:rFonts w:ascii="Times New Roman" w:hAnsi="Times New Roman" w:cs="Times New Roman"/>
          </w:rPr>
          <w:t>0</w:t>
        </w:r>
      </w:ins>
      <w:del w:id="171" w:author="Trainer 1 - LargeCo" w:date="2026-05-19T17:08:00Z" w16du:dateUtc="2026-05-19T21:08:00Z">
        <w:r>
          <w:rPr>
            <w:rFonts w:ascii="Times New Roman" w:hAnsi="Times New Roman" w:cs="Times New Roman"/>
          </w:rPr>
          <w:delText>5</w:delText>
        </w:r>
      </w:del>
      <w:r>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1026077F">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w:t>
      </w:r>
      <w:r>
        <w:rPr>
          <w:rFonts w:ascii="Times New Roman" w:hAnsi="Times New Roman" w:cs="Times New Roman"/>
        </w:rPr>
        <w:t xml:space="preserve"> Customer may terminate this Agreement upon thirty (30) days’ written notice to AgentCo.</w:t>
      </w:r>
      <w:ins w:id="534" w:author="Reviewing Counsel (AgentCo)" w:date="2026-10-18T17:29:12Z">
        <w:commentRangeStart w:id="111"/>
        <w:r>
          <w:rPr>
            <w:rFonts w:ascii="Times New Roman" w:hAnsi="Times New Roman" w:cs="Times New Roman"/>
          </w:rPr>
          <w:t xml:space="preserve"> Fees for the committed pilot term stated in the Order Form are non-refundable except as expressly provided in this Agreement.</w:t>
        </w:r>
        <w:commentRangeEnd w:id="111"/>
        <w:r>
          <w:commentReference w:id="111"/>
        </w:r>
      </w:ins>
      <w:r>
        <w:rPr>
          <w:rFonts w:ascii="Times New Roman" w:hAnsi="Times New Roman" w:cs="Times New Roman"/>
        </w:rPr>
        <w:t xml:space="preserve"> </w:t>
      </w:r>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2BDC4B1B">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and unpaid Fees, use restrictions, dispute resolution, </w:t>
      </w:r>
      <w:ins w:id="173" w:author="Trainer 1 - LargeCo" w:date="2026-05-19T17:15:00Z" w16du:dateUtc="2026-05-19T21:15:00Z">
        <w:r>
          <w:rPr>
            <w:rFonts w:ascii="Times New Roman" w:hAnsi="Times New Roman" w:cs="Times New Roman"/>
          </w:rPr>
          <w:t xml:space="preserve">and </w:t>
        </w:r>
      </w:ins>
      <w:r>
        <w:rPr>
          <w:rFonts w:ascii="Times New Roman" w:hAnsi="Times New Roman" w:cs="Times New Roman"/>
        </w:rPr>
        <w:t xml:space="preserve">governing law, </w:t>
      </w:r>
      <w:del w:id="174" w:author="Trainer 1 - LargeCo" w:date="2026-05-19T17:14:00Z" w16du:dateUtc="2026-05-19T21:14:00Z">
        <w:r>
          <w:rPr>
            <w:rFonts w:ascii="Times New Roman" w:hAnsi="Times New Roman" w:cs="Times New Roman"/>
          </w:rPr>
          <w:delText>and use of name and logo</w:delText>
        </w:r>
        <w:r>
          <w:rPr>
            <w:rFonts w:ascii="Times New Roman" w:hAnsi="Times New Roman" w:cs="Times New Roman"/>
          </w:rPr>
          <w:delText xml:space="preserve"> </w:delText>
        </w:r>
      </w:del>
      <w:r>
        <w:rPr>
          <w:rFonts w:ascii="Times New Roman" w:hAnsi="Times New Roman" w:cs="Times New Roman"/>
        </w:rPr>
        <w:t>will 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7A53C4">
      <w:pPr>
        <w:spacing w:after="120" w:line="276" w:lineRule="auto"/>
        <w:ind w:left="720" w:hanging="540"/>
        <w:jc w:val="both"/>
        <w:rPr>
          <w:rFonts w:ascii="Times New Roman" w:hAnsi="Times New Roman" w:cs="Times New Roman"/>
        </w:rPr>
      </w:pPr>
      <w:commentRangeStart w:id="121"/>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AgentCo will defend, indemnify, and hold harmless Customer and its</w:t>
      </w:r>
      <w:r>
        <w:rPr>
          <w:rFonts w:ascii="Times New Roman" w:hAnsi="Times New Roman" w:cs="Times New Roman"/>
        </w:rPr>
        <w:t xml:space="preserve"> officers, directors, employees, </w:t>
      </w:r>
      <w:r>
        <w:rPr>
          <w:rFonts w:ascii="Times New Roman" w:hAnsi="Times New Roman" w:cs="Times New Roman"/>
        </w:rPr>
        <w:t>and</w:t>
      </w:r>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gents</w:t>
      </w:r>
      <w:r>
        <w:rPr>
          <w:rFonts w:ascii="Times New Roman" w:hAnsi="Times New Roman" w:cs="Times New Roman"/>
        </w:rPr>
        <w:t xml:space="preserve"> from and against any</w:t>
      </w:r>
      <w:r>
        <w:rPr>
          <w:rFonts w:ascii="Times New Roman" w:hAnsi="Times New Roman" w:cs="Times New Roman"/>
        </w:rPr>
        <w:t xml:space="preserve"> claim</w:t>
      </w:r>
      <w:r>
        <w:rPr>
          <w:rFonts w:ascii="Times New Roman" w:hAnsi="Times New Roman" w:cs="Times New Roman"/>
        </w:rPr>
        <w:t>, suit</w:t>
      </w:r>
      <w:r>
        <w:rPr>
          <w:rFonts w:ascii="Times New Roman" w:hAnsi="Times New Roman" w:cs="Times New Roman"/>
        </w:rPr>
        <w:t>, action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or</w:t>
      </w:r>
      <w:r>
        <w:rPr>
          <w:rFonts w:ascii="Times New Roman" w:hAnsi="Times New Roman" w:cs="Times New Roman"/>
        </w:rPr>
        <w:t xml:space="preserve"> proceeding</w:t>
      </w:r>
      <w:r>
        <w:rPr>
          <w:rFonts w:ascii="Times New Roman" w:hAnsi="Times New Roman" w:cs="Times New Roman"/>
        </w:rPr>
        <w:t xml:space="preserve"> brought by a third party (a “Third-Party Claim”)</w:t>
      </w:r>
      <w:r>
        <w:rPr>
          <w:rFonts w:ascii="Times New Roman" w:hAnsi="Times New Roman" w:cs="Times New Roman"/>
        </w:rPr>
        <w: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t>
      </w:r>
      <w:r>
        <w:rPr>
          <w:rFonts w:ascii="Times New Roman" w:hAnsi="Times New Roman" w:cs="Times New Roman"/>
        </w:rPr>
        <w:t xml:space="preserve">. If a Third-Party Claim </w:t>
      </w:r>
      <w:r>
        <w:rPr>
          <w:rFonts w:ascii="Times New Roman" w:hAnsi="Times New Roman" w:cs="Times New Roman"/>
        </w:rPr>
        <w:t xml:space="preserve">of this type </w:t>
      </w:r>
      <w:r>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Pr>
          <w:rFonts w:ascii="Times New Roman" w:hAnsi="Times New Roman" w:cs="Times New Roman"/>
        </w:rPr>
        <w:t>; (C) combined with products, processes, or materials not approved by AgentCo in writing where the alleged infringement relates to that combination</w:t>
      </w:r>
      <w:r>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commentRangeEnd w:id="121"/>
      <w:r>
        <w:commentReference w:id="121"/>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 xml:space="preserve">8.2. Customer will defend AgentCo against any third-party claim arising out of or relating to (i) Customer's Input or (ii) Customer Data</w:t>
      </w:r>
      <w:ins w:id="535" w:author="Reviewing Counsel (AgentCo)" w:date="2026-10-18T17:29:12Z">
        <w:commentRangeStart w:id="112"/>
        <w:r>
          <w:rPr>
            <w:rFonts w:ascii="Times New Roman" w:hAnsi="Times New Roman" w:cs="Times New Roman"/>
          </w:rPr>
          <w:t xml:space="preserve">, (iii) Customer's hiring, employment, or compensation decisions, job criteria, notices, or workflows, or (iv) Customer's use of Outputs without human review</w:t>
        </w:r>
        <w:commentRangeEnd w:id="112"/>
        <w:r>
          <w:commentReference w:id="112"/>
        </w:r>
      </w:ins>
      <w:r>
        <w:rPr>
          <w:rFonts w:ascii="Times New Roman" w:hAnsi="Times New Roman" w:cs="Times New Roman"/>
        </w:rPr>
        <w:t xml:space="preserve">, and will indemnify AgentCo for any damages, costs, and (if applicable) attorneys' fees finally awarded against AgentCo,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0E0C4D63">
      <w:pPr>
        <w:spacing w:after="120" w:line="276" w:lineRule="auto"/>
        <w:ind w:left="720" w:hanging="540"/>
        <w:jc w:val="both"/>
        <w:rPr>
          <w:rFonts w:ascii="Times New Roman" w:hAnsi="Times New Roman" w:cs="Times New Roman"/>
        </w:rPr>
      </w:pPr>
      <w:r>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r>
        <w:rPr>
          <w:rFonts w:ascii="Times New Roman" w:hAnsi="Times New Roman" w:cs="Times New Roman"/>
        </w:rPr>
        <w:t xml:space="preserve"> (ii) AgentCo will use commercially reasonable, industry-standard measures to prevent the transmission of malware or malicious code through the Service</w:t>
      </w:r>
      <w:r>
        <w:rPr>
          <w:rFonts w:ascii="Times New Roman" w:hAnsi="Times New Roman" w:cs="Times New Roman"/>
        </w:rPr>
        <w:t xml:space="preserve">; and </w:t>
      </w:r>
      <w:del w:id="536" w:author="Reviewing Counsel (AgentCo)" w:date="2026-10-18T17:29:12Z">
        <w:r>
          <w:rPr>
            <w:rFonts w:ascii="Times New Roman" w:hAnsi="Times New Roman" w:cs="Times New Roman"/>
          </w:rPr>
          <w:delText xml:space="preserve">(iii) it will comply with all applicable laws and re</w:delText>
        </w:r>
        <w:r>
          <w:rPr>
            <w:rFonts w:ascii="Times New Roman" w:hAnsi="Times New Roman" w:cs="Times New Roman"/>
          </w:rPr>
          <w:delText>gualations</w:delText>
        </w:r>
      </w:del>
      <w:ins w:id="537" w:author="Reviewing Counsel (AgentCo)" w:date="2026-10-18T17:29:12Z">
        <w:commentRangeStart w:id="113"/>
        <w:r>
          <w:rPr>
            <w:rFonts w:ascii="Times New Roman" w:hAnsi="Times New Roman" w:cs="Times New Roman"/>
          </w:rPr>
          <w:t xml:space="preserve">(iii) it will comply with laws applicable to its provision of the Service</w:t>
        </w:r>
        <w:commentRangeEnd w:id="113"/>
        <w:r>
          <w:commentReference w:id="113"/>
        </w:r>
      </w:ins>
      <w:r>
        <w:rPr>
          <w:rFonts w:ascii="Times New Roman" w:hAnsi="Times New Roman" w:cs="Times New Roman"/>
        </w:rPr>
        <w:t>.</w:t>
      </w:r>
    </w:p>
    <w:p w14:paraId="79775603" w14:textId="4881897A">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r>
        <w:rPr>
          <w:rFonts w:ascii="Times New Roman" w:hAnsi="Times New Roman" w:cs="Times New Roman"/>
          <w:u w:val="single"/>
        </w:rPr>
        <w:t xml:space="preserve">secure, </w:t>
      </w:r>
      <w:r>
        <w:rPr>
          <w:rFonts w:ascii="Times New Roman" w:hAnsi="Times New Roman" w:cs="Times New Roman"/>
          <w:u w:val="single"/>
        </w:rPr>
        <w:t>accurate, complete, free of harmful code, or error free.</w:t>
      </w:r>
      <w:ins w:id="538" w:author="Reviewing Counsel (AgentCo)" w:date="2026-10-18T17:29:12Z">
        <w:commentRangeStart w:id="114"/>
        <w:r>
          <w:rPr>
            <w:rFonts w:ascii="Times New Roman" w:hAnsi="Times New Roman" w:cs="Times New Roman"/>
            <w:u w:val="single"/>
          </w:rPr>
          <w:t xml:space="preserve"> Outputs are drafts for human review and are not guaranteed to be legal, compliant, unbiased, or complete, and Customer is responsible for its hiring decisions and human review of Outputs.</w:t>
        </w:r>
        <w:commentRangeEnd w:id="114"/>
        <w:r>
          <w:commentReference w:id="114"/>
        </w:r>
      </w:ins>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4095FE68">
      <w:pPr>
        <w:spacing w:after="120" w:line="276" w:lineRule="auto"/>
        <w:jc w:val="both"/>
        <w:rPr>
          <w:rFonts w:ascii="Times New Roman" w:hAnsi="Times New Roman" w:cs="Times New Roman"/>
        </w:rPr>
      </w:pPr>
      <w:commentRangeStart w:id="122"/>
      <w:r>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r>
        <w:rPr>
          <w:rFonts w:ascii="Times New Roman" w:hAnsi="Times New Roman" w:cs="Times New Roman"/>
        </w:rPr>
        <w:t xml:space="preserve">data, </w:t>
      </w:r>
      <w:r>
        <w:rPr>
          <w:rFonts w:ascii="Times New Roman" w:hAnsi="Times New Roman" w:cs="Times New Roman"/>
        </w:rPr>
        <w:t>revenue</w:t>
      </w:r>
      <w:r>
        <w:rPr>
          <w:rFonts w:ascii="Times New Roman" w:hAnsi="Times New Roman" w:cs="Times New Roman"/>
        </w:rPr>
        <w:t>,</w:t>
      </w:r>
      <w:r>
        <w:rPr>
          <w:rFonts w:ascii="Times New Roman" w:hAnsi="Times New Roman" w:cs="Times New Roman"/>
        </w:rPr>
        <w:t xml:space="preserve"> or profits (whether direct or indirect), even if the party had been advised of the possibility of such losses or damages or such losses or damages were otherwise foreseeable.</w:t>
      </w:r>
      <w:commentRangeEnd w:id="122"/>
      <w:r>
        <w:commentReference w:id="122"/>
      </w:r>
    </w:p>
    <w:p w14:paraId="705C4849" w14:textId="33BDE05E">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r>
        <w:rPr>
          <w:rFonts w:ascii="Times New Roman" w:hAnsi="Times New Roman" w:cs="Times New Roman"/>
        </w:rPr>
        <w:t xml:space="preserve"> and Customer's breach of Section 3.2, each party's total liability under this Agreement will not exceed </w:t>
      </w:r>
      <w:del w:id="539" w:author="Reviewing Counsel (AgentCo)" w:date="2026-10-18T17:29:12Z">
        <w:r>
          <w:rPr>
            <w:rFonts w:ascii="Times New Roman" w:hAnsi="Times New Roman" w:cs="Times New Roman"/>
          </w:rPr>
          <w:delText xml:space="preserve">two times </w:delText>
        </w:r>
        <w:r>
          <w:rPr>
            <w:rFonts w:ascii="Times New Roman" w:hAnsi="Times New Roman" w:cs="Times New Roman"/>
          </w:rPr>
          <w:delText xml:space="preserve">the aggregate amounts paid by Customer to AgentCo in the twelve (12) months immediately preceding the event giving rise to the claim.</w:delText>
        </w:r>
      </w:del>
      <w:ins w:id="540" w:author="Reviewing Counsel (AgentCo)" w:date="2026-10-18T17:29:12Z">
        <w:commentRangeStart w:id="115"/>
        <w:r>
          <w:rPr>
            <w:rFonts w:ascii="Times New Roman" w:hAnsi="Times New Roman" w:cs="Times New Roman"/>
          </w:rPr>
          <w:t xml:space="preserve">the aggregate amounts paid by Customer to AgentCo in the twelve (12) months immediately preceding the event giving rise to the claim; provided that AgentCo's liability for breach of its confidentiality obligations or its data and information security obligations, and for breach of the DPA, will not exceed two times such amounts.</w:t>
        </w:r>
        <w:commentRangeEnd w:id="115"/>
        <w:r>
          <w:commentReference w:id="115"/>
        </w:r>
      </w:ins>
      <w:r>
        <w:rPr>
          <w:rFonts w:ascii="Times New Roman" w:hAnsi="Times New Roman" w:cs="Times New Roman"/>
        </w:rPr>
        <w:t xml:space="preserve"> These limitations apply notwithstanding any failure of essential purpose of any limited remedy.</w:t>
      </w:r>
    </w:p>
    <w:p w14:paraId="4B90FDE9" w14:textId="77777777">
      <w:pPr>
        <w:spacing w:after="120" w:line="276" w:lineRule="auto"/>
        <w:jc w:val="both"/>
        <w:rPr>
          <w:rFonts w:ascii="Times New Roman" w:hAnsi="Times New Roman" w:cs="Times New Roman"/>
        </w:rPr>
      </w:pPr>
    </w:p>
    <w:p w14:paraId="3BE99AC8" w14:textId="155DD3BF">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DC0CBF0">
      <w:pPr>
        <w:spacing w:after="120" w:line="276" w:lineRule="auto"/>
        <w:ind w:left="720" w:hanging="540"/>
        <w:jc w:val="both"/>
        <w:rPr>
          <w:rFonts w:ascii="Times New Roman" w:hAnsi="Times New Roman" w:cs="Times New Roman"/>
        </w:rPr>
      </w:pPr>
      <w:commentRangeStart w:id="123"/>
      <w:r>
        <w:rPr>
          <w:rFonts w:ascii="Times New Roman" w:hAnsi="Times New Roman" w:cs="Times New Roman"/>
        </w:rPr>
        <w:t xml:space="preserve">11.1. Assignment. Neither party may assign these Terms without the </w:t>
      </w:r>
      <w:r>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Pr>
          <w:rFonts w:ascii="Times New Roman" w:hAnsi="Times New Roman" w:cs="Times New Roman"/>
        </w:rPr>
        <w:t>s assets</w:t>
      </w:r>
      <w:r>
        <w:rPr>
          <w:rFonts w:ascii="Times New Roman" w:hAnsi="Times New Roman" w:cs="Times New Roman"/>
        </w:rPr>
        <w:t>.</w:t>
      </w:r>
      <w:commentRangeEnd w:id="123"/>
      <w:r>
        <w:commentReference w:id="123"/>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pPr>
        <w:spacing w:after="120" w:line="276" w:lineRule="auto"/>
        <w:ind w:left="720" w:hanging="540"/>
        <w:jc w:val="both"/>
        <w:rPr>
          <w:rFonts w:ascii="Times New Roman" w:hAnsi="Times New Roman" w:cs="Times New Roman"/>
        </w:rPr>
      </w:pPr>
      <w:r>
        <w:rPr>
          <w:rFonts w:ascii="Times New Roman" w:hAnsi="Times New Roman" w:cs="Times New Roman"/>
        </w:rPr>
        <w:t xml:space="preserve">11.5. Confidentiality. During the Term, either Party may disclose or make available to the other Party </w:t>
      </w:r>
      <w:ins w:id="216" w:author="Trainer 1 - LargeCo" w:date="2026-05-21T14:15:00Z" w16du:dateUtc="2026-05-21T18:15:00Z">
        <w:r>
          <w:rPr>
            <w:rFonts w:ascii="Times New Roman" w:hAnsi="Times New Roman" w:cs="Times New Roman"/>
          </w:rPr>
          <w:t xml:space="preserve">non-public </w:t>
        </w:r>
      </w:ins>
      <w:r>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Usage Data. </w:t>
      </w:r>
      <w:ins w:id="217" w:author="Trainer 1 - LargeCo" w:date="2026-05-21T14:15:00Z" w16du:dateUtc="2026-05-21T18:15:00Z">
        <w:r>
          <w:rPr>
            <w:rFonts w:ascii="Times New Roman" w:hAnsi="Times New Roman" w:cs="Times New Roman"/>
          </w:rPr>
          <w:t xml:space="preserve">During the Term of the Agreement, </w:t>
        </w:r>
      </w:ins>
      <w:r>
        <w:rPr>
          <w:rFonts w:ascii="Times New Roman" w:hAnsi="Times New Roman" w:cs="Times New Roman"/>
        </w:rPr>
        <w:t>AgentCo may collect and use Usage Data to develop, improve, support, and operate the Service</w:t>
      </w:r>
      <w:ins w:id="218" w:author="Trainer 1 - LargeCo" w:date="2026-05-21T14:16:00Z" w16du:dateUtc="2026-05-21T18:16:00Z">
        <w:r>
          <w:rPr>
            <w:rFonts w:ascii="Times New Roman" w:hAnsi="Times New Roman" w:cs="Times New Roman"/>
          </w:rPr>
          <w:t>, provided such Usage Data is aggregated and anonymized and cannot in any way identify Customer or its Users</w:t>
        </w:r>
      </w:ins>
      <w:r>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w:t>
      </w:r>
      <w:del w:id="219" w:author="Trainer 1 - LargeCo" w:date="2026-05-21T14:17:00Z" w16du:dateUtc="2026-05-21T18:17:00Z">
        <w:r>
          <w:rPr>
            <w:rFonts w:ascii="Times New Roman" w:hAnsi="Times New Roman" w:cs="Times New Roman"/>
          </w:rPr>
          <w:delText xml:space="preserve"> Use of Name. Customer grants </w:delText>
        </w:r>
        <w:r>
          <w:rPr>
            <w:rFonts w:ascii="Times New Roman" w:hAnsi="Times New Roman" w:cs="Times New Roman"/>
          </w:rPr>
          <w:delText>AgentCo</w:delText>
        </w:r>
        <w:r>
          <w:rPr>
            <w:rFonts w:ascii="Times New Roman" w:hAnsi="Times New Roman" w:cs="Times New Roman"/>
          </w:rPr>
          <w:delText xml:space="preserve"> the right to </w:delText>
        </w:r>
        <w:r>
          <w:rPr>
            <w:rFonts w:ascii="Times New Roman" w:hAnsi="Times New Roman" w:cs="Times New Roman"/>
          </w:rPr>
          <w:delText>identify</w:delText>
        </w:r>
        <w:r>
          <w:rPr>
            <w:rFonts w:ascii="Times New Roman" w:hAnsi="Times New Roman" w:cs="Times New Roman"/>
          </w:rPr>
          <w:delText xml:space="preserve"> Customer as a customer of the Service and to use Customer's logo for that purpose.</w:delText>
        </w:r>
      </w:del>
      <w:ins w:id="220" w:author="Trainer 1 - LargeCo" w:date="2026-05-21T14:17:00Z" w16du:dateUtc="2026-05-21T18:17:00Z">
        <w:r>
          <w:rPr>
            <w:rFonts w:ascii="Times New Roman" w:hAnsi="Times New Roman" w:cs="Times New Roman"/>
          </w:rPr>
          <w:t xml:space="preserve"> Intentionally deleted.</w:t>
        </w:r>
      </w:ins>
      <w:r>
        <w:rPr>
          <w:rFonts w:ascii="Times New Roman" w:hAnsi="Times New Roman" w:cs="Times New Roman"/>
        </w:rPr>
        <w:t xml:space="preserve"> </w:t>
      </w:r>
      <w:r>
        <w:rPr>
          <w:rFonts w:ascii="Times New Roman" w:hAnsi="Times New Roman" w:cs="Times New Roman"/>
        </w:rPr>
        <w:t xml:space="preserve"> </w:t>
      </w:r>
    </w:p>
    <w:p w14:paraId="0EB91F40" w14:textId="5643900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del w:id="221" w:author="Trainer 1 - LargeCo" w:date="2026-05-21T14:17:00Z" w16du:dateUtc="2026-05-21T18:17:00Z">
        <w:r>
          <w:rPr>
            <w:rFonts w:ascii="Times New Roman" w:hAnsi="Times New Roman" w:cs="Times New Roman"/>
          </w:rPr>
          <w:delText xml:space="preserve"> California</w:delText>
        </w:r>
      </w:del>
      <w:ins w:id="222" w:author="Trainer 1 - LargeCo" w:date="2026-05-21T14:17:00Z" w16du:dateUtc="2026-05-21T18:17:00Z">
        <w:r>
          <w:rPr>
            <w:rFonts w:ascii="Times New Roman" w:hAnsi="Times New Roman" w:cs="Times New Roman"/>
          </w:rPr>
          <w:t xml:space="preserve"> Delaware</w:t>
        </w:r>
      </w:ins>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0A4169B6">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23" w:author="Trainer 1 - LargeCo" w:date="2026-05-21T14:17:00Z" w16du:dateUtc="2026-05-21T18:17:00Z">
        <w:r>
          <w:rPr>
            <w:rFonts w:ascii="Times New Roman" w:hAnsi="Times New Roman" w:cs="Times New Roman"/>
          </w:rPr>
          <w:delText xml:space="preserve">San Francisco </w:delText>
        </w:r>
      </w:del>
      <w:ins w:id="224" w:author="Trainer 1 - LargeCo" w:date="2026-05-21T14:17:00Z" w16du:dateUtc="2026-05-21T18:17:00Z">
        <w:r>
          <w:rPr>
            <w:rFonts w:ascii="Times New Roman" w:hAnsi="Times New Roman" w:cs="Times New Roman"/>
          </w:rPr>
          <w:t xml:space="preserve">Wilmington, Delaware </w:t>
        </w:r>
      </w:ins>
      <w:r>
        <w:rPr>
          <w:rFonts w:ascii="Times New Roman" w:hAnsi="Times New Roman" w:cs="Times New Roman"/>
        </w:rPr>
        <w:t>under JAMS' Streamlined Arbitration Rules and Procedures.</w:t>
      </w:r>
    </w:p>
    <w:p w14:paraId="47ED3527" w14:textId="035EF37E">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del w:id="225" w:author="Trainer 1 - LargeCo" w:date="2026-05-21T14:18:00Z" w16du:dateUtc="2026-05-21T18:18:00Z">
        <w:r>
          <w:rPr>
            <w:rFonts w:ascii="Times New Roman" w:hAnsi="Times New Roman" w:cs="Times New Roman"/>
          </w:rPr>
          <w:delText>Where the amount in controversy exceeds $150,000, the dispute will be heard by a panel of three arbitrators in the same seat and under the sam</w:delText>
        </w:r>
        <w:r>
          <w:rPr>
            <w:rFonts w:ascii="Times New Roman" w:hAnsi="Times New Roman" w:cs="Times New Roman"/>
          </w:rPr>
          <w:delText>e rules specified above.</w:delText>
        </w:r>
      </w:del>
      <w:ins w:id="226" w:author="Trainer 1 - LargeCo" w:date="2026-05-21T14:18:00Z" w16du:dateUtc="2026-05-21T18:18:00Z">
        <w:r>
          <w:rPr>
            <w:rFonts w:ascii="Times New Roman" w:hAnsi="Times New Roman" w:cs="Times New Roman"/>
          </w:rPr>
          <w:t xml:space="preserve"> Intentionally deleted.</w:t>
        </w:r>
      </w:ins>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lastRenderedPageBreak/>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lastRenderedPageBreak/>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lastRenderedPageBreak/>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60338982">
      <w:pPr>
        <w:rPr>
          <w:rFonts w:ascii="Times New Roman" w:hAnsi="Times New Roman" w:cs="Times New Roman"/>
        </w:rPr>
      </w:pPr>
      <w:r>
        <w:rPr>
          <w:rFonts w:ascii="Times New Roman" w:hAnsi="Times New Roman" w:cs="Times New Roman"/>
        </w:rPr>
        <w:t xml:space="preserve">3.4 Security. AgentCo will implement and maintain commercially reasonable technical </w:t>
      </w:r>
      <w:r>
        <w:rPr>
          <w:rFonts w:ascii="Times New Roman" w:hAnsi="Times New Roman" w:cs="Times New Roman"/>
        </w:rPr>
        <w:t xml:space="preserve">and organizational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AgentCo will notify Customer </w:t>
      </w:r>
      <w:r>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1F4513E4">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AgentCo processes Customer Data as a Data Processor. Module Three (Processor to Sub-Processor) </w:t>
      </w:r>
      <w:r>
        <w:rPr>
          <w:rFonts w:ascii="Times New Roman" w:hAnsi="Times New Roman" w:cs="Times New Roman"/>
        </w:rPr>
        <w:lastRenderedPageBreak/>
        <w:t>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ins w:id="227" w:author="Trainer 1 - LargeCo" w:date="2026-05-21T14:22:00Z" w16du:dateUtc="2026-05-21T18:22:00Z"/>
          <w:rFonts w:ascii="Times New Roman" w:hAnsi="Times New Roman" w:cs="Times New Roman"/>
        </w:rPr>
      </w:pPr>
    </w:p>
    <w:p w14:paraId="3732789D" w14:textId="77777777">
      <w:pPr>
        <w:spacing w:after="120" w:line="300" w:lineRule="auto"/>
        <w:ind w:left="720" w:hanging="360"/>
        <w:jc w:val="both"/>
        <w:rPr>
          <w:ins w:id="228" w:author="Trainer 1 - LargeCo" w:date="2026-05-21T14:22:00Z" w16du:dateUtc="2026-05-21T18:22:00Z"/>
          <w:rFonts w:ascii="Times New Roman" w:hAnsi="Times New Roman" w:cs="Times New Roman"/>
        </w:rPr>
      </w:pPr>
    </w:p>
    <w:p w14:paraId="055FE314" w14:textId="77777777">
      <w:pPr>
        <w:spacing w:after="120" w:line="300" w:lineRule="auto"/>
        <w:ind w:left="720" w:hanging="360"/>
        <w:jc w:val="both"/>
        <w:rPr>
          <w:ins w:id="229" w:author="Trainer 1 - LargeCo" w:date="2026-05-21T14:22:00Z" w16du:dateUtc="2026-05-21T18:22:00Z"/>
          <w:rFonts w:ascii="Times New Roman" w:hAnsi="Times New Roman" w:cs="Times New Roman"/>
        </w:rPr>
      </w:pPr>
    </w:p>
    <w:p w14:paraId="0BBAF3F6" w14:textId="77777777">
      <w:pPr>
        <w:spacing w:after="120" w:line="300" w:lineRule="auto"/>
        <w:ind w:left="720" w:hanging="360"/>
        <w:jc w:val="both"/>
        <w:rPr>
          <w:ins w:id="230" w:author="Trainer 1 - LargeCo" w:date="2026-05-21T14:22:00Z" w16du:dateUtc="2026-05-21T18:22:00Z"/>
          <w:rFonts w:ascii="Times New Roman" w:hAnsi="Times New Roman" w:cs="Times New Roman"/>
        </w:rPr>
      </w:pPr>
    </w:p>
    <w:p w14:paraId="26BD19FB" w14:textId="77777777">
      <w:pPr>
        <w:spacing w:after="120" w:line="300" w:lineRule="auto"/>
        <w:ind w:left="720" w:hanging="360"/>
        <w:jc w:val="both"/>
        <w:rPr>
          <w:ins w:id="231" w:author="Trainer 1 - LargeCo" w:date="2026-05-21T14:22:00Z" w16du:dateUtc="2026-05-21T18:22:00Z"/>
          <w:rFonts w:ascii="Times New Roman" w:hAnsi="Times New Roman" w:cs="Times New Roman"/>
        </w:rPr>
      </w:pPr>
    </w:p>
    <w:p w14:paraId="341980FF" w14:textId="77777777">
      <w:pPr>
        <w:spacing w:after="120" w:line="300" w:lineRule="auto"/>
        <w:ind w:left="720" w:hanging="360"/>
        <w:jc w:val="both"/>
        <w:rPr>
          <w:ins w:id="232" w:author="Trainer 1 - LargeCo" w:date="2026-05-21T14:22:00Z" w16du:dateUtc="2026-05-21T18:22:00Z"/>
          <w:rFonts w:ascii="Times New Roman" w:hAnsi="Times New Roman" w:cs="Times New Roman"/>
        </w:rPr>
      </w:pPr>
    </w:p>
    <w:p w14:paraId="11628178" w14:textId="77777777">
      <w:pPr>
        <w:spacing w:after="120" w:line="300" w:lineRule="auto"/>
        <w:ind w:left="720" w:hanging="360"/>
        <w:jc w:val="both"/>
        <w:rPr>
          <w:ins w:id="233" w:author="Trainer 1 - LargeCo" w:date="2026-05-21T14:22:00Z" w16du:dateUtc="2026-05-21T18:22:00Z"/>
          <w:rFonts w:ascii="Times New Roman" w:hAnsi="Times New Roman" w:cs="Times New Roman"/>
        </w:rPr>
      </w:pPr>
    </w:p>
    <w:p w14:paraId="650B4CC0" w14:textId="77777777">
      <w:pPr>
        <w:spacing w:after="120" w:line="300" w:lineRule="auto"/>
        <w:ind w:left="720" w:hanging="360"/>
        <w:jc w:val="both"/>
        <w:rPr>
          <w:ins w:id="234" w:author="Trainer 1 - LargeCo" w:date="2026-05-21T14:22:00Z" w16du:dateUtc="2026-05-21T18:22:00Z"/>
          <w:rFonts w:ascii="Times New Roman" w:hAnsi="Times New Roman" w:cs="Times New Roman"/>
        </w:rPr>
      </w:pPr>
    </w:p>
    <w:p w14:paraId="25CD2726" w14:textId="77777777">
      <w:pPr>
        <w:spacing w:after="120" w:line="300" w:lineRule="auto"/>
        <w:ind w:left="720" w:hanging="360"/>
        <w:jc w:val="both"/>
        <w:rPr>
          <w:ins w:id="235" w:author="Trainer 1 - LargeCo" w:date="2026-05-21T14:22:00Z" w16du:dateUtc="2026-05-21T18:22:00Z"/>
          <w:rFonts w:ascii="Times New Roman" w:hAnsi="Times New Roman" w:cs="Times New Roman"/>
        </w:rPr>
      </w:pPr>
    </w:p>
    <w:p w14:paraId="0A73529D" w14:textId="77777777">
      <w:pPr>
        <w:spacing w:after="120" w:line="300" w:lineRule="auto"/>
        <w:ind w:left="720" w:hanging="360"/>
        <w:jc w:val="both"/>
        <w:rPr>
          <w:ins w:id="236" w:author="Trainer 1 - LargeCo" w:date="2026-05-21T14:22:00Z" w16du:dateUtc="2026-05-21T18:22:00Z"/>
          <w:rFonts w:ascii="Times New Roman" w:hAnsi="Times New Roman" w:cs="Times New Roman"/>
        </w:rPr>
      </w:pPr>
    </w:p>
    <w:p w14:paraId="30CF204C" w14:textId="77777777">
      <w:pPr>
        <w:spacing w:after="120" w:line="300" w:lineRule="auto"/>
        <w:ind w:left="720" w:hanging="360"/>
        <w:jc w:val="both"/>
        <w:rPr>
          <w:ins w:id="237" w:author="Trainer 1 - LargeCo" w:date="2026-05-21T14:22:00Z" w16du:dateUtc="2026-05-21T18:22:00Z"/>
          <w:rFonts w:ascii="Times New Roman" w:hAnsi="Times New Roman" w:cs="Times New Roman"/>
        </w:rPr>
      </w:pPr>
    </w:p>
    <w:p w14:paraId="18BC8366" w14:textId="77777777">
      <w:pPr>
        <w:spacing w:after="120" w:line="300" w:lineRule="auto"/>
        <w:ind w:left="720" w:hanging="360"/>
        <w:jc w:val="both"/>
        <w:rPr>
          <w:ins w:id="238" w:author="Trainer 1 - LargeCo" w:date="2026-05-21T14:22:00Z" w16du:dateUtc="2026-05-21T18:22:00Z"/>
          <w:rFonts w:ascii="Times New Roman" w:hAnsi="Times New Roman" w:cs="Times New Roman"/>
        </w:rPr>
      </w:pPr>
    </w:p>
    <w:p w14:paraId="15673064" w14:textId="77777777">
      <w:pPr>
        <w:spacing w:after="120" w:line="300" w:lineRule="auto"/>
        <w:ind w:left="720" w:hanging="360"/>
        <w:jc w:val="both"/>
        <w:rPr>
          <w:ins w:id="239" w:author="Trainer 1 - LargeCo" w:date="2026-05-21T14:22:00Z" w16du:dateUtc="2026-05-21T18:22:00Z"/>
          <w:rFonts w:ascii="Times New Roman" w:hAnsi="Times New Roman" w:cs="Times New Roman"/>
        </w:rPr>
      </w:pPr>
    </w:p>
    <w:p w14:paraId="387B66C1" w14:textId="77777777">
      <w:pPr>
        <w:spacing w:after="120" w:line="300" w:lineRule="auto"/>
        <w:ind w:left="720" w:hanging="360"/>
        <w:jc w:val="both"/>
        <w:rPr>
          <w:ins w:id="240" w:author="Trainer 1 - LargeCo" w:date="2026-05-21T14:22:00Z" w16du:dateUtc="2026-05-21T18:22:00Z"/>
          <w:rFonts w:ascii="Times New Roman" w:hAnsi="Times New Roman" w:cs="Times New Roman"/>
        </w:rPr>
      </w:pPr>
    </w:p>
    <w:p w14:paraId="4A91B14C" w14:textId="77777777">
      <w:pPr>
        <w:spacing w:after="120" w:line="300" w:lineRule="auto"/>
        <w:ind w:left="720" w:hanging="360"/>
        <w:jc w:val="both"/>
        <w:rPr>
          <w:ins w:id="241" w:author="Trainer 1 - LargeCo" w:date="2026-05-21T14:22:00Z" w16du:dateUtc="2026-05-21T18:22:00Z"/>
          <w:rFonts w:ascii="Times New Roman" w:hAnsi="Times New Roman" w:cs="Times New Roman"/>
        </w:rPr>
      </w:pPr>
    </w:p>
    <w:p w14:paraId="72BAAF70" w14:textId="77777777">
      <w:pPr>
        <w:spacing w:after="120" w:line="300" w:lineRule="auto"/>
        <w:ind w:left="720" w:hanging="360"/>
        <w:jc w:val="both"/>
        <w:rPr>
          <w:ins w:id="242" w:author="Trainer 1 - LargeCo" w:date="2026-05-21T14:22:00Z" w16du:dateUtc="2026-05-21T18:22:00Z"/>
          <w:rFonts w:ascii="Times New Roman" w:hAnsi="Times New Roman" w:cs="Times New Roman"/>
        </w:rPr>
      </w:pPr>
    </w:p>
    <w:p w14:paraId="3510C762" w14:textId="77777777">
      <w:pPr>
        <w:spacing w:after="120" w:line="300" w:lineRule="auto"/>
        <w:ind w:left="720" w:hanging="360"/>
        <w:jc w:val="both"/>
        <w:rPr>
          <w:ins w:id="243" w:author="Trainer 1 - LargeCo" w:date="2026-05-21T14:22:00Z" w16du:dateUtc="2026-05-21T18:22:00Z"/>
          <w:rFonts w:ascii="Times New Roman" w:hAnsi="Times New Roman" w:cs="Times New Roman"/>
        </w:rPr>
      </w:pPr>
    </w:p>
    <w:p w14:paraId="4FF01321" w14:textId="77777777">
      <w:pPr>
        <w:spacing w:after="120" w:line="300" w:lineRule="auto"/>
        <w:ind w:left="720" w:hanging="360"/>
        <w:jc w:val="both"/>
        <w:rPr>
          <w:ins w:id="244" w:author="Trainer 1 - LargeCo" w:date="2026-05-21T14:22:00Z" w16du:dateUtc="2026-05-21T18:22:00Z"/>
          <w:rFonts w:ascii="Times New Roman" w:hAnsi="Times New Roman" w:cs="Times New Roman"/>
        </w:rPr>
      </w:pPr>
    </w:p>
    <w:p w14:paraId="33ADB060" w14:textId="77777777">
      <w:pPr>
        <w:spacing w:after="120" w:line="300" w:lineRule="auto"/>
        <w:ind w:left="720" w:hanging="360"/>
        <w:jc w:val="both"/>
        <w:rPr>
          <w:ins w:id="245" w:author="Trainer 1 - LargeCo" w:date="2026-05-21T14:22:00Z" w16du:dateUtc="2026-05-21T18:22:00Z"/>
          <w:rFonts w:ascii="Times New Roman" w:hAnsi="Times New Roman" w:cs="Times New Roman"/>
        </w:rPr>
      </w:pPr>
    </w:p>
    <w:p w14:paraId="51973076" w14:textId="77777777">
      <w:pPr>
        <w:spacing w:after="120" w:line="300" w:lineRule="auto"/>
        <w:ind w:left="720" w:hanging="360"/>
        <w:jc w:val="both"/>
        <w:rPr>
          <w:ins w:id="246" w:author="Trainer 1 - LargeCo" w:date="2026-05-21T14:22:00Z" w16du:dateUtc="2026-05-21T18:22:00Z"/>
          <w:rFonts w:ascii="Times New Roman" w:hAnsi="Times New Roman" w:cs="Times New Roman"/>
        </w:rPr>
      </w:pPr>
    </w:p>
    <w:p w14:paraId="43DAA6CD" w14:textId="77777777">
      <w:pPr>
        <w:spacing w:after="120" w:line="300" w:lineRule="auto"/>
        <w:ind w:left="720" w:hanging="360"/>
        <w:jc w:val="both"/>
        <w:rPr>
          <w:ins w:id="247" w:author="Trainer 1 - LargeCo" w:date="2026-05-21T14:22:00Z" w16du:dateUtc="2026-05-21T18:22:00Z"/>
          <w:rFonts w:ascii="Times New Roman" w:hAnsi="Times New Roman" w:cs="Times New Roman"/>
        </w:rPr>
      </w:pPr>
    </w:p>
    <w:p w14:paraId="3B9849E3" w14:textId="77777777">
      <w:pPr>
        <w:spacing w:after="120" w:line="300" w:lineRule="auto"/>
        <w:ind w:left="720" w:hanging="360"/>
        <w:jc w:val="both"/>
        <w:rPr>
          <w:ins w:id="248" w:author="Trainer 1 - LargeCo" w:date="2026-05-21T14:22:00Z" w16du:dateUtc="2026-05-21T18:22:00Z"/>
          <w:rFonts w:ascii="Times New Roman" w:hAnsi="Times New Roman" w:cs="Times New Roman"/>
        </w:rPr>
      </w:pPr>
    </w:p>
    <w:p w14:paraId="1254BF4B" w14:textId="77777777">
      <w:pPr>
        <w:spacing w:after="120" w:line="300" w:lineRule="auto"/>
        <w:ind w:left="720" w:hanging="360"/>
        <w:jc w:val="both"/>
        <w:rPr>
          <w:ins w:id="249" w:author="Trainer 1 - LargeCo" w:date="2026-05-21T14:22:00Z" w16du:dateUtc="2026-05-21T18:22:00Z"/>
          <w:rFonts w:ascii="Times New Roman" w:hAnsi="Times New Roman" w:cs="Times New Roman"/>
        </w:rPr>
      </w:pPr>
    </w:p>
    <w:p w14:paraId="4D19F821" w14:textId="77777777">
      <w:pPr>
        <w:spacing w:after="120" w:line="300" w:lineRule="auto"/>
        <w:ind w:left="720" w:hanging="360"/>
        <w:jc w:val="center"/>
        <w:rPr>
          <w:ins w:id="250" w:author="Trainer 1 - LargeCo" w:date="2026-05-21T14:23:00Z" w16du:dateUtc="2026-05-21T18:23:00Z"/>
          <w:rFonts w:ascii="Times New Roman" w:hAnsi="Times New Roman" w:cs="Times New Roman"/>
        </w:rPr>
      </w:pPr>
      <w:ins w:id="251" w:author="Trainer 1 - LargeCo" w:date="2026-05-21T14:22:00Z">
        <w:r>
          <w:rPr>
            <w:rFonts w:ascii="Times New Roman" w:hAnsi="Times New Roman" w:cs="Times New Roman"/>
          </w:rPr>
          <w:lastRenderedPageBreak/>
          <w:t xml:space="preserve">Exhibit B </w:t>
        </w:r>
      </w:ins>
    </w:p>
    <w:p w14:paraId="316ACE44" w14:textId="26D4CF1B">
      <w:pPr>
        <w:spacing w:after="120" w:line="300" w:lineRule="auto"/>
        <w:ind w:left="720" w:hanging="360"/>
        <w:jc w:val="center"/>
        <w:rPr>
          <w:ins w:id="252" w:author="Trainer 1 - LargeCo" w:date="2026-05-21T14:23:00Z" w16du:dateUtc="2026-05-21T18:23:00Z"/>
          <w:rFonts w:ascii="Times New Roman" w:hAnsi="Times New Roman" w:cs="Times New Roman"/>
        </w:rPr>
        <w:pPrChange w:id="253" w:author="Trainer 1 - LargeCo" w:date="2026-05-21T14:23:00Z" w16du:dateUtc="2026-05-21T18:23:00Z">
          <w:pPr>
            <w:spacing w:after="120" w:line="300" w:lineRule="auto"/>
            <w:ind w:left="720" w:hanging="360"/>
            <w:jc w:val="both"/>
          </w:pPr>
        </w:pPrChange>
      </w:pPr>
      <w:ins w:id="254" w:author="Trainer 1 - LargeCo" w:date="2026-05-21T14:22:00Z">
        <w:r>
          <w:rPr>
            <w:rFonts w:ascii="Times New Roman" w:hAnsi="Times New Roman" w:cs="Times New Roman"/>
          </w:rPr>
          <w:t>INSURANCE REQUIREMENTS</w:t>
        </w:r>
      </w:ins>
    </w:p>
    <w:p w14:paraId="1DBBF616" w14:textId="77777777">
      <w:pPr>
        <w:spacing w:after="120" w:line="300" w:lineRule="auto"/>
        <w:ind w:left="720" w:hanging="360"/>
        <w:rPr>
          <w:ins w:id="255" w:author="Trainer 1 - LargeCo" w:date="2026-05-21T14:23:00Z" w16du:dateUtc="2026-05-21T18:23:00Z"/>
          <w:rFonts w:ascii="Times New Roman" w:hAnsi="Times New Roman" w:cs="Times New Roman"/>
        </w:rPr>
      </w:pPr>
      <w:ins w:id="256" w:author="Trainer 1 - LargeCo" w:date="2026-05-21T14:22:00Z">
        <w:r>
          <w:rPr>
            <w:rFonts w:ascii="Times New Roman" w:hAnsi="Times New Roman" w:cs="Times New Roman"/>
          </w:rPr>
          <w:t>Provider shall maintain or cause to be maintained for the duration of the business relationship and one</w:t>
        </w:r>
      </w:ins>
    </w:p>
    <w:p w14:paraId="5533F90D" w14:textId="77777777">
      <w:pPr>
        <w:spacing w:after="120" w:line="300" w:lineRule="auto"/>
        <w:ind w:left="360"/>
        <w:rPr>
          <w:ins w:id="257" w:author="Trainer 1 - LargeCo" w:date="2026-05-21T14:24:00Z" w16du:dateUtc="2026-05-21T18:24:00Z"/>
          <w:rFonts w:ascii="Times New Roman" w:hAnsi="Times New Roman" w:cs="Times New Roman"/>
        </w:rPr>
      </w:pPr>
      <w:ins w:id="258" w:author="Trainer 1 - LargeCo" w:date="2026-05-21T14:22:00Z">
        <w:r>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ins>
    </w:p>
    <w:p w14:paraId="6561FFEB" w14:textId="77777777">
      <w:pPr>
        <w:spacing w:after="120" w:line="300" w:lineRule="auto"/>
        <w:ind w:left="360"/>
        <w:rPr>
          <w:ins w:id="259" w:author="Trainer 1 - LargeCo" w:date="2026-05-21T14:24:00Z" w16du:dateUtc="2026-05-21T18:24:00Z"/>
          <w:rFonts w:ascii="Times New Roman" w:hAnsi="Times New Roman" w:cs="Times New Roman"/>
        </w:rPr>
      </w:pPr>
      <w:ins w:id="260" w:author="Trainer 1 - LargeCo" w:date="2026-05-21T14:22:00Z">
        <w:r>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7A360BCD" w14:textId="77777777">
      <w:pPr>
        <w:spacing w:after="120" w:line="300" w:lineRule="auto"/>
        <w:ind w:left="360"/>
        <w:rPr>
          <w:ins w:id="261" w:author="Trainer 1 - LargeCo" w:date="2026-05-21T14:24:00Z" w16du:dateUtc="2026-05-21T18:24:00Z"/>
          <w:rFonts w:ascii="Times New Roman" w:hAnsi="Times New Roman" w:cs="Times New Roman"/>
        </w:rPr>
      </w:pPr>
      <w:ins w:id="262" w:author="Trainer 1 - LargeCo" w:date="2026-05-21T14:22:00Z">
        <w:r>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ins>
    </w:p>
    <w:p w14:paraId="41EC549B" w14:textId="77777777">
      <w:pPr>
        <w:spacing w:after="120" w:line="300" w:lineRule="auto"/>
        <w:ind w:left="360"/>
        <w:rPr>
          <w:ins w:id="263" w:author="Trainer 1 - LargeCo" w:date="2026-05-21T14:24:00Z" w16du:dateUtc="2026-05-21T18:24:00Z"/>
          <w:rFonts w:ascii="Times New Roman" w:hAnsi="Times New Roman" w:cs="Times New Roman"/>
        </w:rPr>
      </w:pPr>
      <w:ins w:id="264" w:author="Trainer 1 - LargeCo" w:date="2026-05-21T14:22:00Z">
        <w:r>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3716A1CF" w14:textId="77777777">
      <w:pPr>
        <w:spacing w:after="120" w:line="300" w:lineRule="auto"/>
        <w:ind w:left="360"/>
        <w:rPr>
          <w:ins w:id="265" w:author="Trainer 1 - LargeCo" w:date="2026-05-21T14:25:00Z" w16du:dateUtc="2026-05-21T18:25:00Z"/>
          <w:rFonts w:ascii="Times New Roman" w:hAnsi="Times New Roman" w:cs="Times New Roman"/>
        </w:rPr>
      </w:pPr>
      <w:ins w:id="266" w:author="Trainer 1 - LargeCo" w:date="2026-05-21T14:22:00Z">
        <w:r>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4B50D9C2" w14:textId="105439C4">
      <w:pPr>
        <w:spacing w:after="120" w:line="300" w:lineRule="auto"/>
        <w:ind w:left="360"/>
        <w:rPr>
          <w:ins w:id="267" w:author="Trainer 1 - LargeCo" w:date="2026-05-21T14:25:00Z" w16du:dateUtc="2026-05-21T18:25:00Z"/>
          <w:rFonts w:ascii="Times New Roman" w:hAnsi="Times New Roman" w:cs="Times New Roman"/>
        </w:rPr>
      </w:pPr>
      <w:ins w:id="268" w:author="Trainer 1 - LargeCo" w:date="2026-05-21T14:25:00Z" w16du:dateUtc="2026-05-21T18:25:00Z">
        <w:r>
          <w:rPr>
            <w:rFonts w:ascii="Times New Roman" w:hAnsi="Times New Roman" w:cs="Times New Roman"/>
          </w:rPr>
          <w:t xml:space="preserve">ii) </w:t>
        </w:r>
      </w:ins>
      <w:ins w:id="269" w:author="Trainer 1 - LargeCo" w:date="2026-05-21T14:22:00Z">
        <w:r>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ins>
    </w:p>
    <w:p w14:paraId="6917433F" w14:textId="77777777">
      <w:pPr>
        <w:spacing w:after="120" w:line="300" w:lineRule="auto"/>
        <w:ind w:left="360"/>
        <w:rPr>
          <w:ins w:id="270" w:author="Trainer 1 - LargeCo" w:date="2026-05-21T14:26:00Z" w16du:dateUtc="2026-05-21T18:26:00Z"/>
          <w:rFonts w:ascii="Times New Roman" w:hAnsi="Times New Roman" w:cs="Times New Roman"/>
        </w:rPr>
      </w:pPr>
      <w:ins w:id="271" w:author="Trainer 1 - LargeCo" w:date="2026-05-21T14:22:00Z">
        <w:r>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ins>
      <w:ins w:id="272" w:author="Trainer 1 - LargeCo" w:date="2026-05-21T14:26:00Z" w16du:dateUtc="2026-05-21T18:26:00Z">
        <w:r>
          <w:rPr>
            <w:rFonts w:ascii="Times New Roman" w:hAnsi="Times New Roman" w:cs="Times New Roman"/>
          </w:rPr>
          <w:t xml:space="preserve">E - </w:t>
        </w:r>
      </w:ins>
      <w:ins w:id="273" w:author="Trainer 1 - LargeCo" w:date="2026-05-21T14:22:00Z">
        <w:r>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664405CE" w14:textId="77777777">
      <w:pPr>
        <w:spacing w:after="120" w:line="300" w:lineRule="auto"/>
        <w:ind w:left="360"/>
        <w:rPr>
          <w:ins w:id="274" w:author="Trainer 1 - LargeCo" w:date="2026-05-21T14:26:00Z" w16du:dateUtc="2026-05-21T18:26:00Z"/>
          <w:rFonts w:ascii="Times New Roman" w:hAnsi="Times New Roman" w:cs="Times New Roman"/>
        </w:rPr>
      </w:pPr>
      <w:ins w:id="275" w:author="Trainer 1 - LargeCo" w:date="2026-05-21T14:22:00Z">
        <w:r>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ins>
    </w:p>
    <w:p w14:paraId="49B4EE22" w14:textId="77777777">
      <w:pPr>
        <w:spacing w:after="120" w:line="300" w:lineRule="auto"/>
        <w:ind w:left="360"/>
        <w:rPr>
          <w:ins w:id="276" w:author="Trainer 1 - LargeCo" w:date="2026-05-21T14:27:00Z" w16du:dateUtc="2026-05-21T18:27:00Z"/>
          <w:rFonts w:ascii="Times New Roman" w:hAnsi="Times New Roman" w:cs="Times New Roman"/>
        </w:rPr>
      </w:pPr>
      <w:ins w:id="277" w:author="Trainer 1 - LargeCo" w:date="2026-05-21T14:22:00Z">
        <w:r>
          <w:rPr>
            <w:rFonts w:ascii="Times New Roman" w:hAnsi="Times New Roman" w:cs="Times New Roman"/>
          </w:rPr>
          <w:t xml:space="preserve">All the above required insurance shall: </w:t>
        </w:r>
      </w:ins>
    </w:p>
    <w:p w14:paraId="62C1C900" w14:textId="77777777">
      <w:pPr>
        <w:pStyle w:val="ListParagraph"/>
        <w:numPr>
          <w:ilvl w:val="0"/>
          <w:numId w:val="18"/>
        </w:numPr>
        <w:spacing w:after="120" w:line="300" w:lineRule="auto"/>
        <w:rPr>
          <w:ins w:id="278" w:author="Trainer 1 - LargeCo" w:date="2026-05-21T14:27:00Z" w16du:dateUtc="2026-05-21T18:27:00Z"/>
          <w:rFonts w:ascii="Times New Roman" w:hAnsi="Times New Roman" w:cs="Times New Roman"/>
        </w:rPr>
      </w:pPr>
      <w:ins w:id="279" w:author="Trainer 1 - LargeCo" w:date="2026-05-21T14:22:00Z">
        <w:r>
          <w:rPr>
            <w:rFonts w:ascii="Times New Roman" w:hAnsi="Times New Roman" w:cs="Times New Roman"/>
            <w:rPrChange w:id="280"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ins>
    </w:p>
    <w:p w14:paraId="7CB0D3A5" w14:textId="77777777">
      <w:pPr>
        <w:pStyle w:val="ListParagraph"/>
        <w:numPr>
          <w:ilvl w:val="0"/>
          <w:numId w:val="18"/>
        </w:numPr>
        <w:spacing w:after="120" w:line="300" w:lineRule="auto"/>
        <w:rPr>
          <w:ins w:id="281" w:author="Trainer 1 - LargeCo" w:date="2026-05-21T14:27:00Z" w16du:dateUtc="2026-05-21T18:27:00Z"/>
          <w:rFonts w:ascii="Times New Roman" w:hAnsi="Times New Roman" w:cs="Times New Roman"/>
        </w:rPr>
      </w:pPr>
      <w:ins w:id="282" w:author="Trainer 1 - LargeCo" w:date="2026-05-21T14:22:00Z">
        <w:r>
          <w:rPr>
            <w:rFonts w:ascii="Times New Roman" w:hAnsi="Times New Roman" w:cs="Times New Roman"/>
            <w:rPrChange w:id="283"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ins>
    </w:p>
    <w:p w14:paraId="03F3570A" w14:textId="77777777">
      <w:pPr>
        <w:pStyle w:val="ListParagraph"/>
        <w:numPr>
          <w:ilvl w:val="0"/>
          <w:numId w:val="18"/>
        </w:numPr>
        <w:spacing w:after="120" w:line="300" w:lineRule="auto"/>
        <w:rPr>
          <w:ins w:id="284" w:author="Trainer 1 - LargeCo" w:date="2026-05-21T14:27:00Z" w16du:dateUtc="2026-05-21T18:27:00Z"/>
          <w:rFonts w:ascii="Times New Roman" w:hAnsi="Times New Roman" w:cs="Times New Roman"/>
        </w:rPr>
      </w:pPr>
      <w:ins w:id="285" w:author="Trainer 1 - LargeCo" w:date="2026-05-21T14:22:00Z">
        <w:r>
          <w:rPr>
            <w:rFonts w:ascii="Times New Roman" w:hAnsi="Times New Roman" w:cs="Times New Roman"/>
            <w:rPrChange w:id="286"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ins>
    </w:p>
    <w:p w14:paraId="1D7C161B" w14:textId="77777777">
      <w:pPr>
        <w:pStyle w:val="ListParagraph"/>
        <w:numPr>
          <w:ilvl w:val="0"/>
          <w:numId w:val="18"/>
        </w:numPr>
        <w:spacing w:after="120" w:line="300" w:lineRule="auto"/>
        <w:rPr>
          <w:ins w:id="287" w:author="Trainer 1 - LargeCo" w:date="2026-05-21T14:27:00Z" w16du:dateUtc="2026-05-21T18:27:00Z"/>
          <w:rFonts w:ascii="Times New Roman" w:hAnsi="Times New Roman" w:cs="Times New Roman"/>
        </w:rPr>
      </w:pPr>
      <w:ins w:id="288" w:author="Trainer 1 - LargeCo" w:date="2026-05-21T14:22:00Z">
        <w:r>
          <w:rPr>
            <w:rFonts w:ascii="Times New Roman" w:hAnsi="Times New Roman" w:cs="Times New Roman"/>
            <w:rPrChange w:id="289" w:author="Trainer 1 - LargeCo" w:date="2026-05-21T14:27:00Z" w16du:dateUtc="2026-05-21T18:27:00Z">
              <w:rPr/>
            </w:rPrChange>
          </w:rPr>
          <w:t xml:space="preserve">Not include an exclusion for “Cross Liability” or “Severability of Interests”; </w:t>
        </w:r>
      </w:ins>
    </w:p>
    <w:p w14:paraId="0199B18E" w14:textId="77777777">
      <w:pPr>
        <w:pStyle w:val="ListParagraph"/>
        <w:numPr>
          <w:ilvl w:val="0"/>
          <w:numId w:val="18"/>
        </w:numPr>
        <w:spacing w:after="120" w:line="300" w:lineRule="auto"/>
        <w:rPr>
          <w:ins w:id="290" w:author="Trainer 1 - LargeCo" w:date="2026-05-21T14:27:00Z" w16du:dateUtc="2026-05-21T18:27:00Z"/>
          <w:rFonts w:ascii="Times New Roman" w:hAnsi="Times New Roman" w:cs="Times New Roman"/>
        </w:rPr>
      </w:pPr>
      <w:ins w:id="291" w:author="Trainer 1 - LargeCo" w:date="2026-05-21T14:22:00Z">
        <w:r>
          <w:rPr>
            <w:rFonts w:ascii="Times New Roman" w:hAnsi="Times New Roman" w:cs="Times New Roman"/>
            <w:rPrChange w:id="292"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ins>
    </w:p>
    <w:p w14:paraId="6831FB4B" w14:textId="77777777">
      <w:pPr>
        <w:pStyle w:val="ListParagraph"/>
        <w:numPr>
          <w:ilvl w:val="0"/>
          <w:numId w:val="18"/>
        </w:numPr>
        <w:spacing w:after="120" w:line="300" w:lineRule="auto"/>
        <w:rPr>
          <w:ins w:id="293" w:author="Trainer 1 - LargeCo" w:date="2026-05-21T14:28:00Z" w16du:dateUtc="2026-05-21T18:28:00Z"/>
          <w:rFonts w:ascii="Times New Roman" w:hAnsi="Times New Roman" w:cs="Times New Roman"/>
        </w:rPr>
      </w:pPr>
      <w:ins w:id="294" w:author="Trainer 1 - LargeCo" w:date="2026-05-21T14:22:00Z">
        <w:r>
          <w:rPr>
            <w:rFonts w:ascii="Times New Roman" w:hAnsi="Times New Roman" w:cs="Times New Roman"/>
            <w:rPrChange w:id="295" w:author="Trainer 1 - LargeCo" w:date="2026-05-21T14:27:00Z" w16du:dateUtc="2026-05-21T18:27:00Z">
              <w:rPr/>
            </w:rPrChange>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ins>
    </w:p>
    <w:p w14:paraId="2731A7AF" w14:textId="77777777">
      <w:pPr>
        <w:pStyle w:val="ListParagraph"/>
        <w:numPr>
          <w:ilvl w:val="0"/>
          <w:numId w:val="18"/>
        </w:numPr>
        <w:spacing w:after="120" w:line="300" w:lineRule="auto"/>
        <w:rPr>
          <w:ins w:id="296" w:author="Trainer 1 - LargeCo" w:date="2026-05-21T14:28:00Z" w16du:dateUtc="2026-05-21T18:28:00Z"/>
          <w:rFonts w:ascii="Times New Roman" w:hAnsi="Times New Roman" w:cs="Times New Roman"/>
        </w:rPr>
      </w:pPr>
      <w:ins w:id="297" w:author="Trainer 1 - LargeCo" w:date="2026-05-21T14:22:00Z">
        <w:r>
          <w:rPr>
            <w:rFonts w:ascii="Times New Roman" w:hAnsi="Times New Roman" w:cs="Times New Roman"/>
            <w:rPrChange w:id="298" w:author="Trainer 1 - LargeCo" w:date="2026-05-21T14:27:00Z" w16du:dateUtc="2026-05-21T18:27:00Z">
              <w:rPr/>
            </w:rPrChange>
          </w:rPr>
          <w:t xml:space="preserve">Include that said Additional Insured have access to the limits required by this Agreement, or the full limits of the policies, whichever is greater; </w:t>
        </w:r>
      </w:ins>
    </w:p>
    <w:p w14:paraId="6AA79380" w14:textId="77777777">
      <w:pPr>
        <w:pStyle w:val="ListParagraph"/>
        <w:numPr>
          <w:ilvl w:val="0"/>
          <w:numId w:val="18"/>
        </w:numPr>
        <w:spacing w:after="120" w:line="300" w:lineRule="auto"/>
        <w:rPr>
          <w:ins w:id="299" w:author="Trainer 1 - LargeCo" w:date="2026-05-21T14:28:00Z" w16du:dateUtc="2026-05-21T18:28:00Z"/>
          <w:rFonts w:ascii="Times New Roman" w:hAnsi="Times New Roman" w:cs="Times New Roman"/>
        </w:rPr>
      </w:pPr>
      <w:ins w:id="300" w:author="Trainer 1 - LargeCo" w:date="2026-05-21T14:22:00Z">
        <w:r>
          <w:rPr>
            <w:rFonts w:ascii="Times New Roman" w:hAnsi="Times New Roman" w:cs="Times New Roman"/>
            <w:rPrChange w:id="301"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ins>
    </w:p>
    <w:p w14:paraId="464B8994" w14:textId="77777777">
      <w:pPr>
        <w:pStyle w:val="ListParagraph"/>
        <w:numPr>
          <w:ilvl w:val="0"/>
          <w:numId w:val="18"/>
        </w:numPr>
        <w:spacing w:after="120" w:line="300" w:lineRule="auto"/>
        <w:rPr>
          <w:ins w:id="302" w:author="Trainer 1 - LargeCo" w:date="2026-05-21T14:28:00Z" w16du:dateUtc="2026-05-21T18:28:00Z"/>
          <w:rFonts w:ascii="Times New Roman" w:hAnsi="Times New Roman" w:cs="Times New Roman"/>
        </w:rPr>
      </w:pPr>
      <w:ins w:id="303" w:author="Trainer 1 - LargeCo" w:date="2026-05-21T14:22:00Z">
        <w:r>
          <w:rPr>
            <w:rFonts w:ascii="Times New Roman" w:hAnsi="Times New Roman" w:cs="Times New Roman"/>
            <w:rPrChange w:id="304" w:author="Trainer 1 - LargeCo" w:date="2026-05-21T14:27:00Z" w16du:dateUtc="2026-05-21T18:27:00Z">
              <w:rPr/>
            </w:rPrChange>
          </w:rPr>
          <w:t xml:space="preserve">Have all deductibles and/or SIRs be directly responsible by Provider. </w:t>
        </w:r>
      </w:ins>
    </w:p>
    <w:p w14:paraId="42316405" w14:textId="77777777">
      <w:pPr>
        <w:pStyle w:val="ListParagraph"/>
        <w:numPr>
          <w:ilvl w:val="0"/>
          <w:numId w:val="18"/>
        </w:numPr>
        <w:spacing w:after="120" w:line="300" w:lineRule="auto"/>
        <w:rPr>
          <w:ins w:id="305" w:author="Trainer 1 - LargeCo" w:date="2026-05-21T14:29:00Z" w16du:dateUtc="2026-05-21T18:29:00Z"/>
          <w:rFonts w:ascii="Times New Roman" w:hAnsi="Times New Roman" w:cs="Times New Roman"/>
        </w:rPr>
      </w:pPr>
      <w:ins w:id="306" w:author="Trainer 1 - LargeCo" w:date="2026-05-21T14:22:00Z">
        <w:r>
          <w:rPr>
            <w:rFonts w:ascii="Times New Roman" w:hAnsi="Times New Roman" w:cs="Times New Roman"/>
            <w:rPrChange w:id="307" w:author="Trainer 1 - LargeCo" w:date="2026-05-21T14:27:00Z" w16du:dateUtc="2026-05-21T18:27:00Z">
              <w:rPr/>
            </w:rPrChange>
          </w:rPr>
          <w:lastRenderedPageBreak/>
          <w:t xml:space="preserve">Certificates of insurance and endorsements shall be submitted to LargeCo. </w:t>
        </w:r>
      </w:ins>
    </w:p>
    <w:p w14:paraId="7DD748E3" w14:textId="77777777">
      <w:pPr>
        <w:spacing w:after="120" w:line="300" w:lineRule="auto"/>
        <w:ind w:left="360"/>
        <w:rPr>
          <w:ins w:id="308" w:author="Trainer 1 - LargeCo" w:date="2026-05-21T14:29:00Z" w16du:dateUtc="2026-05-21T18:29:00Z"/>
          <w:rFonts w:ascii="Times New Roman" w:hAnsi="Times New Roman" w:cs="Times New Roman"/>
        </w:rPr>
      </w:pPr>
    </w:p>
    <w:p w14:paraId="6DA3521E" w14:textId="77777777">
      <w:pPr>
        <w:spacing w:after="120" w:line="300" w:lineRule="auto"/>
        <w:ind w:left="360"/>
        <w:rPr>
          <w:ins w:id="309" w:author="Trainer 1 - LargeCo" w:date="2026-05-21T14:29:00Z" w16du:dateUtc="2026-05-21T18:29:00Z"/>
          <w:rFonts w:ascii="Times New Roman" w:hAnsi="Times New Roman" w:cs="Times New Roman"/>
        </w:rPr>
      </w:pPr>
    </w:p>
    <w:p w14:paraId="5C5986D0" w14:textId="77777777">
      <w:pPr>
        <w:spacing w:after="120" w:line="300" w:lineRule="auto"/>
        <w:ind w:left="360"/>
        <w:rPr>
          <w:ins w:id="310" w:author="Trainer 1 - LargeCo" w:date="2026-05-21T14:29:00Z" w16du:dateUtc="2026-05-21T18:29:00Z"/>
          <w:rFonts w:ascii="Times New Roman" w:hAnsi="Times New Roman" w:cs="Times New Roman"/>
        </w:rPr>
      </w:pPr>
    </w:p>
    <w:p w14:paraId="1B0CBA2F" w14:textId="77777777">
      <w:pPr>
        <w:spacing w:after="120" w:line="300" w:lineRule="auto"/>
        <w:ind w:left="360"/>
        <w:rPr>
          <w:ins w:id="311" w:author="Trainer 1 - LargeCo" w:date="2026-05-21T14:29:00Z" w16du:dateUtc="2026-05-21T18:29:00Z"/>
          <w:rFonts w:ascii="Times New Roman" w:hAnsi="Times New Roman" w:cs="Times New Roman"/>
        </w:rPr>
      </w:pPr>
    </w:p>
    <w:p w14:paraId="46FD4C77" w14:textId="77777777">
      <w:pPr>
        <w:spacing w:after="120" w:line="300" w:lineRule="auto"/>
        <w:ind w:left="360"/>
        <w:rPr>
          <w:ins w:id="312" w:author="Trainer 1 - LargeCo" w:date="2026-05-21T14:29:00Z" w16du:dateUtc="2026-05-21T18:29:00Z"/>
          <w:rFonts w:ascii="Times New Roman" w:hAnsi="Times New Roman" w:cs="Times New Roman"/>
        </w:rPr>
      </w:pPr>
    </w:p>
    <w:p w14:paraId="74CFC759" w14:textId="77777777">
      <w:pPr>
        <w:spacing w:after="120" w:line="300" w:lineRule="auto"/>
        <w:ind w:left="360"/>
        <w:rPr>
          <w:ins w:id="313" w:author="Trainer 1 - LargeCo" w:date="2026-05-21T14:29:00Z" w16du:dateUtc="2026-05-21T18:29:00Z"/>
          <w:rFonts w:ascii="Times New Roman" w:hAnsi="Times New Roman" w:cs="Times New Roman"/>
        </w:rPr>
      </w:pPr>
    </w:p>
    <w:p w14:paraId="6F3D7C47" w14:textId="77777777">
      <w:pPr>
        <w:spacing w:after="120" w:line="300" w:lineRule="auto"/>
        <w:ind w:left="360"/>
        <w:rPr>
          <w:ins w:id="314" w:author="Trainer 1 - LargeCo" w:date="2026-05-21T14:29:00Z" w16du:dateUtc="2026-05-21T18:29:00Z"/>
          <w:rFonts w:ascii="Times New Roman" w:hAnsi="Times New Roman" w:cs="Times New Roman"/>
        </w:rPr>
      </w:pPr>
    </w:p>
    <w:p w14:paraId="32245A1C" w14:textId="77777777">
      <w:pPr>
        <w:spacing w:after="120" w:line="300" w:lineRule="auto"/>
        <w:ind w:left="360"/>
        <w:rPr>
          <w:ins w:id="315" w:author="Trainer 1 - LargeCo" w:date="2026-05-21T14:29:00Z" w16du:dateUtc="2026-05-21T18:29:00Z"/>
          <w:rFonts w:ascii="Times New Roman" w:hAnsi="Times New Roman" w:cs="Times New Roman"/>
        </w:rPr>
      </w:pPr>
    </w:p>
    <w:p w14:paraId="51EC774E" w14:textId="77777777">
      <w:pPr>
        <w:spacing w:after="120" w:line="300" w:lineRule="auto"/>
        <w:ind w:left="360"/>
        <w:rPr>
          <w:ins w:id="316" w:author="Trainer 1 - LargeCo" w:date="2026-05-21T14:29:00Z" w16du:dateUtc="2026-05-21T18:29:00Z"/>
          <w:rFonts w:ascii="Times New Roman" w:hAnsi="Times New Roman" w:cs="Times New Roman"/>
        </w:rPr>
      </w:pPr>
    </w:p>
    <w:p w14:paraId="4956E5FD" w14:textId="77777777">
      <w:pPr>
        <w:spacing w:after="120" w:line="300" w:lineRule="auto"/>
        <w:ind w:left="360"/>
        <w:rPr>
          <w:ins w:id="317" w:author="Trainer 1 - LargeCo" w:date="2026-05-21T14:29:00Z" w16du:dateUtc="2026-05-21T18:29:00Z"/>
          <w:rFonts w:ascii="Times New Roman" w:hAnsi="Times New Roman" w:cs="Times New Roman"/>
        </w:rPr>
      </w:pPr>
    </w:p>
    <w:p w14:paraId="62B37B50" w14:textId="77777777">
      <w:pPr>
        <w:spacing w:after="120" w:line="300" w:lineRule="auto"/>
        <w:ind w:left="360"/>
        <w:rPr>
          <w:ins w:id="318" w:author="Trainer 1 - LargeCo" w:date="2026-05-21T14:29:00Z" w16du:dateUtc="2026-05-21T18:29:00Z"/>
          <w:rFonts w:ascii="Times New Roman" w:hAnsi="Times New Roman" w:cs="Times New Roman"/>
        </w:rPr>
      </w:pPr>
    </w:p>
    <w:p w14:paraId="7794F51C" w14:textId="77777777">
      <w:pPr>
        <w:spacing w:after="120" w:line="300" w:lineRule="auto"/>
        <w:ind w:left="360"/>
        <w:rPr>
          <w:ins w:id="319" w:author="Trainer 1 - LargeCo" w:date="2026-05-21T14:29:00Z" w16du:dateUtc="2026-05-21T18:29:00Z"/>
          <w:rFonts w:ascii="Times New Roman" w:hAnsi="Times New Roman" w:cs="Times New Roman"/>
        </w:rPr>
      </w:pPr>
    </w:p>
    <w:p w14:paraId="13700B12" w14:textId="77777777">
      <w:pPr>
        <w:spacing w:after="120" w:line="300" w:lineRule="auto"/>
        <w:ind w:left="360"/>
        <w:rPr>
          <w:ins w:id="320" w:author="Trainer 1 - LargeCo" w:date="2026-05-21T14:29:00Z" w16du:dateUtc="2026-05-21T18:29:00Z"/>
          <w:rFonts w:ascii="Times New Roman" w:hAnsi="Times New Roman" w:cs="Times New Roman"/>
        </w:rPr>
      </w:pPr>
    </w:p>
    <w:p w14:paraId="682364A9" w14:textId="77777777">
      <w:pPr>
        <w:spacing w:after="120" w:line="300" w:lineRule="auto"/>
        <w:ind w:left="360"/>
        <w:rPr>
          <w:ins w:id="321" w:author="Trainer 1 - LargeCo" w:date="2026-05-21T14:29:00Z" w16du:dateUtc="2026-05-21T18:29:00Z"/>
          <w:rFonts w:ascii="Times New Roman" w:hAnsi="Times New Roman" w:cs="Times New Roman"/>
        </w:rPr>
      </w:pPr>
    </w:p>
    <w:p w14:paraId="63C9003A" w14:textId="77777777">
      <w:pPr>
        <w:spacing w:after="120" w:line="300" w:lineRule="auto"/>
        <w:ind w:left="360"/>
        <w:rPr>
          <w:ins w:id="322" w:author="Trainer 1 - LargeCo" w:date="2026-05-21T14:29:00Z" w16du:dateUtc="2026-05-21T18:29:00Z"/>
          <w:rFonts w:ascii="Times New Roman" w:hAnsi="Times New Roman" w:cs="Times New Roman"/>
        </w:rPr>
      </w:pPr>
    </w:p>
    <w:p w14:paraId="430C7A08" w14:textId="77777777">
      <w:pPr>
        <w:spacing w:after="120" w:line="300" w:lineRule="auto"/>
        <w:ind w:left="360"/>
        <w:rPr>
          <w:ins w:id="323" w:author="Trainer 1 - LargeCo" w:date="2026-05-21T14:29:00Z" w16du:dateUtc="2026-05-21T18:29:00Z"/>
          <w:rFonts w:ascii="Times New Roman" w:hAnsi="Times New Roman" w:cs="Times New Roman"/>
        </w:rPr>
      </w:pPr>
    </w:p>
    <w:p w14:paraId="64DB6337" w14:textId="77777777">
      <w:pPr>
        <w:spacing w:after="120" w:line="300" w:lineRule="auto"/>
        <w:ind w:left="360"/>
        <w:rPr>
          <w:ins w:id="324" w:author="Trainer 1 - LargeCo" w:date="2026-05-21T14:29:00Z" w16du:dateUtc="2026-05-21T18:29:00Z"/>
          <w:rFonts w:ascii="Times New Roman" w:hAnsi="Times New Roman" w:cs="Times New Roman"/>
        </w:rPr>
      </w:pPr>
    </w:p>
    <w:p w14:paraId="1915DA46" w14:textId="77777777">
      <w:pPr>
        <w:spacing w:after="120" w:line="300" w:lineRule="auto"/>
        <w:ind w:left="360"/>
        <w:rPr>
          <w:ins w:id="325" w:author="Trainer 1 - LargeCo" w:date="2026-05-21T14:29:00Z" w16du:dateUtc="2026-05-21T18:29:00Z"/>
          <w:rFonts w:ascii="Times New Roman" w:hAnsi="Times New Roman" w:cs="Times New Roman"/>
        </w:rPr>
      </w:pPr>
    </w:p>
    <w:p w14:paraId="7A35E2D0" w14:textId="77777777">
      <w:pPr>
        <w:spacing w:after="120" w:line="300" w:lineRule="auto"/>
        <w:ind w:left="360"/>
        <w:rPr>
          <w:ins w:id="326" w:author="Trainer 1 - LargeCo" w:date="2026-05-21T14:29:00Z" w16du:dateUtc="2026-05-21T18:29:00Z"/>
          <w:rFonts w:ascii="Times New Roman" w:hAnsi="Times New Roman" w:cs="Times New Roman"/>
        </w:rPr>
      </w:pPr>
    </w:p>
    <w:p w14:paraId="215949E9" w14:textId="77777777">
      <w:pPr>
        <w:spacing w:after="120" w:line="300" w:lineRule="auto"/>
        <w:ind w:left="360"/>
        <w:rPr>
          <w:ins w:id="327" w:author="Trainer 1 - LargeCo" w:date="2026-05-21T14:29:00Z" w16du:dateUtc="2026-05-21T18:29:00Z"/>
          <w:rFonts w:ascii="Times New Roman" w:hAnsi="Times New Roman" w:cs="Times New Roman"/>
        </w:rPr>
      </w:pPr>
    </w:p>
    <w:p w14:paraId="2FF8B1D2" w14:textId="77777777">
      <w:pPr>
        <w:spacing w:after="120" w:line="300" w:lineRule="auto"/>
        <w:ind w:left="360"/>
        <w:rPr>
          <w:ins w:id="328" w:author="Trainer 1 - LargeCo" w:date="2026-05-21T14:29:00Z" w16du:dateUtc="2026-05-21T18:29:00Z"/>
          <w:rFonts w:ascii="Times New Roman" w:hAnsi="Times New Roman" w:cs="Times New Roman"/>
        </w:rPr>
      </w:pPr>
    </w:p>
    <w:p w14:paraId="623EE70C" w14:textId="77777777">
      <w:pPr>
        <w:spacing w:after="120" w:line="300" w:lineRule="auto"/>
        <w:ind w:left="360"/>
        <w:rPr>
          <w:ins w:id="329" w:author="Trainer 1 - LargeCo" w:date="2026-05-21T14:29:00Z" w16du:dateUtc="2026-05-21T18:29:00Z"/>
          <w:rFonts w:ascii="Times New Roman" w:hAnsi="Times New Roman" w:cs="Times New Roman"/>
        </w:rPr>
      </w:pPr>
    </w:p>
    <w:p w14:paraId="0AC50E83" w14:textId="77777777">
      <w:pPr>
        <w:spacing w:after="120" w:line="300" w:lineRule="auto"/>
        <w:ind w:left="360"/>
        <w:rPr>
          <w:ins w:id="330" w:author="Trainer 1 - LargeCo" w:date="2026-05-21T14:29:00Z" w16du:dateUtc="2026-05-21T18:29:00Z"/>
          <w:rFonts w:ascii="Times New Roman" w:hAnsi="Times New Roman" w:cs="Times New Roman"/>
        </w:rPr>
      </w:pPr>
    </w:p>
    <w:p w14:paraId="7130E749" w14:textId="77777777">
      <w:pPr>
        <w:spacing w:after="120" w:line="300" w:lineRule="auto"/>
        <w:ind w:left="360"/>
        <w:rPr>
          <w:ins w:id="331" w:author="Trainer 1 - LargeCo" w:date="2026-05-21T14:29:00Z" w16du:dateUtc="2026-05-21T18:29:00Z"/>
          <w:rFonts w:ascii="Times New Roman" w:hAnsi="Times New Roman" w:cs="Times New Roman"/>
        </w:rPr>
      </w:pPr>
    </w:p>
    <w:p w14:paraId="7AD60AB6" w14:textId="77777777">
      <w:pPr>
        <w:spacing w:after="120" w:line="300" w:lineRule="auto"/>
        <w:ind w:left="360"/>
        <w:rPr>
          <w:ins w:id="332" w:author="Trainer 1 - LargeCo" w:date="2026-05-21T14:29:00Z" w16du:dateUtc="2026-05-21T18:29:00Z"/>
          <w:rFonts w:ascii="Times New Roman" w:hAnsi="Times New Roman" w:cs="Times New Roman"/>
        </w:rPr>
      </w:pPr>
    </w:p>
    <w:p w14:paraId="72F360F8" w14:textId="77777777">
      <w:pPr>
        <w:spacing w:after="120" w:line="300" w:lineRule="auto"/>
        <w:ind w:left="360"/>
        <w:rPr>
          <w:ins w:id="333" w:author="Trainer 1 - LargeCo" w:date="2026-05-21T14:29:00Z" w16du:dateUtc="2026-05-21T18:29:00Z"/>
          <w:rFonts w:ascii="Times New Roman" w:hAnsi="Times New Roman" w:cs="Times New Roman"/>
        </w:rPr>
      </w:pPr>
    </w:p>
    <w:p w14:paraId="09899FC3" w14:textId="77777777">
      <w:pPr>
        <w:spacing w:after="120" w:line="300" w:lineRule="auto"/>
        <w:ind w:left="360"/>
        <w:rPr>
          <w:ins w:id="334" w:author="Trainer 1 - LargeCo" w:date="2026-05-21T14:29:00Z" w16du:dateUtc="2026-05-21T18:29:00Z"/>
          <w:rFonts w:ascii="Times New Roman" w:hAnsi="Times New Roman" w:cs="Times New Roman"/>
        </w:rPr>
      </w:pPr>
    </w:p>
    <w:p w14:paraId="341B37BF" w14:textId="77777777">
      <w:pPr>
        <w:spacing w:after="120" w:line="300" w:lineRule="auto"/>
        <w:ind w:left="360"/>
        <w:rPr>
          <w:ins w:id="335" w:author="Trainer 1 - LargeCo" w:date="2026-05-21T14:29:00Z" w16du:dateUtc="2026-05-21T18:29:00Z"/>
          <w:rFonts w:ascii="Times New Roman" w:hAnsi="Times New Roman" w:cs="Times New Roman"/>
        </w:rPr>
      </w:pPr>
    </w:p>
    <w:p w14:paraId="718E3BE2" w14:textId="77777777">
      <w:pPr>
        <w:spacing w:after="120" w:line="300" w:lineRule="auto"/>
        <w:ind w:left="360"/>
        <w:rPr>
          <w:ins w:id="336" w:author="Trainer 1 - LargeCo" w:date="2026-05-21T14:29:00Z" w16du:dateUtc="2026-05-21T18:29:00Z"/>
          <w:rFonts w:ascii="Times New Roman" w:hAnsi="Times New Roman" w:cs="Times New Roman"/>
        </w:rPr>
      </w:pPr>
    </w:p>
    <w:p w14:paraId="6D68389C" w14:textId="26294E47">
      <w:pPr>
        <w:spacing w:after="120" w:line="300" w:lineRule="auto"/>
        <w:ind w:left="360"/>
        <w:jc w:val="center"/>
        <w:rPr>
          <w:ins w:id="337" w:author="Trainer 1 - LargeCo" w:date="2026-05-21T14:29:00Z" w16du:dateUtc="2026-05-21T18:29:00Z"/>
          <w:rFonts w:ascii="Times New Roman" w:hAnsi="Times New Roman" w:cs="Times New Roman"/>
        </w:rPr>
        <w:pPrChange w:id="338" w:author="Trainer 1 - LargeCo" w:date="2026-05-21T14:29:00Z" w16du:dateUtc="2026-05-21T18:29:00Z">
          <w:pPr>
            <w:spacing w:after="120" w:line="300" w:lineRule="auto"/>
            <w:ind w:left="360"/>
          </w:pPr>
        </w:pPrChange>
      </w:pPr>
      <w:ins w:id="339" w:author="Trainer 1 - LargeCo" w:date="2026-05-21T14:22:00Z">
        <w:r>
          <w:rPr>
            <w:rFonts w:ascii="Times New Roman" w:hAnsi="Times New Roman" w:cs="Times New Roman"/>
            <w:rPrChange w:id="340" w:author="Trainer 1 - LargeCo" w:date="2026-05-21T14:29:00Z" w16du:dateUtc="2026-05-21T18:29:00Z">
              <w:rPr/>
            </w:rPrChange>
          </w:rPr>
          <w:lastRenderedPageBreak/>
          <w:t>Exhibit C PRIVACY &amp; DATA SECURITY REQUIREMENTS</w:t>
        </w:r>
      </w:ins>
    </w:p>
    <w:p w14:paraId="1159930B" w14:textId="346ABB4E">
      <w:pPr>
        <w:pStyle w:val="ListParagraph"/>
        <w:numPr>
          <w:ilvl w:val="0"/>
          <w:numId w:val="19"/>
        </w:numPr>
        <w:spacing w:after="120" w:line="300" w:lineRule="auto"/>
        <w:rPr>
          <w:ins w:id="341" w:author="Trainer 1 - LargeCo" w:date="2026-05-21T14:29:00Z" w16du:dateUtc="2026-05-21T18:29:00Z"/>
          <w:rFonts w:ascii="Times New Roman" w:hAnsi="Times New Roman" w:cs="Times New Roman"/>
          <w:rPrChange w:id="342" w:author="Trainer 1 - LargeCo" w:date="2026-05-21T14:29:00Z" w16du:dateUtc="2026-05-21T18:29:00Z">
            <w:rPr>
              <w:ins w:id="343" w:author="Trainer 1 - LargeCo" w:date="2026-05-21T14:29:00Z" w16du:dateUtc="2026-05-21T18:29:00Z"/>
            </w:rPr>
          </w:rPrChange>
        </w:rPr>
        <w:pPrChange w:id="344" w:author="Trainer 1 - LargeCo" w:date="2026-05-21T14:29:00Z" w16du:dateUtc="2026-05-21T18:29:00Z">
          <w:pPr>
            <w:spacing w:after="120" w:line="300" w:lineRule="auto"/>
            <w:ind w:left="360"/>
          </w:pPr>
        </w:pPrChange>
      </w:pPr>
      <w:ins w:id="345" w:author="Trainer 1 - LargeCo" w:date="2026-05-21T14:22:00Z">
        <w:r>
          <w:rPr>
            <w:rFonts w:ascii="Times New Roman" w:hAnsi="Times New Roman" w:cs="Times New Roman"/>
            <w:rPrChange w:id="346" w:author="Trainer 1 - LargeCo" w:date="2026-05-21T14:29:00Z" w16du:dateUtc="2026-05-21T18:29:00Z">
              <w:rPr/>
            </w:rPrChange>
          </w:rPr>
          <w:t xml:space="preserve">Definitions </w:t>
        </w:r>
      </w:ins>
    </w:p>
    <w:p w14:paraId="573BD82B" w14:textId="77777777">
      <w:pPr>
        <w:pStyle w:val="ListParagraph"/>
        <w:spacing w:after="120" w:line="300" w:lineRule="auto"/>
        <w:ind w:left="720"/>
        <w:rPr>
          <w:ins w:id="347" w:author="Trainer 1 - LargeCo" w:date="2026-05-21T14:30:00Z" w16du:dateUtc="2026-05-21T18:30:00Z"/>
          <w:rFonts w:ascii="Times New Roman" w:hAnsi="Times New Roman" w:cs="Times New Roman"/>
        </w:rPr>
      </w:pPr>
      <w:ins w:id="348" w:author="Trainer 1 - LargeCo" w:date="2026-05-21T14:22:00Z">
        <w:r>
          <w:rPr>
            <w:rFonts w:ascii="Times New Roman" w:hAnsi="Times New Roman" w:cs="Times New Roman"/>
            <w:rPrChange w:id="349"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pPr>
        <w:pStyle w:val="ListParagraph"/>
        <w:spacing w:after="120" w:line="300" w:lineRule="auto"/>
        <w:ind w:left="720"/>
        <w:rPr>
          <w:ins w:id="350" w:author="Trainer 1 - LargeCo" w:date="2026-05-21T14:30:00Z" w16du:dateUtc="2026-05-21T18:30:00Z"/>
          <w:rFonts w:ascii="Times New Roman" w:hAnsi="Times New Roman" w:cs="Times New Roman"/>
        </w:rPr>
      </w:pPr>
      <w:ins w:id="351" w:author="Trainer 1 - LargeCo" w:date="2026-05-21T14:22:00Z">
        <w:r>
          <w:rPr>
            <w:rFonts w:ascii="Times New Roman" w:hAnsi="Times New Roman" w:cs="Times New Roman"/>
            <w:rPrChange w:id="35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77777777">
      <w:pPr>
        <w:pStyle w:val="ListParagraph"/>
        <w:spacing w:after="120" w:line="300" w:lineRule="auto"/>
        <w:ind w:left="720"/>
        <w:rPr>
          <w:ins w:id="353" w:author="Trainer 1 - LargeCo" w:date="2026-05-21T14:30:00Z" w16du:dateUtc="2026-05-21T18:30:00Z"/>
          <w:rFonts w:ascii="Times New Roman" w:hAnsi="Times New Roman" w:cs="Times New Roman"/>
        </w:rPr>
      </w:pPr>
      <w:ins w:id="354" w:author="Trainer 1 - LargeCo" w:date="2026-05-21T14:22:00Z">
        <w:r>
          <w:rPr>
            <w:rFonts w:ascii="Times New Roman" w:hAnsi="Times New Roman" w:cs="Times New Roman"/>
            <w:rPrChange w:id="355"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35D30616">
      <w:pPr>
        <w:pStyle w:val="ListParagraph"/>
        <w:numPr>
          <w:ilvl w:val="0"/>
          <w:numId w:val="19"/>
        </w:numPr>
        <w:spacing w:after="120" w:line="300" w:lineRule="auto"/>
        <w:rPr>
          <w:ins w:id="356" w:author="Trainer 1 - LargeCo" w:date="2026-05-21T14:30:00Z" w16du:dateUtc="2026-05-21T18:30:00Z"/>
          <w:rFonts w:ascii="Times New Roman" w:hAnsi="Times New Roman" w:cs="Times New Roman"/>
          <w:rPrChange w:id="357" w:author="Trainer 1 - LargeCo" w:date="2026-05-21T14:30:00Z" w16du:dateUtc="2026-05-21T18:30:00Z">
            <w:rPr>
              <w:ins w:id="358" w:author="Trainer 1 - LargeCo" w:date="2026-05-21T14:30:00Z" w16du:dateUtc="2026-05-21T18:30:00Z"/>
            </w:rPr>
          </w:rPrChange>
        </w:rPr>
        <w:pPrChange w:id="359" w:author="Trainer 1 - LargeCo" w:date="2026-05-21T14:30:00Z" w16du:dateUtc="2026-05-21T18:30:00Z">
          <w:pPr>
            <w:spacing w:after="120" w:line="300" w:lineRule="auto"/>
          </w:pPr>
        </w:pPrChange>
      </w:pPr>
      <w:ins w:id="360" w:author="Trainer 1 - LargeCo" w:date="2026-05-21T14:22:00Z">
        <w:r>
          <w:rPr>
            <w:rFonts w:ascii="Times New Roman" w:hAnsi="Times New Roman" w:cs="Times New Roman"/>
            <w:rPrChange w:id="361" w:author="Trainer 1 - LargeCo" w:date="2026-05-21T14:30:00Z" w16du:dateUtc="2026-05-21T18:30:00Z">
              <w:rPr/>
            </w:rPrChange>
          </w:rPr>
          <w:t xml:space="preserve">Intentionally Omitted. </w:t>
        </w:r>
      </w:ins>
    </w:p>
    <w:p w14:paraId="0B0CA30A" w14:textId="77777777">
      <w:pPr>
        <w:pStyle w:val="ListParagraph"/>
        <w:numPr>
          <w:ilvl w:val="0"/>
          <w:numId w:val="19"/>
        </w:numPr>
        <w:spacing w:after="120" w:line="300" w:lineRule="auto"/>
        <w:rPr>
          <w:ins w:id="362" w:author="Trainer 1 - LargeCo" w:date="2026-05-21T14:30:00Z" w16du:dateUtc="2026-05-21T18:30:00Z"/>
          <w:rFonts w:ascii="Times New Roman" w:hAnsi="Times New Roman" w:cs="Times New Roman"/>
        </w:rPr>
      </w:pPr>
      <w:ins w:id="363" w:author="Trainer 1 - LargeCo" w:date="2026-05-21T14:22:00Z">
        <w:r>
          <w:rPr>
            <w:rFonts w:ascii="Times New Roman" w:hAnsi="Times New Roman" w:cs="Times New Roman"/>
            <w:rPrChange w:id="364" w:author="Trainer 1 - LargeCo" w:date="2026-05-21T14:30:00Z" w16du:dateUtc="2026-05-21T18:30:00Z">
              <w:rPr/>
            </w:rPrChange>
          </w:rPr>
          <w:t xml:space="preserve">Limited Collection, Use and Access. </w:t>
        </w:r>
      </w:ins>
    </w:p>
    <w:p w14:paraId="06ADF8FE" w14:textId="77777777">
      <w:pPr>
        <w:pStyle w:val="ListParagraph"/>
        <w:spacing w:after="120" w:line="300" w:lineRule="auto"/>
        <w:ind w:left="720"/>
        <w:rPr>
          <w:ins w:id="365" w:author="Trainer 1 - LargeCo" w:date="2026-05-21T14:32:00Z" w16du:dateUtc="2026-05-21T18:32:00Z"/>
          <w:rFonts w:ascii="Times New Roman" w:hAnsi="Times New Roman" w:cs="Times New Roman"/>
        </w:rPr>
      </w:pPr>
      <w:ins w:id="366" w:author="Trainer 1 - LargeCo" w:date="2026-05-21T14:22:00Z">
        <w:r>
          <w:rPr>
            <w:rFonts w:ascii="Times New Roman" w:hAnsi="Times New Roman" w:cs="Times New Roman"/>
            <w:rPrChange w:id="367"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Pr>
            <w:rFonts w:ascii="Times New Roman" w:hAnsi="Times New Roman" w:cs="Times New Roman"/>
            <w:rPrChange w:id="368"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pPr>
        <w:pStyle w:val="ListParagraph"/>
        <w:spacing w:after="120" w:line="300" w:lineRule="auto"/>
        <w:ind w:left="720"/>
        <w:rPr>
          <w:ins w:id="369" w:author="Trainer 1 - LargeCo" w:date="2026-05-21T14:32:00Z" w16du:dateUtc="2026-05-21T18:32:00Z"/>
          <w:rFonts w:ascii="Times New Roman" w:hAnsi="Times New Roman" w:cs="Times New Roman"/>
        </w:rPr>
      </w:pPr>
      <w:ins w:id="370" w:author="Trainer 1 - LargeCo" w:date="2026-05-21T14:22:00Z">
        <w:r>
          <w:rPr>
            <w:rFonts w:ascii="Times New Roman" w:hAnsi="Times New Roman" w:cs="Times New Roman"/>
            <w:rPrChange w:id="371"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pPr>
        <w:pStyle w:val="ListParagraph"/>
        <w:spacing w:after="120" w:line="300" w:lineRule="auto"/>
        <w:ind w:left="720"/>
        <w:rPr>
          <w:ins w:id="372" w:author="Trainer 1 - LargeCo" w:date="2026-05-21T14:39:00Z" w16du:dateUtc="2026-05-21T18:39:00Z"/>
          <w:rFonts w:ascii="Times New Roman" w:hAnsi="Times New Roman" w:cs="Times New Roman"/>
        </w:rPr>
      </w:pPr>
      <w:ins w:id="373" w:author="Trainer 1 - LargeCo" w:date="2026-05-21T14:32:00Z" w16du:dateUtc="2026-05-21T18:32:00Z">
        <w:r>
          <w:rPr>
            <w:rFonts w:ascii="Times New Roman" w:hAnsi="Times New Roman" w:cs="Times New Roman"/>
          </w:rPr>
          <w:t>4.</w:t>
        </w:r>
        <w:r>
          <w:rPr>
            <w:rFonts w:ascii="Times New Roman" w:hAnsi="Times New Roman" w:cs="Times New Roman"/>
          </w:rPr>
          <w:tab/>
        </w:r>
      </w:ins>
      <w:ins w:id="374" w:author="Trainer 1 - LargeCo" w:date="2026-05-21T14:22:00Z">
        <w:r>
          <w:rPr>
            <w:rFonts w:ascii="Times New Roman" w:hAnsi="Times New Roman" w:cs="Times New Roman"/>
            <w:rPrChange w:id="375"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Pr>
            <w:rFonts w:ascii="Times New Roman" w:hAnsi="Times New Roman" w:cs="Times New Roman"/>
            <w:rPrChange w:id="376"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pPr>
        <w:pStyle w:val="ListParagraph"/>
        <w:spacing w:after="120" w:line="300" w:lineRule="auto"/>
        <w:ind w:left="720"/>
        <w:rPr>
          <w:ins w:id="377" w:author="Trainer 1 - LargeCo" w:date="2026-05-21T14:40:00Z" w16du:dateUtc="2026-05-21T18:40:00Z"/>
          <w:rFonts w:ascii="Times New Roman" w:hAnsi="Times New Roman" w:cs="Times New Roman"/>
        </w:rPr>
      </w:pPr>
      <w:ins w:id="378" w:author="Trainer 1 - LargeCo" w:date="2026-05-21T14:22:00Z">
        <w:r>
          <w:rPr>
            <w:rFonts w:ascii="Times New Roman" w:hAnsi="Times New Roman" w:cs="Times New Roman"/>
            <w:rPrChange w:id="37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pPr>
        <w:pStyle w:val="ListParagraph"/>
        <w:spacing w:after="120" w:line="300" w:lineRule="auto"/>
        <w:ind w:left="720"/>
        <w:rPr>
          <w:ins w:id="380" w:author="Trainer 1 - LargeCo" w:date="2026-05-21T14:40:00Z" w16du:dateUtc="2026-05-21T18:40:00Z"/>
          <w:rFonts w:ascii="Times New Roman" w:hAnsi="Times New Roman" w:cs="Times New Roman"/>
        </w:rPr>
      </w:pPr>
      <w:ins w:id="381" w:author="Trainer 1 - LargeCo" w:date="2026-05-21T14:40:00Z" w16du:dateUtc="2026-05-21T18:40:00Z">
        <w:r>
          <w:rPr>
            <w:rFonts w:ascii="Times New Roman" w:hAnsi="Times New Roman" w:cs="Times New Roman"/>
          </w:rPr>
          <w:t xml:space="preserve">c. </w:t>
        </w:r>
      </w:ins>
      <w:ins w:id="382" w:author="Trainer 1 - LargeCo" w:date="2026-05-21T14:22:00Z">
        <w:r>
          <w:rPr>
            <w:rFonts w:ascii="Times New Roman" w:hAnsi="Times New Roman" w:cs="Times New Roman"/>
            <w:rPrChange w:id="383"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pPr>
        <w:pStyle w:val="ListParagraph"/>
        <w:spacing w:after="120" w:line="300" w:lineRule="auto"/>
        <w:ind w:left="720"/>
        <w:rPr>
          <w:ins w:id="384" w:author="Trainer 1 - LargeCo" w:date="2026-05-21T14:40:00Z" w16du:dateUtc="2026-05-21T18:40:00Z"/>
          <w:rFonts w:ascii="Times New Roman" w:hAnsi="Times New Roman" w:cs="Times New Roman"/>
        </w:rPr>
      </w:pPr>
      <w:ins w:id="385" w:author="Trainer 1 - LargeCo" w:date="2026-05-21T14:40:00Z" w16du:dateUtc="2026-05-21T18:40:00Z">
        <w:r>
          <w:rPr>
            <w:rFonts w:ascii="Times New Roman" w:hAnsi="Times New Roman" w:cs="Times New Roman"/>
          </w:rPr>
          <w:t xml:space="preserve">d. </w:t>
        </w:r>
      </w:ins>
      <w:ins w:id="386" w:author="Trainer 1 - LargeCo" w:date="2026-05-21T14:22:00Z">
        <w:r>
          <w:rPr>
            <w:rFonts w:ascii="Times New Roman" w:hAnsi="Times New Roman" w:cs="Times New Roman"/>
            <w:rPrChange w:id="387"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pPr>
        <w:pStyle w:val="ListParagraph"/>
        <w:spacing w:after="120" w:line="300" w:lineRule="auto"/>
        <w:ind w:left="720"/>
        <w:rPr>
          <w:ins w:id="388" w:author="Trainer 1 - LargeCo" w:date="2026-05-21T14:41:00Z" w16du:dateUtc="2026-05-21T18:41:00Z"/>
          <w:rFonts w:ascii="Times New Roman" w:hAnsi="Times New Roman" w:cs="Times New Roman"/>
        </w:rPr>
      </w:pPr>
      <w:ins w:id="389" w:author="Trainer 1 - LargeCo" w:date="2026-05-21T14:40:00Z" w16du:dateUtc="2026-05-21T18:40:00Z">
        <w:r>
          <w:rPr>
            <w:rFonts w:ascii="Times New Roman" w:hAnsi="Times New Roman" w:cs="Times New Roman"/>
          </w:rPr>
          <w:t xml:space="preserve">e. </w:t>
        </w:r>
      </w:ins>
      <w:ins w:id="390" w:author="Trainer 1 - LargeCo" w:date="2026-05-21T14:22:00Z">
        <w:r>
          <w:rPr>
            <w:rFonts w:ascii="Times New Roman" w:hAnsi="Times New Roman" w:cs="Times New Roman"/>
            <w:rPrChange w:id="391" w:author="Trainer 1 - LargeCo" w:date="2026-05-21T14:30:00Z" w16du:dateUtc="2026-05-21T18:30:00Z">
              <w:rPr/>
            </w:rPrChange>
          </w:rPr>
          <w:t xml:space="preserve">Monitoring and Security Flaw Resolution. </w:t>
        </w:r>
      </w:ins>
    </w:p>
    <w:p w14:paraId="4D786E3D" w14:textId="77777777">
      <w:pPr>
        <w:pStyle w:val="ListParagraph"/>
        <w:spacing w:after="120" w:line="300" w:lineRule="auto"/>
        <w:ind w:left="720" w:firstLine="720"/>
        <w:rPr>
          <w:ins w:id="392" w:author="Trainer 1 - LargeCo" w:date="2026-05-21T14:41:00Z" w16du:dateUtc="2026-05-21T18:41:00Z"/>
          <w:rFonts w:ascii="Times New Roman" w:hAnsi="Times New Roman" w:cs="Times New Roman"/>
        </w:rPr>
      </w:pPr>
      <w:ins w:id="393" w:author="Trainer 1 - LargeCo" w:date="2026-05-21T14:22:00Z">
        <w:r>
          <w:rPr>
            <w:rFonts w:ascii="Times New Roman" w:hAnsi="Times New Roman" w:cs="Times New Roman"/>
            <w:rPrChange w:id="394"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pPr>
        <w:pStyle w:val="ListParagraph"/>
        <w:spacing w:after="120" w:line="300" w:lineRule="auto"/>
        <w:ind w:left="720" w:firstLine="720"/>
        <w:rPr>
          <w:ins w:id="395" w:author="Trainer 1 - LargeCo" w:date="2026-05-21T14:41:00Z" w16du:dateUtc="2026-05-21T18:41:00Z"/>
          <w:rFonts w:ascii="Times New Roman" w:hAnsi="Times New Roman" w:cs="Times New Roman"/>
        </w:rPr>
      </w:pPr>
      <w:ins w:id="396" w:author="Trainer 1 - LargeCo" w:date="2026-05-21T14:22:00Z">
        <w:r>
          <w:rPr>
            <w:rFonts w:ascii="Times New Roman" w:hAnsi="Times New Roman" w:cs="Times New Roman"/>
            <w:rPrChange w:id="397"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pPr>
        <w:pStyle w:val="ListParagraph"/>
        <w:spacing w:after="120" w:line="300" w:lineRule="auto"/>
        <w:ind w:left="720"/>
        <w:rPr>
          <w:ins w:id="398" w:author="Trainer 1 - LargeCo" w:date="2026-05-21T14:41:00Z" w16du:dateUtc="2026-05-21T18:41:00Z"/>
          <w:rFonts w:ascii="Times New Roman" w:hAnsi="Times New Roman" w:cs="Times New Roman"/>
        </w:rPr>
      </w:pPr>
      <w:ins w:id="399" w:author="Trainer 1 - LargeCo" w:date="2026-05-21T14:22:00Z">
        <w:r>
          <w:rPr>
            <w:rFonts w:ascii="Times New Roman" w:hAnsi="Times New Roman" w:cs="Times New Roman"/>
            <w:rPrChange w:id="400" w:author="Trainer 1 - LargeCo" w:date="2026-05-21T14:30:00Z" w16du:dateUtc="2026-05-21T18:30:00Z">
              <w:rPr/>
            </w:rPrChange>
          </w:rPr>
          <w:t xml:space="preserve">5. Intentionally Omitted. </w:t>
        </w:r>
      </w:ins>
    </w:p>
    <w:p w14:paraId="47360BEB" w14:textId="77777777">
      <w:pPr>
        <w:pStyle w:val="ListParagraph"/>
        <w:spacing w:after="120" w:line="300" w:lineRule="auto"/>
        <w:ind w:left="720"/>
        <w:rPr>
          <w:ins w:id="401" w:author="Trainer 1 - LargeCo" w:date="2026-05-21T14:42:00Z" w16du:dateUtc="2026-05-21T18:42:00Z"/>
          <w:rFonts w:ascii="Times New Roman" w:hAnsi="Times New Roman" w:cs="Times New Roman"/>
        </w:rPr>
      </w:pPr>
      <w:ins w:id="402" w:author="Trainer 1 - LargeCo" w:date="2026-05-21T14:41:00Z" w16du:dateUtc="2026-05-21T18:41:00Z">
        <w:r>
          <w:rPr>
            <w:rFonts w:ascii="Times New Roman" w:hAnsi="Times New Roman" w:cs="Times New Roman"/>
          </w:rPr>
          <w:t xml:space="preserve">6. </w:t>
        </w:r>
      </w:ins>
      <w:ins w:id="403" w:author="Trainer 1 - LargeCo" w:date="2026-05-21T14:22:00Z">
        <w:r>
          <w:rPr>
            <w:rFonts w:ascii="Times New Roman" w:hAnsi="Times New Roman" w:cs="Times New Roman"/>
            <w:rPrChange w:id="404"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77777777">
      <w:pPr>
        <w:pStyle w:val="ListParagraph"/>
        <w:spacing w:after="120" w:line="300" w:lineRule="auto"/>
        <w:ind w:left="720"/>
        <w:rPr>
          <w:ins w:id="405" w:author="Trainer 1 - LargeCo" w:date="2026-05-21T14:42:00Z" w16du:dateUtc="2026-05-21T18:42:00Z"/>
          <w:rFonts w:ascii="Times New Roman" w:hAnsi="Times New Roman" w:cs="Times New Roman"/>
        </w:rPr>
      </w:pPr>
      <w:ins w:id="406" w:author="Trainer 1 - LargeCo" w:date="2026-05-21T14:22:00Z">
        <w:r>
          <w:rPr>
            <w:rFonts w:ascii="Times New Roman" w:hAnsi="Times New Roman" w:cs="Times New Roman"/>
            <w:rPrChange w:id="407"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Pr>
            <w:rFonts w:ascii="Times New Roman" w:hAnsi="Times New Roman" w:cs="Times New Roman"/>
            <w:rPrChange w:id="408"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pPr>
        <w:pStyle w:val="ListParagraph"/>
        <w:spacing w:after="120" w:line="300" w:lineRule="auto"/>
        <w:ind w:left="720"/>
        <w:rPr>
          <w:ins w:id="409" w:author="Trainer 1 - LargeCo" w:date="2026-05-21T14:42:00Z" w16du:dateUtc="2026-05-21T18:42:00Z"/>
          <w:rFonts w:ascii="Times New Roman" w:hAnsi="Times New Roman" w:cs="Times New Roman"/>
        </w:rPr>
      </w:pPr>
      <w:ins w:id="410" w:author="Trainer 1 - LargeCo" w:date="2026-05-21T14:22:00Z">
        <w:r>
          <w:rPr>
            <w:rFonts w:ascii="Times New Roman" w:hAnsi="Times New Roman" w:cs="Times New Roman"/>
            <w:rPrChange w:id="411" w:author="Trainer 1 - LargeCo" w:date="2026-05-21T14:30:00Z" w16du:dateUtc="2026-05-21T18:30:00Z">
              <w:rPr/>
            </w:rPrChange>
          </w:rPr>
          <w:t xml:space="preserve">8.Intentionally Omitted. </w:t>
        </w:r>
      </w:ins>
    </w:p>
    <w:p w14:paraId="09240000" w14:textId="77777777">
      <w:pPr>
        <w:pStyle w:val="ListParagraph"/>
        <w:spacing w:after="120" w:line="300" w:lineRule="auto"/>
        <w:ind w:left="720"/>
        <w:rPr>
          <w:ins w:id="412" w:author="Trainer 1 - LargeCo" w:date="2026-05-21T14:42:00Z" w16du:dateUtc="2026-05-21T18:42:00Z"/>
          <w:rFonts w:ascii="Times New Roman" w:hAnsi="Times New Roman" w:cs="Times New Roman"/>
        </w:rPr>
      </w:pPr>
      <w:ins w:id="413" w:author="Trainer 1 - LargeCo" w:date="2026-05-21T14:42:00Z" w16du:dateUtc="2026-05-21T18:42:00Z">
        <w:r>
          <w:rPr>
            <w:rFonts w:ascii="Times New Roman" w:hAnsi="Times New Roman" w:cs="Times New Roman"/>
          </w:rPr>
          <w:t xml:space="preserve">9. </w:t>
        </w:r>
      </w:ins>
      <w:ins w:id="414" w:author="Trainer 1 - LargeCo" w:date="2026-05-21T14:22:00Z">
        <w:r>
          <w:rPr>
            <w:rFonts w:ascii="Times New Roman" w:hAnsi="Times New Roman" w:cs="Times New Roman"/>
            <w:rPrChange w:id="415" w:author="Trainer 1 - LargeCo" w:date="2026-05-21T14:30:00Z" w16du:dateUtc="2026-05-21T18:30:00Z">
              <w:rPr/>
            </w:rPrChange>
          </w:rPr>
          <w:t xml:space="preserve">Intentionally Omitted. </w:t>
        </w:r>
      </w:ins>
    </w:p>
    <w:p w14:paraId="013D2D7D" w14:textId="77777777">
      <w:pPr>
        <w:pStyle w:val="ListParagraph"/>
        <w:spacing w:after="120" w:line="300" w:lineRule="auto"/>
        <w:ind w:left="720"/>
        <w:rPr>
          <w:ins w:id="416" w:author="Trainer 1 - LargeCo" w:date="2026-05-21T14:43:00Z" w16du:dateUtc="2026-05-21T18:43:00Z"/>
          <w:rFonts w:ascii="Times New Roman" w:hAnsi="Times New Roman" w:cs="Times New Roman"/>
        </w:rPr>
      </w:pPr>
      <w:ins w:id="417" w:author="Trainer 1 - LargeCo" w:date="2026-05-21T14:42:00Z" w16du:dateUtc="2026-05-21T18:42:00Z">
        <w:r>
          <w:rPr>
            <w:rFonts w:ascii="Times New Roman" w:hAnsi="Times New Roman" w:cs="Times New Roman"/>
          </w:rPr>
          <w:t xml:space="preserve">10. </w:t>
        </w:r>
      </w:ins>
      <w:ins w:id="418" w:author="Trainer 1 - LargeCo" w:date="2026-05-21T14:22:00Z">
        <w:r>
          <w:rPr>
            <w:rFonts w:ascii="Times New Roman" w:hAnsi="Times New Roman" w:cs="Times New Roman"/>
            <w:rPrChange w:id="419"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pPr>
        <w:pStyle w:val="ListParagraph"/>
        <w:spacing w:after="120" w:line="300" w:lineRule="auto"/>
        <w:ind w:left="720" w:firstLine="720"/>
        <w:rPr>
          <w:ins w:id="420" w:author="Trainer 1 - LargeCo" w:date="2026-05-21T14:43:00Z" w16du:dateUtc="2026-05-21T18:43:00Z"/>
          <w:rFonts w:ascii="Times New Roman" w:hAnsi="Times New Roman" w:cs="Times New Roman"/>
        </w:rPr>
      </w:pPr>
      <w:ins w:id="421" w:author="Trainer 1 - LargeCo" w:date="2026-05-21T14:22:00Z">
        <w:r>
          <w:rPr>
            <w:rFonts w:ascii="Times New Roman" w:hAnsi="Times New Roman" w:cs="Times New Roman"/>
            <w:rPrChange w:id="422"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pPr>
        <w:pStyle w:val="ListParagraph"/>
        <w:spacing w:after="120" w:line="300" w:lineRule="auto"/>
        <w:ind w:left="720" w:firstLine="720"/>
        <w:rPr>
          <w:ins w:id="423" w:author="Trainer 1 - LargeCo" w:date="2026-05-21T14:43:00Z" w16du:dateUtc="2026-05-21T18:43:00Z"/>
          <w:rFonts w:ascii="Times New Roman" w:hAnsi="Times New Roman" w:cs="Times New Roman"/>
        </w:rPr>
      </w:pPr>
      <w:ins w:id="424" w:author="Trainer 1 - LargeCo" w:date="2026-05-21T14:22:00Z">
        <w:r>
          <w:rPr>
            <w:rFonts w:ascii="Times New Roman" w:hAnsi="Times New Roman" w:cs="Times New Roman"/>
            <w:rPrChange w:id="42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pPr>
        <w:pStyle w:val="ListParagraph"/>
        <w:spacing w:after="120" w:line="300" w:lineRule="auto"/>
        <w:ind w:left="720" w:firstLine="720"/>
        <w:rPr>
          <w:ins w:id="426" w:author="Trainer 1 - LargeCo" w:date="2026-05-21T14:43:00Z" w16du:dateUtc="2026-05-21T18:43:00Z"/>
          <w:rFonts w:ascii="Times New Roman" w:hAnsi="Times New Roman" w:cs="Times New Roman"/>
        </w:rPr>
      </w:pPr>
      <w:ins w:id="427" w:author="Trainer 1 - LargeCo" w:date="2026-05-21T14:22:00Z">
        <w:r>
          <w:rPr>
            <w:rFonts w:ascii="Times New Roman" w:hAnsi="Times New Roman" w:cs="Times New Roman"/>
            <w:rPrChange w:id="428"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Pr>
            <w:rFonts w:ascii="Times New Roman" w:hAnsi="Times New Roman" w:cs="Times New Roman"/>
            <w:rPrChange w:id="429"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pPr>
        <w:pStyle w:val="ListParagraph"/>
        <w:spacing w:after="120" w:line="300" w:lineRule="auto"/>
        <w:ind w:left="720" w:firstLine="720"/>
        <w:rPr>
          <w:ins w:id="430" w:author="Trainer 1 - LargeCo" w:date="2026-05-21T14:44:00Z" w16du:dateUtc="2026-05-21T18:44:00Z"/>
          <w:rFonts w:ascii="Times New Roman" w:hAnsi="Times New Roman" w:cs="Times New Roman"/>
        </w:rPr>
      </w:pPr>
      <w:ins w:id="431" w:author="Trainer 1 - LargeCo" w:date="2026-05-21T14:22:00Z">
        <w:r>
          <w:rPr>
            <w:rFonts w:ascii="Times New Roman" w:hAnsi="Times New Roman" w:cs="Times New Roman"/>
            <w:rPrChange w:id="432"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pPr>
        <w:pStyle w:val="ListParagraph"/>
        <w:spacing w:after="120" w:line="300" w:lineRule="auto"/>
        <w:ind w:left="720" w:firstLine="720"/>
        <w:rPr>
          <w:ins w:id="433" w:author="Trainer 1 - LargeCo" w:date="2026-05-21T14:44:00Z" w16du:dateUtc="2026-05-21T18:44:00Z"/>
          <w:rFonts w:ascii="Times New Roman" w:hAnsi="Times New Roman" w:cs="Times New Roman"/>
        </w:rPr>
      </w:pPr>
      <w:ins w:id="434" w:author="Trainer 1 - LargeCo" w:date="2026-05-21T14:22:00Z">
        <w:r>
          <w:rPr>
            <w:rFonts w:ascii="Times New Roman" w:hAnsi="Times New Roman" w:cs="Times New Roman"/>
            <w:rPrChange w:id="435"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pPr>
        <w:pStyle w:val="ListParagraph"/>
        <w:spacing w:after="120" w:line="300" w:lineRule="auto"/>
        <w:ind w:left="720" w:firstLine="720"/>
        <w:rPr>
          <w:ins w:id="436" w:author="Trainer 1 - LargeCo" w:date="2026-05-21T14:44:00Z" w16du:dateUtc="2026-05-21T18:44:00Z"/>
          <w:rFonts w:ascii="Times New Roman" w:hAnsi="Times New Roman" w:cs="Times New Roman"/>
        </w:rPr>
      </w:pPr>
      <w:ins w:id="437" w:author="Trainer 1 - LargeCo" w:date="2026-05-21T14:22:00Z">
        <w:r>
          <w:rPr>
            <w:rFonts w:ascii="Times New Roman" w:hAnsi="Times New Roman" w:cs="Times New Roman"/>
            <w:rPrChange w:id="438"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pPr>
        <w:pStyle w:val="ListParagraph"/>
        <w:spacing w:after="120" w:line="300" w:lineRule="auto"/>
        <w:ind w:left="720" w:firstLine="720"/>
        <w:rPr>
          <w:ins w:id="439" w:author="Trainer 1 - LargeCo" w:date="2026-05-21T14:44:00Z" w16du:dateUtc="2026-05-21T18:44:00Z"/>
          <w:rFonts w:ascii="Times New Roman" w:hAnsi="Times New Roman" w:cs="Times New Roman"/>
        </w:rPr>
      </w:pPr>
      <w:ins w:id="440" w:author="Trainer 1 - LargeCo" w:date="2026-05-21T14:22:00Z">
        <w:r>
          <w:rPr>
            <w:rFonts w:ascii="Times New Roman" w:hAnsi="Times New Roman" w:cs="Times New Roman"/>
            <w:rPrChange w:id="441"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pPr>
        <w:pStyle w:val="ListParagraph"/>
        <w:spacing w:after="120" w:line="300" w:lineRule="auto"/>
        <w:ind w:left="720" w:firstLine="720"/>
        <w:rPr>
          <w:ins w:id="442" w:author="Trainer 1 - LargeCo" w:date="2026-05-21T14:44:00Z" w16du:dateUtc="2026-05-21T18:44:00Z"/>
          <w:rFonts w:ascii="Times New Roman" w:hAnsi="Times New Roman" w:cs="Times New Roman"/>
        </w:rPr>
      </w:pPr>
      <w:ins w:id="443" w:author="Trainer 1 - LargeCo" w:date="2026-05-21T14:22:00Z">
        <w:r>
          <w:rPr>
            <w:rFonts w:ascii="Times New Roman" w:hAnsi="Times New Roman" w:cs="Times New Roman"/>
            <w:rPrChange w:id="444"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pPr>
        <w:pStyle w:val="ListParagraph"/>
        <w:spacing w:after="120" w:line="300" w:lineRule="auto"/>
        <w:ind w:left="720" w:firstLine="720"/>
        <w:rPr>
          <w:ins w:id="445" w:author="Trainer 1 - LargeCo" w:date="2026-05-21T14:45:00Z" w16du:dateUtc="2026-05-21T18:45:00Z"/>
          <w:rFonts w:ascii="Times New Roman" w:hAnsi="Times New Roman" w:cs="Times New Roman"/>
        </w:rPr>
      </w:pPr>
      <w:ins w:id="446" w:author="Trainer 1 - LargeCo" w:date="2026-05-21T14:22:00Z">
        <w:r>
          <w:rPr>
            <w:rFonts w:ascii="Times New Roman" w:hAnsi="Times New Roman" w:cs="Times New Roman"/>
            <w:rPrChange w:id="447"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pPr>
        <w:spacing w:after="120" w:line="300" w:lineRule="auto"/>
        <w:rPr>
          <w:ins w:id="448" w:author="Trainer 1 - LargeCo" w:date="2026-05-21T14:45:00Z" w16du:dateUtc="2026-05-21T18:45:00Z"/>
          <w:rFonts w:ascii="Times New Roman" w:hAnsi="Times New Roman" w:cs="Times New Roman"/>
        </w:rPr>
      </w:pPr>
      <w:ins w:id="449" w:author="Trainer 1 - LargeCo" w:date="2026-05-21T14:45:00Z" w16du:dateUtc="2026-05-21T18:45:00Z">
        <w:r>
          <w:rPr>
            <w:rFonts w:ascii="Times New Roman" w:hAnsi="Times New Roman" w:cs="Times New Roman"/>
          </w:rPr>
          <w:t>11.</w:t>
        </w:r>
        <w:r>
          <w:rPr>
            <w:rFonts w:ascii="Times New Roman" w:hAnsi="Times New Roman" w:cs="Times New Roman"/>
          </w:rPr>
          <w:tab/>
        </w:r>
      </w:ins>
      <w:ins w:id="450" w:author="Trainer 1 - LargeCo" w:date="2026-05-21T14:22:00Z">
        <w:r>
          <w:rPr>
            <w:rFonts w:ascii="Times New Roman" w:hAnsi="Times New Roman" w:cs="Times New Roman"/>
            <w:rPrChange w:id="451"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Pr>
            <w:rFonts w:ascii="Times New Roman" w:hAnsi="Times New Roman" w:cs="Times New Roman"/>
            <w:rPrChange w:id="452"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53" w:author="Trainer 1 - LargeCo" w:date="2026-05-21T14:45:00Z" w16du:dateUtc="2026-05-21T18:45:00Z">
        <w:r>
          <w:rPr>
            <w:rFonts w:ascii="Times New Roman" w:hAnsi="Times New Roman" w:cs="Times New Roman"/>
          </w:rPr>
          <w:t xml:space="preserve"> </w:t>
        </w:r>
      </w:ins>
      <w:ins w:id="454" w:author="Trainer 1 - LargeCo" w:date="2026-05-21T14:22:00Z">
        <w:r>
          <w:rPr>
            <w:rFonts w:ascii="Times New Roman" w:hAnsi="Times New Roman" w:cs="Times New Roman"/>
            <w:rPrChange w:id="45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pPr>
        <w:spacing w:after="120" w:line="300" w:lineRule="auto"/>
        <w:rPr>
          <w:ins w:id="456" w:author="Trainer 1 - LargeCo" w:date="2026-05-21T14:45:00Z" w16du:dateUtc="2026-05-21T18:45:00Z"/>
          <w:rFonts w:ascii="Times New Roman" w:hAnsi="Times New Roman" w:cs="Times New Roman"/>
        </w:rPr>
      </w:pPr>
      <w:ins w:id="457" w:author="Trainer 1 - LargeCo" w:date="2026-05-21T14:22:00Z">
        <w:r>
          <w:rPr>
            <w:rFonts w:ascii="Times New Roman" w:hAnsi="Times New Roman" w:cs="Times New Roman"/>
            <w:rPrChange w:id="458"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pPr>
        <w:spacing w:after="120" w:line="300" w:lineRule="auto"/>
        <w:rPr>
          <w:ins w:id="459" w:author="Trainer 1 - LargeCo" w:date="2026-05-21T14:45:00Z" w16du:dateUtc="2026-05-21T18:45:00Z"/>
          <w:rFonts w:ascii="Times New Roman" w:hAnsi="Times New Roman" w:cs="Times New Roman"/>
        </w:rPr>
      </w:pPr>
      <w:ins w:id="460" w:author="Trainer 1 - LargeCo" w:date="2026-05-21T14:22:00Z">
        <w:r>
          <w:rPr>
            <w:rFonts w:ascii="Times New Roman" w:hAnsi="Times New Roman" w:cs="Times New Roman"/>
            <w:rPrChange w:id="461"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pPr>
        <w:spacing w:after="120" w:line="300" w:lineRule="auto"/>
        <w:rPr>
          <w:ins w:id="462" w:author="Trainer 1 - LargeCo" w:date="2026-05-21T14:46:00Z" w16du:dateUtc="2026-05-21T18:46:00Z"/>
          <w:rFonts w:ascii="Times New Roman" w:hAnsi="Times New Roman" w:cs="Times New Roman"/>
        </w:rPr>
      </w:pPr>
      <w:ins w:id="463" w:author="Trainer 1 - LargeCo" w:date="2026-05-21T14:22:00Z">
        <w:r>
          <w:rPr>
            <w:rFonts w:ascii="Times New Roman" w:hAnsi="Times New Roman" w:cs="Times New Roman"/>
            <w:rPrChange w:id="464" w:author="Trainer 1 - LargeCo" w:date="2026-05-21T14:45:00Z" w16du:dateUtc="2026-05-21T18:45:00Z">
              <w:rPr/>
            </w:rPrChange>
          </w:rPr>
          <w:t xml:space="preserve">14. Data Security Breach Notification and Incident Response; Indemnification. </w:t>
        </w:r>
      </w:ins>
    </w:p>
    <w:p w14:paraId="0C6653FA" w14:textId="6D3A0B81">
      <w:pPr>
        <w:spacing w:after="120" w:line="300" w:lineRule="auto"/>
        <w:ind w:firstLine="720"/>
        <w:rPr>
          <w:ins w:id="465" w:author="Trainer 1 - LargeCo" w:date="2026-05-21T14:46:00Z" w16du:dateUtc="2026-05-21T18:46:00Z"/>
          <w:rFonts w:ascii="Times New Roman" w:hAnsi="Times New Roman" w:cs="Times New Roman"/>
        </w:rPr>
      </w:pPr>
      <w:ins w:id="466" w:author="Trainer 1 - LargeCo" w:date="2026-05-21T14:22:00Z">
        <w:r>
          <w:rPr>
            <w:rFonts w:ascii="Times New Roman" w:hAnsi="Times New Roman" w:cs="Times New Roman"/>
            <w:rPrChange w:id="4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Pr>
            <w:rFonts w:ascii="Times New Roman" w:hAnsi="Times New Roman" w:cs="Times New Roman"/>
            <w:rPrChange w:id="468"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69" w:author="Trainer 1 - LargeCo" w:date="2026-05-21T14:46:00Z" w16du:dateUtc="2026-05-21T18:46:00Z">
        <w:r>
          <w:rPr>
            <w:rFonts w:ascii="Times New Roman" w:hAnsi="Times New Roman" w:cs="Times New Roman"/>
          </w:rPr>
          <w:fldChar w:fldCharType="begin"/>
        </w:r>
        <w:r>
          <w:rPr>
            <w:rFonts w:ascii="Times New Roman" w:hAnsi="Times New Roman" w:cs="Times New Roman"/>
          </w:rPr>
          <w:instrText>HYPERLINK "mailto:</w:instrText>
        </w:r>
      </w:ins>
      <w:ins w:id="470" w:author="Trainer 1 - LargeCo" w:date="2026-05-21T14:22:00Z">
        <w:r>
          <w:rPr>
            <w:rFonts w:ascii="Times New Roman" w:hAnsi="Times New Roman" w:cs="Times New Roman"/>
            <w:rPrChange w:id="471" w:author="Trainer 1 - LargeCo" w:date="2026-05-21T14:45:00Z" w16du:dateUtc="2026-05-21T18:45:00Z">
              <w:rPr/>
            </w:rPrChange>
          </w:rPr>
          <w:instrText>infosec@LargeCo.com</w:instrText>
        </w:r>
      </w:ins>
      <w:ins w:id="472" w:author="Trainer 1 - LargeCo" w:date="2026-05-21T14:46:00Z" w16du:dateUtc="2026-05-21T18:46:00Z">
        <w:r>
          <w:rPr>
            <w:rFonts w:ascii="Times New Roman" w:hAnsi="Times New Roman" w:cs="Times New Roman"/>
          </w:rPr>
          <w:instrText>"</w:instrText>
        </w:r>
        <w:r>
          <w:rPr>
            <w:rFonts w:ascii="Times New Roman" w:hAnsi="Times New Roman" w:cs="Times New Roman"/>
          </w:rPr>
          <w:fldChar w:fldCharType="separate"/>
        </w:r>
      </w:ins>
      <w:ins w:id="473" w:author="Trainer 1 - LargeCo" w:date="2026-05-21T14:22:00Z">
        <w:r>
          <w:rPr>
            <w:rStyle w:val="Hyperlink"/>
            <w:rFonts w:ascii="Times New Roman" w:hAnsi="Times New Roman" w:cs="Times New Roman"/>
            <w:rPrChange w:id="474" w:author="Trainer 1 - LargeCo" w:date="2026-05-21T14:45:00Z" w16du:dateUtc="2026-05-21T18:45:00Z">
              <w:rPr/>
            </w:rPrChange>
          </w:rPr>
          <w:t>infosec@LargeCo.com</w:t>
        </w:r>
      </w:ins>
      <w:ins w:id="475" w:author="Trainer 1 - LargeCo" w:date="2026-05-21T14:46:00Z" w16du:dateUtc="2026-05-21T18:46:00Z">
        <w:r>
          <w:rPr>
            <w:rFonts w:ascii="Times New Roman" w:hAnsi="Times New Roman" w:cs="Times New Roman"/>
          </w:rPr>
          <w:fldChar w:fldCharType="end"/>
        </w:r>
      </w:ins>
      <w:ins w:id="476" w:author="Trainer 1 - LargeCo" w:date="2026-05-21T14:22:00Z">
        <w:r>
          <w:rPr>
            <w:rFonts w:ascii="Times New Roman" w:hAnsi="Times New Roman" w:cs="Times New Roman"/>
            <w:rPrChange w:id="477" w:author="Trainer 1 - LargeCo" w:date="2026-05-21T14:45:00Z" w16du:dateUtc="2026-05-21T18:45:00Z">
              <w:rPr/>
            </w:rPrChange>
          </w:rPr>
          <w:t xml:space="preserve">. </w:t>
        </w:r>
      </w:ins>
    </w:p>
    <w:p w14:paraId="718865A3" w14:textId="77777777">
      <w:pPr>
        <w:spacing w:after="120" w:line="300" w:lineRule="auto"/>
        <w:ind w:firstLine="720"/>
        <w:rPr>
          <w:ins w:id="478" w:author="Trainer 1 - LargeCo" w:date="2026-05-21T14:46:00Z" w16du:dateUtc="2026-05-21T18:46:00Z"/>
          <w:rFonts w:ascii="Times New Roman" w:hAnsi="Times New Roman" w:cs="Times New Roman"/>
        </w:rPr>
      </w:pPr>
      <w:ins w:id="479" w:author="Trainer 1 - LargeCo" w:date="2026-05-21T14:46:00Z" w16du:dateUtc="2026-05-21T18:46:00Z">
        <w:r>
          <w:rPr>
            <w:rFonts w:ascii="Times New Roman" w:hAnsi="Times New Roman" w:cs="Times New Roman"/>
          </w:rPr>
          <w:t xml:space="preserve">b. </w:t>
        </w:r>
      </w:ins>
      <w:ins w:id="480" w:author="Trainer 1 - LargeCo" w:date="2026-05-21T14:22:00Z">
        <w:r>
          <w:rPr>
            <w:rFonts w:ascii="Times New Roman" w:hAnsi="Times New Roman" w:cs="Times New Roman"/>
            <w:rPrChange w:id="481"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pPr>
        <w:spacing w:after="120" w:line="300" w:lineRule="auto"/>
        <w:ind w:firstLine="720"/>
        <w:rPr>
          <w:ins w:id="482" w:author="Trainer 1 - LargeCo" w:date="2026-05-21T14:46:00Z" w16du:dateUtc="2026-05-21T18:46:00Z"/>
          <w:rFonts w:ascii="Times New Roman" w:hAnsi="Times New Roman" w:cs="Times New Roman"/>
        </w:rPr>
      </w:pPr>
      <w:ins w:id="483" w:author="Trainer 1 - LargeCo" w:date="2026-05-21T14:22:00Z">
        <w:r>
          <w:rPr>
            <w:rFonts w:ascii="Times New Roman" w:hAnsi="Times New Roman" w:cs="Times New Roman"/>
            <w:rPrChange w:id="484"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pPr>
        <w:spacing w:after="120" w:line="300" w:lineRule="auto"/>
        <w:ind w:firstLine="720"/>
        <w:rPr>
          <w:ins w:id="485" w:author="Trainer 1 - LargeCo" w:date="2026-05-21T14:47:00Z" w16du:dateUtc="2026-05-21T18:47:00Z"/>
          <w:rFonts w:ascii="Times New Roman" w:hAnsi="Times New Roman" w:cs="Times New Roman"/>
        </w:rPr>
      </w:pPr>
      <w:ins w:id="486" w:author="Trainer 1 - LargeCo" w:date="2026-05-21T14:22:00Z">
        <w:r>
          <w:rPr>
            <w:rFonts w:ascii="Times New Roman" w:hAnsi="Times New Roman" w:cs="Times New Roman"/>
            <w:rPrChange w:id="487"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pPr>
        <w:spacing w:after="120" w:line="300" w:lineRule="auto"/>
        <w:ind w:firstLine="720"/>
        <w:rPr>
          <w:ins w:id="488" w:author="Trainer 1 - LargeCo" w:date="2026-05-21T14:47:00Z" w16du:dateUtc="2026-05-21T18:47:00Z"/>
          <w:rFonts w:ascii="Times New Roman" w:hAnsi="Times New Roman" w:cs="Times New Roman"/>
        </w:rPr>
      </w:pPr>
      <w:ins w:id="489" w:author="Trainer 1 - LargeCo" w:date="2026-05-21T14:47:00Z" w16du:dateUtc="2026-05-21T18:47:00Z">
        <w:r>
          <w:rPr>
            <w:rFonts w:ascii="Times New Roman" w:hAnsi="Times New Roman" w:cs="Times New Roman"/>
          </w:rPr>
          <w:t xml:space="preserve">e. </w:t>
        </w:r>
      </w:ins>
      <w:ins w:id="490" w:author="Trainer 1 - LargeCo" w:date="2026-05-21T14:22:00Z">
        <w:r>
          <w:rPr>
            <w:rFonts w:ascii="Times New Roman" w:hAnsi="Times New Roman" w:cs="Times New Roman"/>
            <w:rPrChange w:id="491" w:author="Trainer 1 - LargeCo" w:date="2026-05-21T14:45:00Z" w16du:dateUtc="2026-05-21T18:45:00Z">
              <w:rPr/>
            </w:rPrChange>
          </w:rPr>
          <w:t xml:space="preserve">Intentionally Omitted. </w:t>
        </w:r>
      </w:ins>
    </w:p>
    <w:p w14:paraId="7DBA2CE5" w14:textId="77777777">
      <w:pPr>
        <w:spacing w:after="120" w:line="300" w:lineRule="auto"/>
        <w:rPr>
          <w:ins w:id="492" w:author="Trainer 1 - LargeCo" w:date="2026-05-21T14:47:00Z" w16du:dateUtc="2026-05-21T18:47:00Z"/>
          <w:rFonts w:ascii="Times New Roman" w:hAnsi="Times New Roman" w:cs="Times New Roman"/>
        </w:rPr>
      </w:pPr>
      <w:ins w:id="493" w:author="Trainer 1 - LargeCo" w:date="2026-05-21T14:47:00Z" w16du:dateUtc="2026-05-21T18:47:00Z">
        <w:r>
          <w:rPr>
            <w:rFonts w:ascii="Times New Roman" w:hAnsi="Times New Roman" w:cs="Times New Roman"/>
          </w:rPr>
          <w:t>15.</w:t>
        </w:r>
        <w:r>
          <w:rPr>
            <w:rFonts w:ascii="Times New Roman" w:hAnsi="Times New Roman" w:cs="Times New Roman"/>
          </w:rPr>
          <w:tab/>
        </w:r>
      </w:ins>
      <w:ins w:id="494" w:author="Trainer 1 - LargeCo" w:date="2026-05-21T14:22:00Z">
        <w:r>
          <w:rPr>
            <w:rFonts w:ascii="Times New Roman" w:hAnsi="Times New Roman" w:cs="Times New Roman"/>
            <w:rPrChange w:id="495"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77777777">
      <w:pPr>
        <w:spacing w:after="120" w:line="300" w:lineRule="auto"/>
        <w:rPr>
          <w:ins w:id="496" w:author="Trainer 1 - LargeCo" w:date="2026-05-21T14:47:00Z" w16du:dateUtc="2026-05-21T18:47:00Z"/>
          <w:rFonts w:ascii="Times New Roman" w:hAnsi="Times New Roman" w:cs="Times New Roman"/>
        </w:rPr>
      </w:pPr>
      <w:ins w:id="497" w:author="Trainer 1 - LargeCo" w:date="2026-05-21T14:22:00Z">
        <w:r>
          <w:rPr>
            <w:rFonts w:ascii="Times New Roman" w:hAnsi="Times New Roman" w:cs="Times New Roman"/>
            <w:rPrChange w:id="498"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pPr>
        <w:spacing w:after="120" w:line="300" w:lineRule="auto"/>
        <w:rPr>
          <w:ins w:id="499" w:author="Trainer 1 - LargeCo" w:date="2026-05-21T14:48:00Z" w16du:dateUtc="2026-05-21T18:48:00Z"/>
          <w:rFonts w:ascii="Times New Roman" w:hAnsi="Times New Roman" w:cs="Times New Roman"/>
        </w:rPr>
      </w:pPr>
      <w:ins w:id="500" w:author="Trainer 1 - LargeCo" w:date="2026-05-21T14:22:00Z">
        <w:r>
          <w:rPr>
            <w:rFonts w:ascii="Times New Roman" w:hAnsi="Times New Roman" w:cs="Times New Roman"/>
            <w:rPrChange w:id="50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77777">
      <w:pPr>
        <w:spacing w:after="120" w:line="300" w:lineRule="auto"/>
        <w:rPr>
          <w:ins w:id="502" w:author="Trainer 1 - LargeCo" w:date="2026-05-21T14:48:00Z" w16du:dateUtc="2026-05-21T18:48:00Z"/>
          <w:rFonts w:ascii="Times New Roman" w:hAnsi="Times New Roman" w:cs="Times New Roman"/>
        </w:rPr>
      </w:pPr>
      <w:ins w:id="503" w:author="Trainer 1 - LargeCo" w:date="2026-05-21T14:22:00Z">
        <w:r>
          <w:rPr>
            <w:rFonts w:ascii="Times New Roman" w:hAnsi="Times New Roman" w:cs="Times New Roman"/>
            <w:rPrChange w:id="504"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77777777">
      <w:pPr>
        <w:spacing w:after="120" w:line="300" w:lineRule="auto"/>
        <w:rPr>
          <w:ins w:id="505" w:author="Trainer 1 - LargeCo" w:date="2026-05-21T14:48:00Z" w16du:dateUtc="2026-05-21T18:48:00Z"/>
          <w:rFonts w:ascii="Times New Roman" w:hAnsi="Times New Roman" w:cs="Times New Roman"/>
        </w:rPr>
      </w:pPr>
      <w:ins w:id="506" w:author="Trainer 1 - LargeCo" w:date="2026-05-21T14:22:00Z">
        <w:r>
          <w:rPr>
            <w:rFonts w:ascii="Times New Roman" w:hAnsi="Times New Roman" w:cs="Times New Roman"/>
            <w:rPrChange w:id="507"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77777777">
      <w:pPr>
        <w:spacing w:after="120" w:line="300" w:lineRule="auto"/>
        <w:rPr>
          <w:ins w:id="508" w:author="Trainer 1 - LargeCo" w:date="2026-05-21T14:48:00Z" w16du:dateUtc="2026-05-21T18:48:00Z"/>
          <w:rFonts w:ascii="Times New Roman" w:hAnsi="Times New Roman" w:cs="Times New Roman"/>
        </w:rPr>
      </w:pPr>
      <w:ins w:id="509" w:author="Trainer 1 - LargeCo" w:date="2026-05-21T14:22:00Z">
        <w:r>
          <w:rPr>
            <w:rFonts w:ascii="Times New Roman" w:hAnsi="Times New Roman" w:cs="Times New Roman"/>
            <w:rPrChange w:id="51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Pr>
            <w:rFonts w:ascii="Times New Roman" w:hAnsi="Times New Roman" w:cs="Times New Roman"/>
            <w:rPrChange w:id="511"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pPr>
        <w:spacing w:after="120" w:line="300" w:lineRule="auto"/>
        <w:rPr>
          <w:ins w:id="512" w:author="Trainer 1 - LargeCo" w:date="2026-05-21T14:49:00Z" w16du:dateUtc="2026-05-21T18:49:00Z"/>
          <w:rFonts w:ascii="Times New Roman" w:hAnsi="Times New Roman" w:cs="Times New Roman"/>
        </w:rPr>
      </w:pPr>
      <w:ins w:id="513" w:author="Trainer 1 - LargeCo" w:date="2026-05-21T14:22:00Z">
        <w:r>
          <w:rPr>
            <w:rFonts w:ascii="Times New Roman" w:hAnsi="Times New Roman" w:cs="Times New Roman"/>
            <w:rPrChange w:id="514" w:author="Trainer 1 - LargeCo" w:date="2026-05-21T14:45:00Z" w16du:dateUtc="2026-05-21T18:45:00Z">
              <w:rPr/>
            </w:rPrChange>
          </w:rPr>
          <w:t xml:space="preserve">21. Intentionally Omitted. </w:t>
        </w:r>
      </w:ins>
    </w:p>
    <w:p w14:paraId="4C863951" w14:textId="77777777">
      <w:pPr>
        <w:spacing w:after="120" w:line="300" w:lineRule="auto"/>
        <w:rPr>
          <w:ins w:id="515" w:author="Trainer 1 - LargeCo" w:date="2026-05-21T14:49:00Z" w16du:dateUtc="2026-05-21T18:49:00Z"/>
          <w:rFonts w:ascii="Times New Roman" w:hAnsi="Times New Roman" w:cs="Times New Roman"/>
        </w:rPr>
      </w:pPr>
      <w:ins w:id="516" w:author="Trainer 1 - LargeCo" w:date="2026-05-21T14:49:00Z" w16du:dateUtc="2026-05-21T18:49:00Z">
        <w:r>
          <w:rPr>
            <w:rFonts w:ascii="Times New Roman" w:hAnsi="Times New Roman" w:cs="Times New Roman"/>
          </w:rPr>
          <w:t xml:space="preserve">22. </w:t>
        </w:r>
      </w:ins>
      <w:ins w:id="517" w:author="Trainer 1 - LargeCo" w:date="2026-05-21T14:22:00Z">
        <w:r>
          <w:rPr>
            <w:rFonts w:ascii="Times New Roman" w:hAnsi="Times New Roman" w:cs="Times New Roman"/>
            <w:rPrChange w:id="518" w:author="Trainer 1 - LargeCo" w:date="2026-05-21T14:45:00Z" w16du:dateUtc="2026-05-21T18:45:00Z">
              <w:rPr/>
            </w:rPrChange>
          </w:rPr>
          <w:t xml:space="preserve">Intentionally Omitted. </w:t>
        </w:r>
      </w:ins>
    </w:p>
    <w:p w14:paraId="773E0D3F" w14:textId="1D85B8ED">
      <w:pPr>
        <w:spacing w:after="120" w:line="300" w:lineRule="auto"/>
        <w:rPr>
          <w:rFonts w:ascii="Times New Roman" w:hAnsi="Times New Roman" w:cs="Times New Roman"/>
          <w:rPrChange w:id="519" w:author="Trainer 1 - LargeCo" w:date="2026-05-21T14:45:00Z" w16du:dateUtc="2026-05-21T18:45:00Z">
            <w:rPr/>
          </w:rPrChange>
        </w:rPr>
        <w:pPrChange w:id="520" w:author="Trainer 1 - LargeCo" w:date="2026-05-21T14:47:00Z" w16du:dateUtc="2026-05-21T18:47:00Z">
          <w:pPr>
            <w:spacing w:after="120" w:line="300" w:lineRule="auto"/>
            <w:ind w:left="720" w:hanging="360"/>
            <w:jc w:val="both"/>
          </w:pPr>
        </w:pPrChange>
      </w:pPr>
      <w:ins w:id="521" w:author="Trainer 1 - LargeCo" w:date="2026-05-21T14:49:00Z" w16du:dateUtc="2026-05-21T18:49:00Z">
        <w:r>
          <w:rPr>
            <w:rFonts w:ascii="Times New Roman" w:hAnsi="Times New Roman" w:cs="Times New Roman"/>
          </w:rPr>
          <w:t xml:space="preserve">23. </w:t>
        </w:r>
      </w:ins>
      <w:ins w:id="522" w:author="Trainer 1 - LargeCo" w:date="2026-05-21T14:22:00Z">
        <w:r>
          <w:rPr>
            <w:rFonts w:ascii="Times New Roman" w:hAnsi="Times New Roman" w:cs="Times New Roman"/>
            <w:rPrChange w:id="52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 w:id="124" w:author="Reviewing Counsel (AgentCo)" w:date="2026-10-18T17:29:12Z" w:initials="RC(">
    <w:p w14:paraId="1000083C">
      <w:r>
        <w:annotationRef/>
      </w:r>
      <w:r>
        <w:t xml:space="preserve">Accepted — we've left PHI out of scope on that basis, and Section 3.2(x) already bars specially-protected data beyond Personal Information.</w:t>
      </w:r>
    </w:p>
  </w:comment>
  <w:comment w:id="107" w:author="Reviewing Counsel (AgentCo)" w:date="2026-10-18T17:29:12Z" w:initials="RC(">
    <w:p w14:paraId="1000071B">
      <w:r>
        <w:annotationRef/>
      </w:r>
      <w:r>
        <w:t xml:space="preserve">We narrowed to the two approved pilot workflows. TalentFlow can't support broader use cases without separate scoping, and we'd have to staff and price a broader deployment differently.</w:t>
      </w:r>
    </w:p>
  </w:comment>
  <w:comment w:id="108" w:author="Reviewing Counsel (AgentCo)" w:date="2026-10-18T17:29:12Z" w:initials="RC(">
    <w:p w14:paraId="1000072C">
      <w:r>
        <w:annotationRef/>
      </w:r>
      <w:r>
        <w:t xml:space="preserve">We tied the Service to the pilot and the Order Form. TalentFlow produces drafts for human review and doesn't make hiring decisions on its own.</w:t>
      </w:r>
    </w:p>
  </w:comment>
  <w:comment w:id="109" w:author="Reviewing Counsel (AgentCo)" w:date="2026-10-18T17:29:12Z" w:initials="RC(">
    <w:p w14:paraId="1000073D">
      <w:r>
        <w:annotationRef/>
      </w:r>
      <w:r>
        <w:t xml:space="preserve">We tied access to the Order Form and the pilot workflows. That keeps the deployment to the 150-user pilot we've staffed and priced, and any broader use needs separate scoping.</w:t>
      </w:r>
    </w:p>
  </w:comment>
  <w:comment w:id="110" w:author="Reviewing Counsel (AgentCo)" w:date="2026-10-18T17:29:12Z" w:initials="RC(">
    <w:p w14:paraId="1000074E">
      <w:r>
        <w:annotationRef/>
      </w:r>
      <w:r>
        <w:t xml:space="preserve">We clarified that you own your candidate materials and customer-specific outputs, while we retain our platform and reusable know-how. That lets us keep supporting TalentFlow for all customers without forking the codebase.</w:t>
      </w:r>
    </w:p>
  </w:comment>
  <w:comment w:id="111" w:author="Reviewing Counsel (AgentCo)" w:date="2026-10-18T17:29:12Z" w:initials="RC(">
    <w:p w14:paraId="1000075F">
      <w:r>
        <w:annotationRef/>
      </w:r>
      <w:r>
        <w:t xml:space="preserve">We clarified that pilot-term fees are non-refundable. We've reserved capacity and staffing for the six-month pilot, so early termination can't unwind committed fees.</w:t>
      </w:r>
    </w:p>
  </w:comment>
  <w:comment w:id="112" w:author="Reviewing Counsel (AgentCo)" w:date="2026-10-18T17:29:12Z" w:initials="RC(">
    <w:p w14:paraId="10000770">
      <w:r>
        <w:annotationRef/>
      </w:r>
      <w:r>
        <w:t xml:space="preserve">We added your responsibility for hiring decisions and unreviewed use. We can't stand behind employment outcomes or outputs used without human review, since your team controls the criteria and final decisions.</w:t>
      </w:r>
    </w:p>
  </w:comment>
  <w:comment w:id="113" w:author="Reviewing Counsel (AgentCo)" w:date="2026-10-18T17:29:12Z" w:initials="RC(">
    <w:p w14:paraId="10000781">
      <w:r>
        <w:annotationRef/>
      </w:r>
      <w:r>
        <w:t xml:space="preserve">We narrowed our legal-compliance warranty to provision of the Service. We can't warrant compliance with employment or hiring laws that turn on your criteria, notices, and decisions.</w:t>
      </w:r>
    </w:p>
  </w:comment>
  <w:comment w:id="114" w:author="Reviewing Counsel (AgentCo)" w:date="2026-10-18T17:29:12Z" w:initials="RC(">
    <w:p w14:paraId="10000792">
      <w:r>
        <w:annotationRef/>
      </w:r>
      <w:r>
        <w:t xml:space="preserve">We restored the security disclaimer and clarified outputs are drafts for human review. TalentFlow can't guarantee legally compliant or unbiased hiring outcomes on its own.</w:t>
      </w:r>
    </w:p>
  </w:comment>
  <w:comment w:id="115" w:author="Reviewing Counsel (AgentCo)" w:date="2026-10-18T17:29:12Z" w:initials="RC(">
    <w:p w14:paraId="100007A3">
      <w:r>
        <w:annotationRef/>
      </w:r>
      <w:r>
        <w:t xml:space="preserve">We restored the fees-paid-12-month cap. Fees on a pilot this size can't support a multiple, and we'd have to re-price to reserve against it. We kept a higher 2x cap for confidentiality and data-security breaches, which warrant stronger cover.</w:t>
      </w:r>
    </w:p>
  </w:comment>
  <w:comment w:id="116" w:author="Reviewing Counsel (AgentCo)" w:date="2026-10-18T17:29:12Z" w:initials="RC(">
    <w:p w14:paraId="100007B4">
      <w:r>
        <w:annotationRef/>
      </w:r>
      <w:r>
        <w:t xml:space="preserve">We narrowed Customer Data to materials you submit for the pilot. The broader version would sweep in end-user data, IP, and anything touched by the Service, which we can't support or price as candidate-data processing.</w:t>
      </w:r>
    </w:p>
  </w:comment>
  <w:comment w:id="117" w:author="Reviewing Counsel (AgentCo)" w:date="2026-10-18T17:29:12Z" w:initials="RC(">
    <w:p w14:paraId="100007C5">
      <w:r>
        <w:annotationRef/>
      </w:r>
      <w:r>
        <w:t xml:space="preserve">We narrowed Deliverables to pilot summaries and draft notes described in the Order Form. Network maps and open-ended work product don't fit a recruiting pilot and would expand what we owe beyond the two workflows.</w:t>
      </w:r>
    </w:p>
  </w:comment>
  <w:comment w:id="118" w:author="Reviewing Counsel (AgentCo)" w:date="2026-10-18T17:29:12Z" w:initials="RC(">
    <w:p w14:paraId="100007D6">
      <w:r>
        <w:annotationRef/>
      </w:r>
      <w:r>
        <w:t xml:space="preserve">We removed this definition. It would make all user activity, cookies, and derived reports your confidential data, which blocks the aggregated telemetry we use to operate TalentFlow. Candidate materials stay protected as Customer Data.</w:t>
      </w:r>
    </w:p>
  </w:comment>
  <w:comment w:id="119" w:author="Reviewing Counsel (AgentCo)" w:date="2026-10-18T17:29:12Z" w:initials="RC(">
    <w:p w14:paraId="100007E7">
      <w:r>
        <w:annotationRef/>
      </w:r>
      <w:r>
        <w:t xml:space="preserve">We restored a mutual definition tied to information shared under the Agreement. The broader version would sweep in any information received outside LargeCo itself and make every pilot artifact your confidential information, which we can't operationalize across customers.</w:t>
      </w:r>
    </w:p>
  </w:comment>
  <w:comment w:id="120" w:author="Reviewing Counsel (AgentCo)" w:date="2026-10-18T17:29:12Z" w:initials="RC(">
    <w:p w14:paraId="100007F8">
      <w:r>
        <w:annotationRef/>
      </w:r>
      <w:r>
        <w:t xml:space="preserve">We narrowed Documentation to materials describing use of the Service. Tying our performance warranty to training decks and design specs would expand what we warrant beyond what we've built and tested.</w:t>
      </w:r>
    </w:p>
  </w:comment>
  <w:comment w:id="121" w:author="Reviewing Counsel (AgentCo)" w:date="2026-10-18T17:29:12Z" w:initials="RC(">
    <w:p w14:paraId="10000809">
      <w:r>
        <w:annotationRef/>
      </w:r>
      <w:r>
        <w:t xml:space="preserve">We restored the IP-only indemnity tied to the Service. A broad indemnity for any breach or legal violation would make us your general insurer for hiring and compliance risks we don't control, and we'd have to re-price the pilot to reserve for it. We're keeping the standard exclusions so the cover tracks what we built.</w:t>
      </w:r>
    </w:p>
  </w:comment>
  <w:comment w:id="122" w:author="Reviewing Counsel (AgentCo)" w:date="2026-10-18T17:29:12Z" w:initials="RC(">
    <w:p w14:paraId="1000081A">
      <w:r>
        <w:annotationRef/>
      </w:r>
      <w:r>
        <w:t xml:space="preserve">We restored the exclusion for loss of data. That keeps the risk allocation consistent with the DPA's deletion and export process and the fees on this pilot.</w:t>
      </w:r>
    </w:p>
  </w:comment>
  <w:comment w:id="123" w:author="Reviewing Counsel (AgentCo)" w:date="2026-10-18T17:29:12Z" w:initials="RC(">
    <w:p w14:paraId="1000082B">
      <w:r>
        <w:annotationRef/>
      </w:r>
      <w:r>
        <w:t xml:space="preserve">We removed the competitor veto on assignment. As a growth-stage company we can't give any customer a veto over a future acquisition, since that would chill financing and exit options.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83179B2" w15:done="0"/>
  <w15:commentEx w15:paraId="1000083C" w15:paraIdParent="783179B2" w15:done="0"/>
  <w15:commentEx w15:paraId="1000071B" w15:done="0"/>
  <w15:commentEx w15:paraId="1000072C" w15:done="0"/>
  <w15:commentEx w15:paraId="1000073D" w15:done="0"/>
  <w15:commentEx w15:paraId="1000074E" w15:done="0"/>
  <w15:commentEx w15:paraId="1000075F" w15:done="0"/>
  <w15:commentEx w15:paraId="10000770" w15:done="0"/>
  <w15:commentEx w15:paraId="10000781" w15:done="0"/>
  <w15:commentEx w15:paraId="10000792" w15:done="0"/>
  <w15:commentEx w15:paraId="100007A3" w15:done="0"/>
  <w15:commentEx w15:paraId="100007B4" w15:done="0"/>
  <w15:commentEx w15:paraId="100007C5" w15:done="0"/>
  <w15:commentEx w15:paraId="100007D6" w15:done="0"/>
  <w15:commentEx w15:paraId="100007E7" w15:done="0"/>
  <w15:commentEx w15:paraId="100007F8" w15:done="0"/>
  <w15:commentEx w15:paraId="10000809" w15:done="0"/>
  <w15:commentEx w15:paraId="1000081A" w15:done="0"/>
  <w15:commentEx w15:paraId="1000082B" w15:done="0"/>
</w15:commentsEx>
</file>

<file path=word/commentsExtensible.xml><?xml version="1.0" encoding="utf-8"?>
<w16cex:commentsExtensible xmlns:w16cex="http://schemas.microsoft.com/office/word/2018/wordml/cex">
  <w16cex:commentExtensible w16cex:durableId="7938A66A" w16cex:dateUtc="2026-05-19T13:52:00Z"/>
  <w16cex:commentExtensible w16cex:durableId="3D5A1407" w16cex:dateUtc="2026-10-18T17:29:12Z"/>
  <w16cex:commentExtensible w16cex:durableId="3D5A1B20" w16cex:dateUtc="2026-10-18T17:29:12Z"/>
  <w16cex:commentExtensible w16cex:durableId="3D5A1B17" w16cex:dateUtc="2026-10-18T17:29:12Z"/>
  <w16cex:commentExtensible w16cex:durableId="3D5A1B06" w16cex:dateUtc="2026-10-18T17:29:12Z"/>
  <w16cex:commentExtensible w16cex:durableId="3D5A1B75" w16cex:dateUtc="2026-10-18T17:29:12Z"/>
  <w16cex:commentExtensible w16cex:durableId="3D5A1B64" w16cex:dateUtc="2026-10-18T17:29:12Z"/>
  <w16cex:commentExtensible w16cex:durableId="3D5A1B4B" w16cex:dateUtc="2026-10-18T17:29:12Z"/>
  <w16cex:commentExtensible w16cex:durableId="3D5A1BBA" w16cex:dateUtc="2026-10-18T17:29:12Z"/>
  <w16cex:commentExtensible w16cex:durableId="3D5A1BA9" w16cex:dateUtc="2026-10-18T17:29:12Z"/>
  <w16cex:commentExtensible w16cex:durableId="3D5A1B98" w16cex:dateUtc="2026-10-18T17:29:12Z"/>
  <w16cex:commentExtensible w16cex:durableId="3D5A1B8F" w16cex:dateUtc="2026-10-18T17:29:12Z"/>
  <w16cex:commentExtensible w16cex:durableId="3D5A1BFE" w16cex:dateUtc="2026-10-18T17:29:12Z"/>
  <w16cex:commentExtensible w16cex:durableId="3D5A1BED" w16cex:dateUtc="2026-10-18T17:29:12Z"/>
  <w16cex:commentExtensible w16cex:durableId="3D5A1BDC" w16cex:dateUtc="2026-10-18T17:29:12Z"/>
  <w16cex:commentExtensible w16cex:durableId="3D5A1BC3" w16cex:dateUtc="2026-10-18T17:29:12Z"/>
  <w16cex:commentExtensible w16cex:durableId="3D5A1432" w16cex:dateUtc="2026-10-18T17:29:12Z"/>
  <w16cex:commentExtensible w16cex:durableId="3D5A1421" w16cex:dateUtc="2026-10-18T17:29:12Z"/>
  <w16cex:commentExtensible w16cex:durableId="3D5A1410" w16cex:dateUtc="2026-10-18T17:29:1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83179B2" w16cid:durableId="7938A66A"/>
  <w16cid:commentId w16cid:paraId="1000083C" w16cid:durableId="3D5A1407"/>
  <w16cid:commentId w16cid:paraId="1000071B" w16cid:durableId="3D5A1B20"/>
  <w16cid:commentId w16cid:paraId="1000072C" w16cid:durableId="3D5A1B17"/>
  <w16cid:commentId w16cid:paraId="1000073D" w16cid:durableId="3D5A1B06"/>
  <w16cid:commentId w16cid:paraId="1000074E" w16cid:durableId="3D5A1B75"/>
  <w16cid:commentId w16cid:paraId="1000075F" w16cid:durableId="3D5A1B64"/>
  <w16cid:commentId w16cid:paraId="10000770" w16cid:durableId="3D5A1B4B"/>
  <w16cid:commentId w16cid:paraId="10000781" w16cid:durableId="3D5A1BBA"/>
  <w16cid:commentId w16cid:paraId="10000792" w16cid:durableId="3D5A1BA9"/>
  <w16cid:commentId w16cid:paraId="100007A3" w16cid:durableId="3D5A1B98"/>
  <w16cid:commentId w16cid:paraId="100007B4" w16cid:durableId="3D5A1B8F"/>
  <w16cid:commentId w16cid:paraId="100007C5" w16cid:durableId="3D5A1BFE"/>
  <w16cid:commentId w16cid:paraId="100007D6" w16cid:durableId="3D5A1BED"/>
  <w16cid:commentId w16cid:paraId="100007E7" w16cid:durableId="3D5A1BDC"/>
  <w16cid:commentId w16cid:paraId="100007F8" w16cid:durableId="3D5A1BC3"/>
  <w16cid:commentId w16cid:paraId="10000809" w16cid:durableId="3D5A1432"/>
  <w16cid:commentId w16cid:paraId="1000081A" w16cid:durableId="3D5A1421"/>
  <w16cid:commentId w16cid:paraId="1000082B" w16cid:durableId="3D5A141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52999563" w14:textId="77777777">
      <w:r>
        <w:separator/>
      </w:r>
    </w:p>
  </w:endnote>
  <w:endnote w:type="continuationSeparator" w:id="0">
    <w:p w14:paraId="7918DD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691B974E" w14:textId="77777777">
      <w:r>
        <w:separator/>
      </w:r>
    </w:p>
  </w:footnote>
  <w:footnote w:type="continuationSeparator" w:id="0">
    <w:p w14:paraId="260E5BF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