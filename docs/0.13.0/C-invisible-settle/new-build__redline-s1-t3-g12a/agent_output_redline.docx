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k/ink1.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5BB14D8" w14:textId="48616636">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r>
        <w:rPr>
          <w:rFonts w:ascii="Arial" w:hAnsi="Arial"/>
          <w:kern w:val="20"/>
        </w:rPr>
        <w:br w:type="page"/>
      </w:r>
    </w:p>
    <w:p w14:paraId="1288C40B" w14:textId="71F5BE3C">
      <w:pPr>
        <w:pStyle w:val="Title"/>
        <w:widowControl/>
        <w:rPr>
          <w:rFonts w:ascii="Arial" w:eastAsia="Arial" w:hAnsi="Arial" w:cs="Arial"/>
          <w:kern w:val="20"/>
        </w:rPr>
      </w:pPr>
      <w:r>
        <w:rPr>
          <w:rFonts w:ascii="Arial" w:hAnsi="Arial"/>
          <w:kern w:val="20"/>
        </w:rPr>
        <w:lastRenderedPageBreak/>
        <w:t>SOFTWARE-AS-A-SERVICE AGREEMENT</w:t>
      </w:r>
    </w:p>
    <w:p w14:paraId="23D58768" w14:textId="77777777">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w:t>
      </w:r>
      <w:proofErr w:type="spellStart"/>
      <w:r>
        <w:rPr>
          <w:rFonts w:ascii="Arial" w:hAnsi="Arial"/>
          <w:kern w:val="20"/>
        </w:rPr>
        <w:t>AgentCo</w:t>
      </w:r>
      <w:proofErr w:type="spellEnd"/>
      <w:r>
        <w:rPr>
          <w:rFonts w:ascii="Arial" w:hAnsi="Arial"/>
          <w:kern w:val="20"/>
        </w:rPr>
        <w:t xml:space="preserve">, Inc., a corporation organized under the laws of the State of </w:t>
      </w:r>
      <w:bookmarkEnd w:id="0"/>
      <w:r>
        <w:rPr>
          <w:rFonts w:ascii="Arial" w:hAnsi="Arial"/>
          <w:kern w:val="20"/>
          <w:shd w:val="clear" w:color="auto" w:fill="FFFF00"/>
          <w:lang w:val="pt-PT"/>
        </w:rPr>
        <w:t>[</w:t>
      </w:r>
      <w:bookmarkStart w:id="1" w:name="_kMJI5YVt895679"/>
      <w:r>
        <w:rPr>
          <w:rFonts w:ascii="Arial" w:hAnsi="Arial"/>
          <w:kern w:val="20"/>
          <w:shd w:val="clear" w:color="auto" w:fill="FFFF00"/>
        </w:rPr>
        <w:t>●</w:t>
      </w:r>
      <w:bookmarkEnd w:id="1"/>
      <w:r>
        <w:rPr>
          <w:rFonts w:ascii="Arial" w:hAnsi="Arial"/>
          <w:kern w:val="20"/>
          <w:shd w:val="clear" w:color="auto" w:fill="FFFF00"/>
          <w:lang w:val="pt-PT"/>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xml:space="preserve">”), and </w:t>
      </w:r>
      <w:proofErr w:type="spellStart"/>
      <w:r>
        <w:rPr>
          <w:rFonts w:ascii="Arial" w:hAnsi="Arial"/>
          <w:kern w:val="20"/>
        </w:rPr>
        <w:t>LargeCo</w:t>
      </w:r>
      <w:proofErr w:type="spellEnd"/>
      <w:r>
        <w:rPr>
          <w:rFonts w:ascii="Arial" w:hAnsi="Arial"/>
          <w:kern w:val="20"/>
        </w:rPr>
        <w:t>, Inc., a corporation organized under the laws of the State of Delaware with a place of business at 501 New Rochelle Street, Guilford, CT06437 (“</w:t>
      </w:r>
      <w:proofErr w:type="spellStart"/>
      <w:r>
        <w:rPr>
          <w:rFonts w:ascii="Arial" w:hAnsi="Arial"/>
          <w:b/>
          <w:bCs/>
          <w:kern w:val="20"/>
          <w:shd w:val="clear" w:color="auto" w:fill="FFFF00"/>
        </w:rPr>
        <w:t>LargeCo</w:t>
      </w:r>
      <w:proofErr w:type="spellEnd"/>
      <w:r>
        <w:rPr>
          <w:rFonts w:ascii="Arial" w:hAnsi="Arial"/>
          <w:kern w:val="20"/>
        </w:rPr>
        <w:t xml:space="preserve">”). Provider and </w:t>
      </w:r>
      <w:proofErr w:type="spellStart"/>
      <w:r>
        <w:rPr>
          <w:rFonts w:ascii="Arial" w:hAnsi="Arial"/>
          <w:kern w:val="20"/>
        </w:rPr>
        <w:t>LargeCo</w:t>
      </w:r>
      <w:proofErr w:type="spellEnd"/>
      <w:r>
        <w:rPr>
          <w:rFonts w:ascii="Arial" w:hAnsi="Arial"/>
          <w:kern w:val="20"/>
        </w:rPr>
        <w:t xml:space="preserve">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pPr>
        <w:pStyle w:val="Body"/>
        <w:widowControl/>
        <w:spacing w:after="120"/>
        <w:ind w:left="720"/>
        <w:jc w:val="center"/>
        <w:rPr>
          <w:rFonts w:ascii="Arial" w:eastAsia="Arial" w:hAnsi="Arial" w:cs="Arial"/>
          <w:kern w:val="20"/>
        </w:rPr>
      </w:pPr>
    </w:p>
    <w:p w14:paraId="1B75268B" w14:textId="77777777">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xml:space="preserve">” means any entity that directly or indirectly controls, is controlled by, or is under common control with </w:t>
      </w:r>
      <w:proofErr w:type="spellStart"/>
      <w:r>
        <w:rPr>
          <w:rFonts w:ascii="Arial" w:hAnsi="Arial"/>
          <w:kern w:val="20"/>
        </w:rPr>
        <w:t>LargeCo</w:t>
      </w:r>
      <w:proofErr w:type="spellEnd"/>
      <w:r>
        <w:rPr>
          <w:rFonts w:ascii="Arial" w:hAnsi="Arial"/>
          <w:kern w:val="20"/>
        </w:rPr>
        <w:t xml:space="preserve"> and /or Provider, as applicable</w:t>
      </w:r>
      <w:r>
        <w:rPr>
          <w:rFonts w:ascii="Arial" w:hAnsi="Arial"/>
          <w:kern w:val="20"/>
        </w:rPr>
        <w:t xml:space="preserve">, </w:t>
      </w:r>
      <w:commentRangeStart w:id="2"/>
      <w:commentRangeStart w:id="3"/>
      <w:r>
        <w:rPr>
          <w:rFonts w:ascii="Arial" w:hAnsi="Arial"/>
          <w:kern w:val="20"/>
        </w:rPr>
        <w:t xml:space="preserve">other </w:t>
      </w:r>
      <w:r>
        <w:rPr>
          <w:rFonts w:ascii="Arial" w:hAnsi="Arial" w:cs="Arial"/>
          <w:kern w:val="20"/>
        </w:rPr>
        <w:t>than</w:t>
      </w:r>
      <w:r>
        <w:rPr>
          <w:rFonts w:ascii="Arial" w:hAnsi="Arial" w:cs="Arial"/>
        </w:rPr>
        <w:t xml:space="preserve"> any portfolio company, investment vehicle, or other entity in which a </w:t>
      </w:r>
      <w:r>
        <w:rPr>
          <w:rFonts w:ascii="Arial" w:hAnsi="Arial" w:cs="Arial"/>
        </w:rPr>
        <w:t>P</w:t>
      </w:r>
      <w:r>
        <w:rPr>
          <w:rFonts w:ascii="Arial" w:hAnsi="Arial" w:cs="Arial"/>
        </w:rPr>
        <w:t>arty or any of its Affiliates holds an ownership interest only as a passive investor.</w:t>
      </w:r>
      <w:r>
        <w:rPr>
          <w:rFonts w:ascii="Arial" w:hAnsi="Arial"/>
          <w:kern w:val="20"/>
        </w:rPr>
        <w:t xml:space="preserve"> </w:t>
      </w:r>
      <w:commentRangeEnd w:id="2"/>
      <w:r>
        <w:rPr>
          <w:rStyle w:val="CommentReference"/>
          <w:rFonts w:cs="Times New Roman"/>
          <w:color w:val="auto"/>
        </w:rPr>
        <w:commentReference w:id="2"/>
      </w:r>
      <w:commentRangeEnd w:id="3"/>
      <w:r>
        <w:rPr>
          <w:rStyle w:val="CommentReference"/>
          <w:rFonts w:cs="Times New Roman"/>
          <w:color w:val="auto"/>
        </w:rPr>
        <w:commentReference w:id="3"/>
      </w:r>
    </w:p>
    <w:p w14:paraId="28EC5CA1" w14:textId="07E9798A">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Pr>
          <w:rFonts w:ascii="Arial" w:hAnsi="Arial"/>
          <w:kern w:val="20"/>
        </w:rPr>
        <w:t xml:space="preserve"> </w:t>
      </w:r>
      <w:commentRangeStart w:id="4"/>
      <w:commentRangeStart w:id="5"/>
      <w:r>
        <w:rPr>
          <w:rFonts w:ascii="Arial" w:hAnsi="Arial"/>
          <w:kern w:val="20"/>
        </w:rPr>
        <w:t>on behalf of Provider and with Provider’s authorization</w:t>
      </w:r>
      <w:r>
        <w:rPr>
          <w:rFonts w:ascii="Arial" w:hAnsi="Arial"/>
          <w:kern w:val="20"/>
        </w:rPr>
        <w:t xml:space="preserve">. </w:t>
      </w:r>
      <w:commentRangeEnd w:id="4"/>
      <w:r>
        <w:rPr>
          <w:rStyle w:val="CommentReference"/>
          <w:rFonts w:cs="Times New Roman"/>
          <w:color w:val="auto"/>
        </w:rPr>
        <w:commentReference w:id="4"/>
      </w:r>
      <w:commentRangeEnd w:id="5"/>
      <w:r>
        <w:rPr>
          <w:rStyle w:val="CommentReference"/>
          <w:rFonts w:cs="Times New Roman"/>
          <w:color w:val="auto"/>
        </w:rPr>
        <w:commentReference w:id="5"/>
      </w:r>
    </w:p>
    <w:p w14:paraId="0EAA486F" w14:textId="520E5AD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6" w:author="Trainer 1 - AgentCo" w:date="2026-05-07T23:08:00Z">
        <w:r>
          <w:rPr>
            <w:rFonts w:ascii="Arial" w:hAnsi="Arial"/>
            <w:kern w:val="20"/>
          </w:rPr>
          <w:t>,</w:t>
        </w:r>
      </w:ins>
      <w:r>
        <w:rPr>
          <w:rFonts w:ascii="Arial" w:hAnsi="Arial"/>
          <w:kern w:val="20"/>
        </w:rPr>
        <w:t xml:space="preserve"> </w:t>
      </w:r>
      <w:del w:id="7" w:author="Trainer 1 - AgentCo" w:date="2026-05-07T23:08:00Z">
        <w:r>
          <w:rPr>
            <w:rFonts w:ascii="Arial" w:hAnsi="Arial"/>
            <w:kern w:val="20"/>
          </w:rPr>
          <w:delText xml:space="preserve">and </w:delText>
        </w:r>
      </w:del>
      <w:r>
        <w:rPr>
          <w:rFonts w:ascii="Arial" w:hAnsi="Arial"/>
          <w:kern w:val="20"/>
        </w:rPr>
        <w:t xml:space="preserve">local </w:t>
      </w:r>
      <w:commentRangeStart w:id="8"/>
      <w:commentRangeStart w:id="9"/>
      <w:r>
        <w:rPr>
          <w:rFonts w:ascii="Arial" w:hAnsi="Arial"/>
          <w:kern w:val="20"/>
        </w:rPr>
        <w:t xml:space="preserve">and foreign </w:t>
      </w:r>
      <w:r>
        <w:rPr>
          <w:rFonts w:ascii="Arial" w:hAnsi="Arial"/>
          <w:kern w:val="20"/>
        </w:rPr>
        <w:t>laws</w:t>
      </w:r>
      <w:commentRangeEnd w:id="8"/>
      <w:r>
        <w:rPr>
          <w:rStyle w:val="CommentReference"/>
          <w:rFonts w:cs="Times New Roman"/>
          <w:color w:val="auto"/>
        </w:rPr>
        <w:commentReference w:id="8"/>
      </w:r>
      <w:commentRangeEnd w:id="9"/>
      <w:r>
        <w:rPr>
          <w:rStyle w:val="CommentReference"/>
          <w:rFonts w:cs="Times New Roman"/>
          <w:color w:val="auto"/>
        </w:rPr>
        <w:commentReference w:id="9"/>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0"/>
      <w:commentRangeStart w:id="11"/>
      <w:r>
        <w:rPr>
          <w:rFonts w:ascii="Arial" w:hAnsi="Arial"/>
          <w:kern w:val="20"/>
        </w:rPr>
        <w:t xml:space="preserve">but not limited to </w:t>
      </w:r>
      <w:commentRangeEnd w:id="10"/>
      <w:r>
        <w:rPr>
          <w:rStyle w:val="CommentReference"/>
          <w:rFonts w:cs="Times New Roman"/>
          <w:color w:val="auto"/>
        </w:rPr>
        <w:commentReference w:id="10"/>
      </w:r>
      <w:commentRangeEnd w:id="11"/>
      <w:r>
        <w:rPr>
          <w:rStyle w:val="CommentReference"/>
          <w:rFonts w:cs="Times New Roman"/>
          <w:color w:val="auto"/>
        </w:rPr>
        <w:commentReference w:id="11"/>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Pr>
          <w:rFonts w:ascii="Arial" w:hAnsi="Arial"/>
          <w:kern w:val="20"/>
        </w:rPr>
        <w:t xml:space="preserve"> </w:t>
      </w:r>
      <w:commentRangeStart w:id="12"/>
      <w:r>
        <w:rPr>
          <w:rFonts w:ascii="Arial" w:hAnsi="Arial" w:cs="Arial"/>
          <w:kern w:val="20"/>
        </w:rPr>
        <w:t xml:space="preserve">and </w:t>
      </w:r>
      <w:r>
        <w:rPr>
          <w:rFonts w:ascii="Arial" w:hAnsi="Arial" w:cs="Arial"/>
        </w:rPr>
        <w:t>the General Data Protection Regulation (EU) (</w:t>
      </w:r>
      <w:r>
        <w:rPr>
          <w:rStyle w:val="Strong"/>
          <w:rFonts w:ascii="Arial" w:hAnsi="Arial" w:cs="Arial"/>
        </w:rPr>
        <w:t>"GDPR"</w:t>
      </w:r>
      <w:r>
        <w:rPr>
          <w:rFonts w:ascii="Arial" w:hAnsi="Arial" w:cs="Arial"/>
        </w:rPr>
        <w:t xml:space="preserve">) and its implementing legislation in each applicable EU </w:t>
      </w:r>
      <w:commentRangeEnd w:id="12"/>
      <w:r>
        <w:rPr>
          <w:rStyle w:val="CommentReference"/>
          <w:rFonts w:cs="Times New Roman"/>
          <w:color w:val="auto"/>
        </w:rPr>
        <w:commentReference w:id="12"/>
      </w:r>
      <w:r>
        <w:rPr>
          <w:rFonts w:ascii="Arial" w:hAnsi="Arial" w:cs="Arial"/>
        </w:rPr>
        <w:t>member state</w:t>
      </w:r>
      <w:r>
        <w:rPr>
          <w:rFonts w:ascii="Arial" w:hAnsi="Arial" w:cs="Arial"/>
        </w:rPr>
        <w:t>;</w:t>
      </w:r>
      <w:r>
        <w:rPr>
          <w:rFonts w:ascii="Arial" w:hAnsi="Arial"/>
          <w:kern w:val="20"/>
        </w:rPr>
        <w:t xml:space="preserve"> </w:t>
      </w:r>
      <w:commentRangeStart w:id="13"/>
      <w:commentRangeStart w:id="14"/>
      <w:r>
        <w:rPr>
          <w:rFonts w:ascii="Arial" w:hAnsi="Arial"/>
          <w:kern w:val="20"/>
        </w:rPr>
        <w:t>in</w:t>
      </w:r>
      <w:commentRangeEnd w:id="13"/>
      <w:r>
        <w:rPr>
          <w:rStyle w:val="CommentReference"/>
          <w:rFonts w:cs="Times New Roman"/>
          <w:color w:val="auto"/>
        </w:rPr>
        <w:commentReference w:id="13"/>
      </w:r>
      <w:commentRangeEnd w:id="14"/>
      <w:r>
        <w:rPr>
          <w:rStyle w:val="CommentReference"/>
          <w:rFonts w:cs="Times New Roman"/>
          <w:color w:val="auto"/>
        </w:rPr>
        <w:commentReference w:id="14"/>
      </w:r>
      <w:r>
        <w:rPr>
          <w:rFonts w:ascii="Arial" w:hAnsi="Arial"/>
          <w:kern w:val="20"/>
        </w:rPr>
        <w:t xml:space="preserve"> each case, and all applicable successor provisions and standards. </w:t>
      </w:r>
    </w:p>
    <w:p w14:paraId="35A989CA" w14:textId="4908B05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15"/>
      <w:commentRangeStart w:id="16"/>
      <w:r>
        <w:rPr>
          <w:rFonts w:ascii="Arial" w:hAnsi="Arial"/>
          <w:kern w:val="20"/>
        </w:rPr>
        <w:t xml:space="preserve">trade secrets, </w:t>
      </w:r>
      <w:commentRangeEnd w:id="15"/>
      <w:r>
        <w:rPr>
          <w:rStyle w:val="CommentReference"/>
          <w:rFonts w:cs="Times New Roman"/>
          <w:color w:val="auto"/>
        </w:rPr>
        <w:commentReference w:id="15"/>
      </w:r>
      <w:commentRangeEnd w:id="16"/>
      <w:r>
        <w:rPr>
          <w:rStyle w:val="CommentReference"/>
          <w:rFonts w:cs="Times New Roman"/>
          <w:color w:val="auto"/>
        </w:rPr>
        <w:commentReference w:id="16"/>
      </w:r>
      <w:r>
        <w:rPr>
          <w:rFonts w:ascii="Arial" w:hAnsi="Arial"/>
          <w:kern w:val="20"/>
        </w:rPr>
        <w:t xml:space="preserve">financial, business and technical plans and strategies, pricing information, </w:t>
      </w:r>
      <w:r>
        <w:rPr>
          <w:rFonts w:ascii="Arial" w:hAnsi="Arial"/>
          <w:kern w:val="20"/>
        </w:rPr>
        <w:t xml:space="preserve">customer lists, </w:t>
      </w:r>
      <w:r>
        <w:rPr>
          <w:rFonts w:ascii="Arial" w:hAnsi="Arial"/>
          <w:kern w:val="20"/>
        </w:rPr>
        <w:t xml:space="preserve">products, services, inventions and technologies, Personal Information and Data (as defined below). For the avoidance of doubt, LargeCo’s Confidential Information also includes, without limitation, any and all: (a) information accessed through or provided by any </w:t>
      </w:r>
      <w:proofErr w:type="spellStart"/>
      <w:r>
        <w:rPr>
          <w:rFonts w:ascii="Arial" w:hAnsi="Arial"/>
          <w:kern w:val="20"/>
        </w:rPr>
        <w:t>LargeCo</w:t>
      </w:r>
      <w:proofErr w:type="spellEnd"/>
      <w:r>
        <w:rPr>
          <w:rFonts w:ascii="Arial" w:hAnsi="Arial"/>
          <w:kern w:val="20"/>
        </w:rPr>
        <w:t xml:space="preserve"> System; (b) passwords issued to Provider for access to any </w:t>
      </w:r>
      <w:proofErr w:type="spellStart"/>
      <w:r>
        <w:rPr>
          <w:rFonts w:ascii="Arial" w:hAnsi="Arial"/>
          <w:kern w:val="20"/>
        </w:rPr>
        <w:t>LargeCo</w:t>
      </w:r>
      <w:proofErr w:type="spellEnd"/>
      <w:r>
        <w:rPr>
          <w:rFonts w:ascii="Arial" w:hAnsi="Arial"/>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hAnsi="Arial"/>
          <w:kern w:val="20"/>
        </w:rPr>
        <w:t>LargeCo</w:t>
      </w:r>
      <w:proofErr w:type="spellEnd"/>
      <w:r>
        <w:rPr>
          <w:rFonts w:ascii="Arial" w:hAnsi="Arial"/>
          <w:kern w:val="20"/>
        </w:rPr>
        <w:t xml:space="preserve"> (for example, if Provider receives LargeCo’s information directly from another </w:t>
      </w:r>
      <w:proofErr w:type="spellStart"/>
      <w:r>
        <w:rPr>
          <w:rFonts w:ascii="Arial" w:hAnsi="Arial"/>
          <w:kern w:val="20"/>
        </w:rPr>
        <w:t>LargeCo</w:t>
      </w:r>
      <w:proofErr w:type="spellEnd"/>
      <w:r>
        <w:rPr>
          <w:rFonts w:ascii="Arial" w:hAnsi="Arial"/>
          <w:kern w:val="20"/>
        </w:rPr>
        <w:t xml:space="preserve"> service provider or other mechanism that provides (or provides access to) LargeCo’s Confidential Information outside of </w:t>
      </w:r>
      <w:proofErr w:type="spellStart"/>
      <w:r>
        <w:rPr>
          <w:rFonts w:ascii="Arial" w:hAnsi="Arial"/>
          <w:kern w:val="20"/>
        </w:rPr>
        <w:t>LargeCo</w:t>
      </w:r>
      <w:proofErr w:type="spellEnd"/>
      <w:r>
        <w:rPr>
          <w:rFonts w:ascii="Arial" w:hAnsi="Arial"/>
          <w:kern w:val="20"/>
        </w:rPr>
        <w:t xml:space="preserve"> itself, including, without limitation, through the provision of software as a service, platform as a service or an application programming interface).</w:t>
      </w:r>
    </w:p>
    <w:p w14:paraId="4417DE74" w14:textId="77777777">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w:t>
      </w:r>
      <w:proofErr w:type="spellStart"/>
      <w:r>
        <w:rPr>
          <w:rFonts w:ascii="Arial" w:hAnsi="Arial"/>
          <w:kern w:val="20"/>
        </w:rPr>
        <w:t>LargeCo</w:t>
      </w:r>
      <w:proofErr w:type="spellEnd"/>
      <w:r>
        <w:rPr>
          <w:rFonts w:ascii="Arial" w:hAnsi="Arial"/>
          <w:kern w:val="20"/>
        </w:rPr>
        <w:t xml:space="preserve"> or on LargeCo’s behalf. 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62BDDA56" w14:textId="1789E189">
      <w:pPr>
        <w:pStyle w:val="ListParagraph"/>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Pr>
          <w:rFonts w:ascii="Arial" w:hAnsi="Arial"/>
          <w:kern w:val="20"/>
        </w:rPr>
        <w:t xml:space="preserve">  </w:t>
      </w:r>
      <w:commentRangeStart w:id="17"/>
      <w:commentRangeStart w:id="18"/>
      <w:r>
        <w:rPr>
          <w:rFonts w:ascii="Arial" w:hAnsi="Arial"/>
          <w:kern w:val="20"/>
        </w:rPr>
        <w:t xml:space="preserve">Provider Intellectual Property (as defined below) </w:t>
      </w:r>
      <w:r>
        <w:rPr>
          <w:rFonts w:ascii="Arial" w:hAnsi="Arial"/>
          <w:kern w:val="20"/>
        </w:rPr>
        <w:t>and Provider Technology are</w:t>
      </w:r>
      <w:r>
        <w:rPr>
          <w:rFonts w:ascii="Arial" w:hAnsi="Arial"/>
          <w:kern w:val="20"/>
        </w:rPr>
        <w:t xml:space="preserve"> excluded from the </w:t>
      </w:r>
      <w:r>
        <w:rPr>
          <w:rFonts w:ascii="Arial" w:hAnsi="Arial"/>
          <w:kern w:val="20"/>
        </w:rPr>
        <w:t xml:space="preserve">definition of Deliverable. </w:t>
      </w:r>
      <w:commentRangeEnd w:id="17"/>
      <w:r>
        <w:rPr>
          <w:rStyle w:val="CommentReference"/>
          <w:rFonts w:cs="Times New Roman"/>
          <w:color w:val="auto"/>
        </w:rPr>
        <w:commentReference w:id="17"/>
      </w:r>
      <w:commentRangeEnd w:id="18"/>
      <w:r>
        <w:rPr>
          <w:rStyle w:val="CommentReference"/>
          <w:rFonts w:cs="Times New Roman"/>
          <w:color w:val="auto"/>
        </w:rPr>
        <w:commentReference w:id="18"/>
      </w:r>
    </w:p>
    <w:p w14:paraId="286DF90C"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Pr>
          <w:rFonts w:ascii="Arial" w:hAnsi="Arial"/>
          <w:kern w:val="20"/>
        </w:rPr>
        <w:t>For purposes hereof, Derivative Work shall include any compilation that incorporates such a preexisting work.</w:t>
      </w:r>
    </w:p>
    <w:p w14:paraId="1DF8191A" w14:textId="196D65F8">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19"/>
      <w:commentRangeStart w:id="20"/>
      <w:r>
        <w:rPr>
          <w:rFonts w:ascii="Arial" w:hAnsi="Arial"/>
          <w:kern w:val="20"/>
        </w:rPr>
        <w:t>Services</w:t>
      </w:r>
      <w:r>
        <w:rPr>
          <w:rFonts w:ascii="Arial" w:hAnsi="Arial"/>
          <w:kern w:val="20"/>
        </w:rPr>
        <w:t xml:space="preserve"> under this Agreement</w:t>
      </w:r>
      <w:r>
        <w:rPr>
          <w:rFonts w:ascii="Arial" w:hAnsi="Arial"/>
          <w:kern w:val="20"/>
        </w:rPr>
        <w:t>.</w:t>
      </w:r>
      <w:commentRangeEnd w:id="19"/>
      <w:r>
        <w:rPr>
          <w:rStyle w:val="CommentReference"/>
          <w:rFonts w:cs="Times New Roman"/>
          <w:color w:val="auto"/>
          <w14:textOutline w14:w="0" w14:cap="rnd" w14:cmpd="sng" w14:algn="ctr">
            <w14:noFill/>
            <w14:prstDash w14:val="solid"/>
            <w14:bevel/>
          </w14:textOutline>
        </w:rPr>
        <w:commentReference w:id="19"/>
      </w:r>
      <w:commentRangeEnd w:id="20"/>
      <w:r>
        <w:rPr>
          <w:rStyle w:val="CommentReference"/>
          <w:rFonts w:cs="Times New Roman"/>
          <w:color w:val="auto"/>
          <w14:textOutline w14:w="0" w14:cap="rnd" w14:cmpd="sng" w14:algn="ctr">
            <w14:noFill/>
            <w14:prstDash w14:val="solid"/>
            <w14:bevel/>
          </w14:textOutline>
        </w:rPr>
        <w:commentReference w:id="20"/>
      </w:r>
    </w:p>
    <w:p w14:paraId="51E7C8D2" w14:textId="7D7270F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xml:space="preserve">” means any suggestions, ideas, enhancement requests, feedback, recommendations, or other information provided by </w:t>
      </w:r>
      <w:proofErr w:type="spellStart"/>
      <w:r>
        <w:rPr>
          <w:rFonts w:ascii="Arial" w:hAnsi="Arial"/>
          <w:kern w:val="20"/>
        </w:rPr>
        <w:t>LargeCo</w:t>
      </w:r>
      <w:proofErr w:type="spellEnd"/>
      <w:r>
        <w:rPr>
          <w:rFonts w:ascii="Arial" w:hAnsi="Arial"/>
          <w:kern w:val="20"/>
        </w:rPr>
        <w:t xml:space="preserve"> with respect to Provider and/or all or any part of the Services.</w:t>
      </w:r>
      <w:ins w:id="21" w:author="Trainer 1 - AgentCo" w:date="2026-05-07T19:51:00Z">
        <w:r>
          <w:rPr>
            <w:rFonts w:ascii="Arial" w:hAnsi="Arial"/>
            <w:kern w:val="20"/>
          </w:rPr>
          <w:t xml:space="preserve">  </w:t>
        </w:r>
      </w:ins>
    </w:p>
    <w:p w14:paraId="440FF9FA" w14:textId="77777777">
      <w:pPr>
        <w:pStyle w:val="Body"/>
        <w:widowControl/>
        <w:numPr>
          <w:ilvl w:val="1"/>
          <w:numId w:val="2"/>
        </w:numPr>
        <w:spacing w:after="120"/>
        <w:jc w:val="both"/>
        <w:rPr>
          <w:rFonts w:ascii="Arial" w:hAnsi="Arial"/>
        </w:rPr>
      </w:pPr>
      <w:r>
        <w:rPr>
          <w:rFonts w:ascii="Arial" w:hAnsi="Arial"/>
          <w:kern w:val="20"/>
        </w:rPr>
        <w:t>“</w:t>
      </w:r>
      <w:proofErr w:type="spellStart"/>
      <w:r>
        <w:rPr>
          <w:rFonts w:ascii="Arial" w:hAnsi="Arial"/>
          <w:b/>
          <w:bCs/>
          <w:kern w:val="20"/>
        </w:rPr>
        <w:t>LargeCo</w:t>
      </w:r>
      <w:proofErr w:type="spellEnd"/>
      <w:r>
        <w:rPr>
          <w:rFonts w:ascii="Arial" w:hAnsi="Arial"/>
          <w:b/>
          <w:bCs/>
          <w:kern w:val="20"/>
        </w:rPr>
        <w:t xml:space="preserve"> System</w:t>
      </w:r>
      <w:r>
        <w:rPr>
          <w:rFonts w:ascii="Arial" w:hAnsi="Arial"/>
          <w:kern w:val="20"/>
        </w:rPr>
        <w:t xml:space="preserve">” means: (a) any </w:t>
      </w:r>
      <w:proofErr w:type="spellStart"/>
      <w:r>
        <w:rPr>
          <w:rFonts w:ascii="Arial" w:hAnsi="Arial"/>
          <w:kern w:val="20"/>
        </w:rPr>
        <w:t>LargeCo</w:t>
      </w:r>
      <w:proofErr w:type="spellEnd"/>
      <w:r>
        <w:rPr>
          <w:rFonts w:ascii="Arial" w:hAnsi="Arial"/>
          <w:kern w:val="20"/>
        </w:rPr>
        <w:t xml:space="preserve"> file computing system, database, server, website, application or networked environment or domain, including, without limitation, any and all </w:t>
      </w:r>
      <w:proofErr w:type="spellStart"/>
      <w:r>
        <w:rPr>
          <w:rFonts w:ascii="Arial" w:hAnsi="Arial"/>
          <w:kern w:val="20"/>
        </w:rPr>
        <w:t>LargeCo</w:t>
      </w:r>
      <w:proofErr w:type="spellEnd"/>
      <w:r>
        <w:rPr>
          <w:rFonts w:ascii="Arial" w:hAnsi="Arial"/>
          <w:kern w:val="20"/>
        </w:rPr>
        <w:t xml:space="preserve"> platforms (including but not limited to any and all websites, applications, mobile applications or other new media platforms owned or operated by </w:t>
      </w:r>
      <w:proofErr w:type="spellStart"/>
      <w:r>
        <w:rPr>
          <w:rFonts w:ascii="Arial" w:hAnsi="Arial"/>
          <w:kern w:val="20"/>
        </w:rPr>
        <w:t>LargeCo</w:t>
      </w:r>
      <w:proofErr w:type="spellEnd"/>
      <w:r>
        <w:rPr>
          <w:rFonts w:ascii="Arial" w:hAnsi="Arial"/>
          <w:kern w:val="20"/>
        </w:rPr>
        <w:t xml:space="preserve">), development, quality assurance, staging and production environments; and (b) any third-party hosting or storage services used by </w:t>
      </w:r>
      <w:proofErr w:type="spellStart"/>
      <w:r>
        <w:rPr>
          <w:rFonts w:ascii="Arial" w:hAnsi="Arial"/>
          <w:kern w:val="20"/>
        </w:rPr>
        <w:t>LargeCo</w:t>
      </w:r>
      <w:proofErr w:type="spellEnd"/>
      <w:r>
        <w:rPr>
          <w:rFonts w:ascii="Arial" w:hAnsi="Arial"/>
          <w:kern w:val="20"/>
        </w:rPr>
        <w:t xml:space="preserve"> to the extent </w:t>
      </w:r>
      <w:proofErr w:type="spellStart"/>
      <w:r>
        <w:rPr>
          <w:rFonts w:ascii="Arial" w:hAnsi="Arial"/>
          <w:kern w:val="20"/>
        </w:rPr>
        <w:t>LargeCo</w:t>
      </w:r>
      <w:proofErr w:type="spellEnd"/>
      <w:r>
        <w:rPr>
          <w:rFonts w:ascii="Arial" w:hAnsi="Arial"/>
          <w:kern w:val="20"/>
        </w:rPr>
        <w:t xml:space="preserve"> grants Provider access to the </w:t>
      </w:r>
      <w:proofErr w:type="spellStart"/>
      <w:r>
        <w:rPr>
          <w:rFonts w:ascii="Arial" w:hAnsi="Arial"/>
          <w:kern w:val="20"/>
        </w:rPr>
        <w:t>LargeCo</w:t>
      </w:r>
      <w:proofErr w:type="spellEnd"/>
      <w:r>
        <w:rPr>
          <w:rFonts w:ascii="Arial" w:hAnsi="Arial"/>
          <w:kern w:val="20"/>
        </w:rPr>
        <w:t xml:space="preserve"> instance of such third-party system. </w:t>
      </w:r>
    </w:p>
    <w:p w14:paraId="33F5D5EB"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ins w:id="22" w:author="Trainer 1 - AgentCo" w:date="2026-05-07T19:12:00Z">
        <w:r>
          <w:rPr>
            <w:rFonts w:ascii="Arial" w:hAnsi="Arial"/>
            <w:kern w:val="20"/>
          </w:rPr>
          <w:t xml:space="preserve"> (</w:t>
        </w:r>
        <w:commentRangeStart w:id="23"/>
        <w:r>
          <w:rPr>
            <w:rFonts w:ascii="Arial" w:hAnsi="Arial"/>
            <w:kern w:val="20"/>
          </w:rPr>
          <w:t>whether or not patentable or reduced to practice)</w:t>
        </w:r>
      </w:ins>
      <w:r>
        <w:rPr>
          <w:rFonts w:ascii="Arial" w:hAnsi="Arial"/>
          <w:kern w:val="20"/>
        </w:rPr>
        <w:t xml:space="preserve">, </w:t>
      </w:r>
      <w:commentRangeEnd w:id="23"/>
      <w:r>
        <w:rPr>
          <w:rStyle w:val="CommentReference"/>
          <w:rFonts w:cs="Times New Roman"/>
          <w:color w:val="auto"/>
          <w14:textOutline w14:w="0" w14:cap="rnd" w14:cmpd="sng" w14:algn="ctr">
            <w14:noFill/>
            <w14:prstDash w14:val="solid"/>
            <w14:bevel/>
          </w14:textOutline>
        </w:rPr>
        <w:commentReference w:id="23"/>
      </w:r>
      <w:r>
        <w:rPr>
          <w:rFonts w:ascii="Arial" w:hAnsi="Arial"/>
          <w:kern w:val="20"/>
        </w:rPr>
        <w:t>computer software (including source code and executable</w:t>
      </w:r>
      <w:ins w:id="24" w:author="Trainer 1 - AgentCo" w:date="2026-05-07T19:14:00Z">
        <w:r>
          <w:rPr>
            <w:rFonts w:ascii="Arial" w:hAnsi="Arial"/>
            <w:kern w:val="20"/>
          </w:rPr>
          <w:t xml:space="preserve"> or object</w:t>
        </w:r>
      </w:ins>
      <w:r>
        <w:rPr>
          <w:rFonts w:ascii="Arial" w:hAnsi="Arial"/>
          <w:kern w:val="20"/>
        </w:rPr>
        <w:t xml:space="preserve"> code), data, databases, </w:t>
      </w:r>
      <w:ins w:id="25" w:author="Trainer 1 - AgentCo" w:date="2026-05-07T19:11:00Z">
        <w:r>
          <w:rPr>
            <w:rFonts w:ascii="Arial" w:hAnsi="Arial"/>
            <w:kern w:val="20"/>
          </w:rPr>
          <w:t xml:space="preserve">algorithms, application programming interfaces, Confidential Information (as defined herein), </w:t>
        </w:r>
      </w:ins>
      <w:commentRangeStart w:id="26"/>
      <w:ins w:id="27" w:author="Trainer 1 - AgentCo" w:date="2026-05-07T19:49:00Z">
        <w:r>
          <w:rPr>
            <w:rFonts w:ascii="Arial" w:hAnsi="Arial"/>
            <w:kern w:val="20"/>
          </w:rPr>
          <w:t xml:space="preserve">platform, models, work flows, prompt templates, evaluation methods, </w:t>
        </w:r>
      </w:ins>
      <w:r>
        <w:rPr>
          <w:rFonts w:ascii="Arial" w:hAnsi="Arial"/>
          <w:kern w:val="20"/>
        </w:rPr>
        <w:t>d</w:t>
      </w:r>
      <w:commentRangeEnd w:id="26"/>
      <w:r>
        <w:rPr>
          <w:rStyle w:val="CommentReference"/>
          <w:rFonts w:cs="Times New Roman"/>
          <w:color w:val="auto"/>
          <w14:textOutline w14:w="0" w14:cap="rnd" w14:cmpd="sng" w14:algn="ctr">
            <w14:noFill/>
            <w14:prstDash w14:val="solid"/>
            <w14:bevel/>
          </w14:textOutline>
        </w:rPr>
        <w:commentReference w:id="26"/>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xml:space="preserve">” means an ordering document, purchasing form or other document that is agreed and signed by both Provider and </w:t>
      </w:r>
      <w:proofErr w:type="spellStart"/>
      <w:r>
        <w:rPr>
          <w:rFonts w:ascii="Arial" w:hAnsi="Arial"/>
          <w:kern w:val="20"/>
        </w:rPr>
        <w:t>LargeCo</w:t>
      </w:r>
      <w:proofErr w:type="spellEnd"/>
      <w:r>
        <w:rPr>
          <w:rFonts w:ascii="Arial" w:hAnsi="Arial"/>
          <w:kern w:val="20"/>
        </w:rPr>
        <w:t xml:space="preserve"> that specifies the Services to be delivered by Provider, the associated fees, the term, any customizations, and any other special terms related to such Services ordered under this Agreement.</w:t>
      </w:r>
    </w:p>
    <w:p w14:paraId="7E611BE6"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Provider Technology</w:t>
      </w:r>
      <w:r>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28"/>
      <w:del w:id="29" w:author="Trainer 1 - AgentCo" w:date="2026-05-07T19:54:00Z">
        <w:r>
          <w:rPr>
            <w:rFonts w:ascii="Arial" w:hAnsi="Arial"/>
            <w:kern w:val="20"/>
          </w:rPr>
          <w:delText>All modifications, Derivative Works, and improvements to or of the Provider Technology created by LargeCo shall remain the property of LargeCo.</w:delText>
        </w:r>
      </w:del>
      <w:commentRangeEnd w:id="28"/>
      <w:r>
        <w:rPr>
          <w:rStyle w:val="CommentReference"/>
          <w:rFonts w:cs="Times New Roman"/>
          <w:color w:val="auto"/>
          <w14:textOutline w14:w="0" w14:cap="rnd" w14:cmpd="sng" w14:algn="ctr">
            <w14:noFill/>
            <w14:prstDash w14:val="solid"/>
            <w14:bevel/>
          </w14:textOutline>
        </w:rPr>
        <w:commentReference w:id="28"/>
      </w:r>
    </w:p>
    <w:p w14:paraId="1598C52A" w14:textId="2819AA4C">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Services</w:t>
      </w:r>
      <w:r>
        <w:rPr>
          <w:rFonts w:ascii="Arial" w:hAnsi="Arial"/>
          <w:kern w:val="20"/>
        </w:rPr>
        <w:t xml:space="preserve">” </w:t>
      </w:r>
      <w:commentRangeStart w:id="30"/>
      <w:del w:id="31" w:author="Trainer 1 - AgentCo" w:date="2026-05-07T19:30:00Z">
        <w:r>
          <w:rPr>
            <w:rFonts w:ascii="Arial" w:hAnsi="Arial"/>
            <w:kern w:val="20"/>
          </w:rPr>
          <w:delText>means</w:delText>
        </w:r>
      </w:del>
      <w:r>
        <w:rPr>
          <w:rFonts w:ascii="Arial" w:hAnsi="Arial"/>
          <w:kern w:val="20"/>
        </w:rPr>
        <w:t xml:space="preserve">means, and is limited to, </w:t>
      </w:r>
      <w:r>
        <w:rPr>
          <w:rFonts w:ascii="Arial" w:hAnsi="Arial"/>
          <w:kern w:val="20"/>
        </w:rPr>
        <w:t xml:space="preserve">two components of </w:t>
      </w:r>
      <w:r>
        <w:rPr>
          <w:rFonts w:ascii="Arial" w:hAnsi="Arial"/>
          <w:kern w:val="20"/>
        </w:rPr>
        <w:t>Provider’s software-as-a-service offering</w:t>
      </w:r>
      <w:r>
        <w:rPr>
          <w:rFonts w:ascii="Arial" w:hAnsi="Arial"/>
          <w:kern w:val="20"/>
        </w:rPr>
        <w:t xml:space="preserve"> “</w:t>
      </w:r>
      <w:proofErr w:type="spellStart"/>
      <w:r>
        <w:rPr>
          <w:rFonts w:ascii="Arial" w:hAnsi="Arial"/>
          <w:kern w:val="20"/>
        </w:rPr>
        <w:t>TalentFlow</w:t>
      </w:r>
      <w:proofErr w:type="spellEnd"/>
      <w:r>
        <w:rPr>
          <w:rFonts w:ascii="Arial" w:hAnsi="Arial"/>
          <w:kern w:val="20"/>
        </w:rPr>
        <w:t>”</w:t>
      </w:r>
      <w:r>
        <w:rPr>
          <w:rFonts w:ascii="Arial" w:hAnsi="Arial"/>
          <w:kern w:val="20"/>
        </w:rPr>
        <w:t>, namely</w:t>
      </w:r>
      <w:r>
        <w:rPr>
          <w:rFonts w:ascii="Arial" w:hAnsi="Arial"/>
          <w:kern w:val="20"/>
        </w:rPr>
        <w:t xml:space="preserve"> an AI-agent platform that performs the following tasks</w:t>
      </w:r>
      <w:r>
        <w:rPr>
          <w:rFonts w:ascii="Arial" w:hAnsi="Arial"/>
          <w:kern w:val="20"/>
        </w:rPr>
        <w:t>: (1) candidate material summaries</w:t>
      </w:r>
      <w:r>
        <w:rPr>
          <w:rFonts w:ascii="Arial" w:hAnsi="Arial"/>
          <w:kern w:val="20"/>
        </w:rPr>
        <w:t xml:space="preserve"> for human review</w:t>
      </w:r>
      <w:r>
        <w:rPr>
          <w:rFonts w:ascii="Arial" w:hAnsi="Arial"/>
          <w:kern w:val="20"/>
        </w:rPr>
        <w:t>; and (2) interview note-drafting</w:t>
      </w:r>
      <w:r>
        <w:rPr>
          <w:rFonts w:ascii="Arial" w:hAnsi="Arial"/>
          <w:kern w:val="20"/>
        </w:rPr>
        <w:t xml:space="preserve"> for human review</w:t>
      </w:r>
      <w:r>
        <w:rPr>
          <w:rFonts w:ascii="Arial" w:hAnsi="Arial"/>
          <w:kern w:val="20"/>
        </w:rPr>
        <w:t xml:space="preserve">.  </w:t>
      </w:r>
      <w:proofErr w:type="spellStart"/>
      <w:r>
        <w:rPr>
          <w:rFonts w:ascii="Arial" w:hAnsi="Arial"/>
          <w:kern w:val="20"/>
        </w:rPr>
        <w:t>TalentFlow</w:t>
      </w:r>
      <w:proofErr w:type="spellEnd"/>
      <w:r>
        <w:rPr>
          <w:rFonts w:ascii="Arial" w:hAnsi="Arial"/>
          <w:kern w:val="20"/>
        </w:rPr>
        <w:t xml:space="preserve"> does not</w:t>
      </w:r>
      <w:r>
        <w:rPr>
          <w:rFonts w:ascii="Arial" w:hAnsi="Arial"/>
          <w:kern w:val="20"/>
        </w:rPr>
        <w:t xml:space="preserve"> enable </w:t>
      </w:r>
      <w:r>
        <w:rPr>
          <w:rFonts w:ascii="Arial" w:hAnsi="Arial"/>
          <w:kern w:val="20"/>
        </w:rPr>
        <w:t>autonomous decisions on the hiring or rejection of candidates, compensation, promotion, termination, ranking, filtering or scoring of candidates.</w:t>
      </w:r>
      <w:commentRangeEnd w:id="30"/>
      <w:r>
        <w:rPr>
          <w:rStyle w:val="CommentReference"/>
          <w:rFonts w:cs="Times New Roman"/>
          <w:color w:val="auto"/>
          <w14:textOutline w14:w="0" w14:cap="rnd" w14:cmpd="sng" w14:algn="ctr">
            <w14:noFill/>
            <w14:prstDash w14:val="solid"/>
            <w14:bevel/>
          </w14:textOutline>
        </w:rPr>
        <w:commentReference w:id="30"/>
      </w:r>
    </w:p>
    <w:p w14:paraId="20D08758" w14:textId="398F1F64">
      <w:pPr>
        <w:pStyle w:val="Body"/>
        <w:widowControl/>
        <w:numPr>
          <w:ilvl w:val="1"/>
          <w:numId w:val="2"/>
        </w:numPr>
        <w:spacing w:after="120"/>
        <w:jc w:val="both"/>
        <w:rPr>
          <w:rFonts w:ascii="Arial" w:hAnsi="Arial"/>
        </w:rPr>
      </w:pPr>
      <w:commentRangeStart w:id="32"/>
      <w:commentRangeStart w:id="33"/>
      <w:ins w:id="34" w:author="Trainer 1 - AgentCo" w:date="2026-05-07T18:40:00Z">
        <w:r>
          <w:rPr>
            <w:rFonts w:ascii="Arial" w:hAnsi="Arial"/>
            <w:kern w:val="20"/>
          </w:rPr>
          <w:t>Reserved.</w:t>
        </w:r>
      </w:ins>
      <w:del w:id="35" w:author="Trainer 1 - AgentCo" w:date="2026-05-07T18:40:00Z">
        <w:r>
          <w:rPr>
            <w:rFonts w:ascii="Arial" w:hAnsi="Arial"/>
            <w:kern w:val="20"/>
          </w:rPr>
          <w:delText>“</w:delText>
        </w:r>
        <w:r>
          <w:rPr>
            <w:rFonts w:ascii="Arial" w:hAnsi="Arial"/>
            <w:b/>
            <w:bCs/>
            <w:kern w:val="20"/>
          </w:rPr>
          <w:delText>Software</w:delText>
        </w:r>
        <w:r>
          <w:rPr>
            <w:rFonts w:ascii="Arial" w:hAnsi="Arial"/>
            <w:kern w:val="20"/>
          </w:rPr>
          <w:delText xml:space="preserve">” </w:delText>
        </w:r>
        <w:r>
          <w:rPr>
            <w:rFonts w:ascii="Arial" w:hAnsi="Arial"/>
            <w:kern w:val="20"/>
          </w:rPr>
          <w:delText>means any software provided to or made available or accessible by or on behalf of Provider for use by LargeCo in connection with the Services.</w:delText>
        </w:r>
      </w:del>
      <w:commentRangeEnd w:id="32"/>
      <w:r>
        <w:rPr>
          <w:rStyle w:val="CommentReference"/>
          <w:rFonts w:cs="Times New Roman"/>
          <w:color w:val="auto"/>
          <w14:textOutline w14:w="0" w14:cap="rnd" w14:cmpd="sng" w14:algn="ctr">
            <w14:noFill/>
            <w14:prstDash w14:val="solid"/>
            <w14:bevel/>
          </w14:textOutline>
        </w:rPr>
        <w:commentReference w:id="32"/>
      </w:r>
      <w:commentRangeEnd w:id="33"/>
      <w:r>
        <w:rPr>
          <w:rStyle w:val="CommentReference"/>
          <w:rFonts w:cs="Times New Roman"/>
          <w:color w:val="auto"/>
          <w14:textOutline w14:w="0" w14:cap="rnd" w14:cmpd="sng" w14:algn="ctr">
            <w14:noFill/>
            <w14:prstDash w14:val="solid"/>
            <w14:bevel/>
          </w14:textOutline>
        </w:rPr>
        <w:commentReference w:id="33"/>
      </w:r>
    </w:p>
    <w:p w14:paraId="7AE4FF73" w14:textId="77777777">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w:t>
      </w:r>
      <w:proofErr w:type="spellStart"/>
      <w:r>
        <w:rPr>
          <w:rFonts w:ascii="Arial" w:hAnsi="Arial"/>
          <w:kern w:val="20"/>
        </w:rPr>
        <w:t>LargeCo</w:t>
      </w:r>
      <w:proofErr w:type="spellEnd"/>
      <w:r>
        <w:rPr>
          <w:rFonts w:ascii="Arial" w:hAnsi="Arial"/>
          <w:kern w:val="20"/>
        </w:rPr>
        <w:t xml:space="preserve"> from such User Information. </w:t>
      </w:r>
    </w:p>
    <w:p w14:paraId="411BD3A3" w14:textId="77777777">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xml:space="preserve">”) attached hereto as Exhibit A), and as further set forth in an Order Form. Provider hereby acknowledges and agrees that the terms of this Agreement shall not serve as precedence for any future agreements in the event </w:t>
      </w:r>
      <w:proofErr w:type="spellStart"/>
      <w:r>
        <w:rPr>
          <w:rFonts w:ascii="Arial" w:hAnsi="Arial"/>
          <w:kern w:val="20"/>
        </w:rPr>
        <w:t>LargeCo</w:t>
      </w:r>
      <w:proofErr w:type="spellEnd"/>
      <w:r>
        <w:rPr>
          <w:rFonts w:ascii="Arial" w:hAnsi="Arial"/>
          <w:kern w:val="20"/>
        </w:rPr>
        <w:t xml:space="preserve"> elects to engage Provider for any service or deliverable outside the scope of this Agreement.</w:t>
      </w:r>
    </w:p>
    <w:p w14:paraId="17503A6C" w14:textId="1B451C65">
      <w:pPr>
        <w:pStyle w:val="Body"/>
        <w:widowControl/>
        <w:numPr>
          <w:ilvl w:val="1"/>
          <w:numId w:val="2"/>
        </w:numPr>
        <w:spacing w:after="120"/>
        <w:jc w:val="both"/>
        <w:rPr>
          <w:ins w:id="36" w:author="Trainer 1 - AgentCo" w:date="2026-05-07T20:55:00Z"/>
          <w:rFonts w:ascii="Arial" w:hAnsi="Arial"/>
        </w:rPr>
      </w:pPr>
      <w:r>
        <w:rPr>
          <w:rFonts w:ascii="Arial" w:hAnsi="Arial"/>
          <w:kern w:val="20"/>
          <w:u w:val="single"/>
        </w:rPr>
        <w:t>Access Grant</w:t>
      </w:r>
      <w:r>
        <w:rPr>
          <w:rFonts w:ascii="Arial" w:hAnsi="Arial"/>
          <w:kern w:val="20"/>
        </w:rPr>
        <w:t xml:space="preserve">.  Provider hereby grants to </w:t>
      </w:r>
      <w:proofErr w:type="spellStart"/>
      <w:r>
        <w:rPr>
          <w:rFonts w:ascii="Arial" w:hAnsi="Arial"/>
          <w:kern w:val="20"/>
        </w:rPr>
        <w:t>LargeCo</w:t>
      </w:r>
      <w:proofErr w:type="spellEnd"/>
      <w:r>
        <w:rPr>
          <w:rFonts w:ascii="Arial" w:hAnsi="Arial"/>
          <w:kern w:val="20"/>
        </w:rPr>
        <w:t xml:space="preserve"> or as otherwise set forth in the applicable Order Form a non-exclusive, royalty-free, worldwide, and fully paid </w:t>
      </w:r>
      <w:commentRangeStart w:id="37"/>
      <w:r>
        <w:rPr>
          <w:rFonts w:ascii="Arial" w:hAnsi="Arial"/>
          <w:kern w:val="20"/>
        </w:rPr>
        <w:t xml:space="preserve">right </w:t>
      </w:r>
      <w:commentRangeEnd w:id="37"/>
      <w:r>
        <w:rPr>
          <w:rStyle w:val="CommentReference"/>
          <w:rFonts w:cs="Times New Roman"/>
          <w:color w:val="auto"/>
          <w14:textOutline w14:w="0" w14:cap="rnd" w14:cmpd="sng" w14:algn="ctr">
            <w14:noFill/>
            <w14:prstDash w14:val="solid"/>
            <w14:bevel/>
          </w14:textOutline>
        </w:rPr>
        <w:commentReference w:id="37"/>
      </w:r>
      <w:commentRangeStart w:id="38"/>
      <w:del w:id="39" w:author="Trainer 1 - AgentCo" w:date="2026-05-07T18:51:00Z">
        <w:r>
          <w:rPr>
            <w:rFonts w:ascii="Arial" w:hAnsi="Arial"/>
            <w:kern w:val="20"/>
          </w:rPr>
          <w:delText xml:space="preserve">and license </w:delText>
        </w:r>
      </w:del>
      <w:commentRangeEnd w:id="38"/>
      <w:r>
        <w:rPr>
          <w:rStyle w:val="CommentReference"/>
          <w:rFonts w:cs="Times New Roman"/>
          <w:color w:val="auto"/>
          <w14:textOutline w14:w="0" w14:cap="rnd" w14:cmpd="sng" w14:algn="ctr">
            <w14:noFill/>
            <w14:prstDash w14:val="solid"/>
            <w14:bevel/>
          </w14:textOutline>
        </w:rPr>
        <w:commentReference w:id="38"/>
      </w:r>
      <w:r>
        <w:rPr>
          <w:rFonts w:ascii="Arial" w:hAnsi="Arial"/>
          <w:kern w:val="20"/>
        </w:rPr>
        <w:t xml:space="preserve">during the Term </w:t>
      </w:r>
      <w:commentRangeStart w:id="40"/>
      <w:r>
        <w:rPr>
          <w:rFonts w:ascii="Arial" w:hAnsi="Arial"/>
          <w:kern w:val="20"/>
        </w:rPr>
        <w:t xml:space="preserve">(as defined </w:t>
      </w:r>
      <w:ins w:id="41" w:author="Trainer 1 - AgentCo" w:date="2026-05-07T20:55:00Z">
        <w:r>
          <w:rPr>
            <w:rFonts w:ascii="Arial" w:hAnsi="Arial"/>
            <w:kern w:val="20"/>
          </w:rPr>
          <w:t xml:space="preserve">below) </w:t>
        </w:r>
      </w:ins>
      <w:del w:id="42" w:author="Trainer 1 - AgentCo" w:date="2026-05-07T20:55:00Z">
        <w:r>
          <w:rPr>
            <w:rFonts w:ascii="Arial" w:hAnsi="Arial"/>
            <w:kern w:val="20"/>
          </w:rPr>
          <w:delText>in Section 7.1)</w:delText>
        </w:r>
        <w:commentRangeEnd w:id="40"/>
        <w:r>
          <w:rPr>
            <w:rStyle w:val="CommentReference"/>
            <w:rFonts w:cs="Times New Roman"/>
            <w:color w:val="auto"/>
            <w14:textOutline w14:w="0" w14:cap="rnd" w14:cmpd="sng" w14:algn="ctr">
              <w14:noFill/>
              <w14:prstDash w14:val="solid"/>
              <w14:bevel/>
            </w14:textOutline>
          </w:rPr>
          <w:commentReference w:id="40"/>
        </w:r>
        <w:r>
          <w:rPr>
            <w:rFonts w:ascii="Arial" w:hAnsi="Arial"/>
            <w:kern w:val="20"/>
          </w:rPr>
          <w:delText xml:space="preserve"> to </w:delText>
        </w:r>
      </w:del>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pPr>
        <w:pStyle w:val="Body"/>
        <w:widowControl/>
        <w:spacing w:after="120"/>
        <w:ind w:left="720"/>
        <w:jc w:val="both"/>
        <w:rPr>
          <w:rFonts w:ascii="Arial" w:hAnsi="Arial"/>
        </w:rPr>
      </w:pPr>
    </w:p>
    <w:p w14:paraId="7BDE1081" w14:textId="77777777">
      <w:pPr>
        <w:pStyle w:val="Body"/>
        <w:widowControl/>
        <w:numPr>
          <w:ilvl w:val="1"/>
          <w:numId w:val="2"/>
        </w:numPr>
        <w:spacing w:after="120"/>
        <w:jc w:val="both"/>
        <w:rPr>
          <w:rFonts w:ascii="Arial" w:eastAsia="Arial" w:hAnsi="Arial" w:cs="Arial"/>
        </w:rPr>
      </w:pPr>
      <w:bookmarkStart w:id="43" w:name="_Hlk179816568"/>
      <w:r>
        <w:rPr>
          <w:rFonts w:ascii="Arial" w:hAnsi="Arial"/>
          <w:kern w:val="20"/>
          <w:u w:val="single"/>
        </w:rPr>
        <w:t>Use of Artificial Intelligence</w:t>
      </w:r>
    </w:p>
    <w:p w14:paraId="112C2BD0" w14:textId="4C9BE6B2">
      <w:pPr>
        <w:pStyle w:val="Body"/>
        <w:widowControl/>
        <w:numPr>
          <w:ilvl w:val="2"/>
          <w:numId w:val="2"/>
        </w:numPr>
        <w:spacing w:after="120"/>
        <w:jc w:val="both"/>
        <w:rPr>
          <w:rFonts w:ascii="Arial" w:hAnsi="Arial"/>
        </w:rPr>
      </w:pPr>
      <w:r>
        <w:rPr>
          <w:rFonts w:ascii="Arial" w:hAnsi="Arial"/>
          <w:u w:val="single"/>
        </w:rPr>
        <w:t>AI Definitions</w:t>
      </w:r>
      <w:r>
        <w:rPr>
          <w:rFonts w:ascii="Arial" w:hAnsi="Arial"/>
        </w:rPr>
        <w:t>:</w:t>
      </w:r>
      <w:r>
        <w:rPr>
          <w:rFonts w:ascii="Arial" w:hAnsi="Arial"/>
          <w:b/>
          <w:bCs/>
        </w:rPr>
        <w:t xml:space="preserve"> </w:t>
      </w:r>
      <w:r>
        <w:rPr>
          <w:rFonts w:ascii="Arial" w:hAnsi="Arial"/>
        </w:rPr>
        <w:t>For purposes of this Agreement , the following definitions will apply: (</w:t>
      </w:r>
      <w:proofErr w:type="spellStart"/>
      <w:r>
        <w:rPr>
          <w:rFonts w:ascii="Arial" w:hAnsi="Arial"/>
        </w:rPr>
        <w:t>i</w:t>
      </w:r>
      <w:proofErr w:type="spellEnd"/>
      <w:r>
        <w:rPr>
          <w:rFonts w:ascii="Arial" w:hAnsi="Arial"/>
        </w:rPr>
        <w:t>)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w:t>
      </w:r>
      <w:proofErr w:type="spellStart"/>
      <w:r>
        <w:rPr>
          <w:rFonts w:ascii="Arial" w:hAnsi="Arial"/>
        </w:rPr>
        <w:t>LargeCo</w:t>
      </w:r>
      <w:proofErr w:type="spellEnd"/>
      <w:r>
        <w:rPr>
          <w:rFonts w:ascii="Arial" w:hAnsi="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rPr>
        <w:t xml:space="preserve"> </w:t>
      </w:r>
      <w:commentRangeStart w:id="44"/>
      <w:commentRangeStart w:id="45"/>
      <w:r>
        <w:rPr>
          <w:rFonts w:ascii="Arial" w:hAnsi="Arial"/>
        </w:rPr>
        <w:t>in performance of the Services</w:t>
      </w:r>
      <w:r>
        <w:rPr>
          <w:rFonts w:ascii="Arial" w:hAnsi="Arial"/>
        </w:rPr>
        <w:t>.</w:t>
      </w:r>
      <w:bookmarkEnd w:id="43"/>
      <w:commentRangeEnd w:id="44"/>
      <w:r>
        <w:rPr>
          <w:rStyle w:val="CommentReference"/>
          <w:rFonts w:cs="Times New Roman"/>
          <w:color w:val="auto"/>
          <w14:textOutline w14:w="0" w14:cap="rnd" w14:cmpd="sng" w14:algn="ctr">
            <w14:noFill/>
            <w14:prstDash w14:val="solid"/>
            <w14:bevel/>
          </w14:textOutline>
        </w:rPr>
        <w:commentReference w:id="44"/>
      </w:r>
      <w:commentRangeEnd w:id="45"/>
      <w:r>
        <w:rPr>
          <w:rStyle w:val="CommentReference"/>
          <w:rFonts w:cs="Times New Roman"/>
          <w:color w:val="auto"/>
          <w14:textOutline w14:w="0" w14:cap="rnd" w14:cmpd="sng" w14:algn="ctr">
            <w14:noFill/>
            <w14:prstDash w14:val="solid"/>
            <w14:bevel/>
          </w14:textOutline>
        </w:rPr>
        <w:commentReference w:id="45"/>
      </w:r>
    </w:p>
    <w:p w14:paraId="66998348" w14:textId="60DD9E1F">
      <w:pPr>
        <w:pStyle w:val="Body"/>
        <w:widowControl/>
        <w:numPr>
          <w:ilvl w:val="2"/>
          <w:numId w:val="2"/>
        </w:numPr>
        <w:spacing w:after="120"/>
        <w:jc w:val="both"/>
        <w:rPr>
          <w:rFonts w:ascii="Arial" w:eastAsia="Arial" w:hAnsi="Arial" w:cs="Arial"/>
        </w:rPr>
      </w:pPr>
      <w:bookmarkStart w:id="46" w:name="_Hlk216291407"/>
      <w:r>
        <w:rPr>
          <w:rFonts w:ascii="Arial" w:hAnsi="Arial"/>
          <w:u w:val="single"/>
        </w:rPr>
        <w:lastRenderedPageBreak/>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w:t>
      </w:r>
      <w:proofErr w:type="spellStart"/>
      <w:r>
        <w:rPr>
          <w:rFonts w:ascii="Arial" w:hAnsi="Arial"/>
        </w:rPr>
        <w:t>LargeCo</w:t>
      </w:r>
      <w:proofErr w:type="spellEnd"/>
      <w:r>
        <w:rPr>
          <w:rFonts w:ascii="Arial" w:hAnsi="Arial"/>
        </w:rPr>
        <w:t xml:space="preserve"> retains all rights in and to AI Inputs and will be the owner of all AI Outputs. All AI Inputs and AI Outputs shall be LargeCo’s Intellectual Property and Confidential Information. Accordingly, Provider shall not (</w:t>
      </w:r>
      <w:proofErr w:type="spellStart"/>
      <w:r>
        <w:rPr>
          <w:rFonts w:ascii="Arial" w:hAnsi="Arial"/>
        </w:rPr>
        <w:t>i</w:t>
      </w:r>
      <w:proofErr w:type="spellEnd"/>
      <w:r>
        <w:rPr>
          <w:rFonts w:ascii="Arial" w:hAnsi="Arial"/>
        </w:rPr>
        <w:t xml:space="preserve">)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w:t>
      </w:r>
      <w:commentRangeStart w:id="47"/>
      <w:commentRangeStart w:id="741"/>
      <w:r>
        <w:rPr>
          <w:rFonts w:ascii="Arial" w:hAnsi="Arial"/>
        </w:rPr>
        <w:t xml:space="preserve">and AI Outputs in accordance with </w:t>
      </w:r>
      <w:ins w:id="48" w:author="Trainer 1 - AgentCo" w:date="2026-05-08T09:50:00Z">
        <w:r>
          <w:rPr>
            <w:rFonts w:ascii="Arial" w:hAnsi="Arial"/>
          </w:rPr>
          <w:t xml:space="preserve">this </w:t>
        </w:r>
      </w:ins>
      <w:del w:id="49" w:author="Trainer 1 - AgentCo" w:date="2026-05-08T09:50:00Z">
        <w:r>
          <w:rPr>
            <w:rFonts w:ascii="Arial" w:hAnsi="Arial"/>
          </w:rPr>
          <w:delText xml:space="preserve">Section 4.3 of the </w:delText>
        </w:r>
      </w:del>
      <w:r>
        <w:rPr>
          <w:rFonts w:ascii="Arial" w:hAnsi="Arial"/>
        </w:rPr>
        <w:t>Agreement</w:t>
      </w:r>
      <w:bookmarkEnd w:id="46"/>
      <w:r>
        <w:rPr>
          <w:rFonts w:ascii="Arial" w:hAnsi="Arial"/>
        </w:rPr>
        <w:t>.</w:t>
      </w:r>
      <w:commentRangeEnd w:id="47"/>
      <w:commentRangeEnd w:id="741"/>
      <w:r>
        <w:rPr>
          <w:rStyle w:val="CommentReference"/>
          <w:rFonts w:cs="Times New Roman"/>
          <w:color w:val="auto"/>
          <w14:textOutline w14:w="0" w14:cap="rnd" w14:cmpd="sng" w14:algn="ctr">
            <w14:noFill/>
            <w14:prstDash w14:val="solid"/>
            <w14:bevel/>
          </w14:textOutline>
        </w:rPr>
        <w:commentReference w:id="47"/>
      </w:r>
      <w:r>
        <w:commentReference w:id="741"/>
      </w:r>
    </w:p>
    <w:p w14:paraId="2A4E4E41" w14:textId="77777777">
      <w:pPr>
        <w:pStyle w:val="Body"/>
        <w:widowControl/>
        <w:numPr>
          <w:ilvl w:val="2"/>
          <w:numId w:val="2"/>
        </w:numPr>
        <w:spacing w:after="120"/>
        <w:jc w:val="both"/>
        <w:rPr>
          <w:rFonts w:ascii="Arial" w:eastAsia="Arial" w:hAnsi="Arial" w:cs="Arial"/>
        </w:rPr>
      </w:pPr>
      <w:bookmarkStart w:id="50" w:name="_Hlk216291538"/>
      <w:r>
        <w:rPr>
          <w:rFonts w:ascii="Arial" w:hAnsi="Arial"/>
          <w:u w:val="single"/>
        </w:rPr>
        <w:t>Training</w:t>
      </w:r>
      <w:r>
        <w:rPr>
          <w:rFonts w:ascii="Arial" w:hAnsi="Arial"/>
        </w:rPr>
        <w:t>.</w:t>
      </w:r>
      <w:r>
        <w:rPr>
          <w:rFonts w:ascii="Arial" w:hAnsi="Arial"/>
          <w:b/>
          <w:bCs/>
        </w:rPr>
        <w:t xml:space="preserve"> </w:t>
      </w:r>
      <w:r>
        <w:rPr>
          <w:rFonts w:ascii="Arial" w:hAnsi="Arial"/>
        </w:rPr>
        <w:t xml:space="preserve">Provider represents and warrants that Provider’s language models are pre-trained and only augmented with </w:t>
      </w:r>
      <w:proofErr w:type="spellStart"/>
      <w:r>
        <w:rPr>
          <w:rFonts w:ascii="Arial" w:hAnsi="Arial"/>
        </w:rPr>
        <w:t>LargeCo</w:t>
      </w:r>
      <w:proofErr w:type="spellEnd"/>
      <w:r>
        <w:rPr>
          <w:rFonts w:ascii="Arial" w:hAnsi="Arial"/>
        </w:rPr>
        <w:t xml:space="preserve"> training sets, as may be permitted by </w:t>
      </w:r>
      <w:proofErr w:type="spellStart"/>
      <w:r>
        <w:rPr>
          <w:rFonts w:ascii="Arial" w:hAnsi="Arial"/>
        </w:rPr>
        <w:t>LargeCo</w:t>
      </w:r>
      <w:proofErr w:type="spellEnd"/>
      <w:r>
        <w:rPr>
          <w:rFonts w:ascii="Arial" w:hAnsi="Arial"/>
        </w:rPr>
        <w:t xml:space="preserve"> in writing. Provider represents and warrants that it shall and shall contractually obligate third parties to, not use or process </w:t>
      </w:r>
      <w:proofErr w:type="spellStart"/>
      <w:r>
        <w:rPr>
          <w:rFonts w:ascii="Arial" w:hAnsi="Arial"/>
        </w:rPr>
        <w:t>LargeCo</w:t>
      </w:r>
      <w:proofErr w:type="spellEnd"/>
      <w:r>
        <w:rPr>
          <w:rFonts w:ascii="Arial" w:hAnsi="Arial"/>
        </w:rPr>
        <w:t xml:space="preserve"> data to train, build, or enhance artificial intelligence or machine learning for any reason and such use case is expressly prohibited by this Agreement</w:t>
      </w:r>
      <w:bookmarkEnd w:id="50"/>
      <w:r>
        <w:rPr>
          <w:rFonts w:ascii="Arial" w:hAnsi="Arial"/>
        </w:rPr>
        <w:t>.</w:t>
      </w:r>
    </w:p>
    <w:p w14:paraId="191CD913" w14:textId="77777777">
      <w:pPr>
        <w:pStyle w:val="Body"/>
        <w:widowControl/>
        <w:numPr>
          <w:ilvl w:val="2"/>
          <w:numId w:val="2"/>
        </w:numPr>
        <w:spacing w:after="120"/>
        <w:jc w:val="both"/>
        <w:rPr>
          <w:rFonts w:ascii="Arial" w:eastAsia="Arial" w:hAnsi="Arial" w:cs="Arial"/>
        </w:rPr>
      </w:pPr>
      <w:bookmarkStart w:id="51"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rPr>
        <w:t>LargeCo</w:t>
      </w:r>
      <w:proofErr w:type="spellEnd"/>
      <w:r>
        <w:rPr>
          <w:rFonts w:ascii="Arial" w:hAnsi="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Pr>
          <w:rFonts w:ascii="Arial" w:hAnsi="Arial"/>
        </w:rPr>
        <w:t xml:space="preserve">(d) provide at least thirty (30) days’ written notice and opportunity for </w:t>
      </w:r>
      <w:proofErr w:type="spellStart"/>
      <w:r>
        <w:rPr>
          <w:rFonts w:ascii="Arial" w:hAnsi="Arial"/>
        </w:rPr>
        <w:t>LargeCo</w:t>
      </w:r>
      <w:proofErr w:type="spellEnd"/>
      <w:r>
        <w:rPr>
          <w:rFonts w:ascii="Arial" w:hAnsi="Arial"/>
        </w:rPr>
        <w:t xml:space="preserve"> to object to any planned material changes in the use of AI Technology; and (e) shall not subject </w:t>
      </w:r>
      <w:proofErr w:type="spellStart"/>
      <w:r>
        <w:rPr>
          <w:rFonts w:ascii="Arial" w:hAnsi="Arial"/>
        </w:rPr>
        <w:t>LargeCo</w:t>
      </w:r>
      <w:proofErr w:type="spellEnd"/>
      <w:r>
        <w:rPr>
          <w:rFonts w:ascii="Arial" w:hAnsi="Arial"/>
        </w:rPr>
        <w:t xml:space="preserve"> to any additional terms not in this Agreement</w:t>
      </w:r>
      <w:bookmarkEnd w:id="51"/>
      <w:r>
        <w:rPr>
          <w:rFonts w:ascii="Arial" w:hAnsi="Arial"/>
        </w:rPr>
        <w:t>.</w:t>
      </w:r>
    </w:p>
    <w:p w14:paraId="02C06FFE" w14:textId="4D1468E1">
      <w:pPr>
        <w:pStyle w:val="Body"/>
        <w:widowControl/>
        <w:numPr>
          <w:ilvl w:val="2"/>
          <w:numId w:val="2"/>
        </w:numPr>
        <w:spacing w:after="120"/>
        <w:jc w:val="both"/>
        <w:rPr>
          <w:rFonts w:ascii="Arial" w:eastAsia="Arial" w:hAnsi="Arial" w:cs="Arial"/>
        </w:rPr>
      </w:pPr>
      <w:bookmarkStart w:id="52"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In addition to any other representation and warranties set forth herein, Provider represents and warrants that Provider’s services and/or the AI Technology: (</w:t>
      </w:r>
      <w:proofErr w:type="spellStart"/>
      <w:r>
        <w:rPr>
          <w:rFonts w:ascii="Arial" w:hAnsi="Arial"/>
        </w:rPr>
        <w:t>i</w:t>
      </w:r>
      <w:proofErr w:type="spellEnd"/>
      <w:r>
        <w:rPr>
          <w:rFonts w:ascii="Arial" w:hAnsi="Arial"/>
        </w:rPr>
        <w:t xml:space="preserve">) </w:t>
      </w:r>
      <w:commentRangeStart w:id="53"/>
      <w:commentRangeStart w:id="733"/>
      <w:commentRangeStart w:id="54"/>
      <w:commentRangeStart w:id="743"/>
      <w:del w:id="744" w:author="Reviewing Counsel (AgentCo)" w:date="2026-10-18T15:28:03Z">
        <w:r>
          <w:rPr>
            <w:rFonts w:ascii="Arial" w:hAnsi="Arial"/>
            <w:highlight w:val="yellow"/>
            <w:rPrChange w:id="55" w:author="Trainer 1 - AgentCo" w:date="2026-05-07T18:24:00Z">
              <w:rPr>
                <w:rFonts w:ascii="Arial" w:hAnsi="Arial"/>
              </w:rPr>
            </w:rPrChange>
          </w:rPr>
          <w:delText>will render accurate and reliable results</w:delText>
        </w:r>
      </w:del>
      <w:ins w:id="745" w:author="Reviewing Counsel (AgentCo)" w:date="2026-10-18T15:28:03Z">
        <w:commentRangeStart w:id="713"/>
        <w:r>
          <w:rPr>
            <w:rFonts w:ascii="Arial" w:hAnsi="Arial"/>
            <w:highlight w:val="yellow"/>
          </w:rPr>
          <w:t xml:space="preserve">will generate draft outputs intended for human review and do not guarantee accurate, complete, unbiased, or compliant results</w:t>
        </w:r>
        <w:commentRangeEnd w:id="713"/>
        <w:r>
          <w:commentReference w:id="713"/>
        </w:r>
      </w:ins>
      <w:r>
        <w:rPr>
          <w:rFonts w:ascii="Arial" w:hAnsi="Arial"/>
        </w:rPr>
        <w:t>, (</w:t>
      </w:r>
      <w:commentRangeEnd w:id="53"/>
      <w:commentRangeEnd w:id="733"/>
      <w:r>
        <w:rPr>
          <w:rStyle w:val="CommentReference"/>
          <w:rFonts w:cs="Times New Roman"/>
          <w:color w:val="auto"/>
          <w14:textOutline w14:w="0" w14:cap="rnd" w14:cmpd="sng" w14:algn="ctr">
            <w14:noFill/>
            <w14:prstDash w14:val="solid"/>
            <w14:bevel/>
          </w14:textOutline>
        </w:rPr>
        <w:commentReference w:id="53"/>
      </w:r>
      <w:r>
        <w:commentReference w:id="733"/>
      </w:r>
      <w:commentRangeEnd w:id="54"/>
      <w:commentRangeEnd w:id="743"/>
      <w:r>
        <w:rPr>
          <w:rStyle w:val="CommentReference"/>
          <w:rFonts w:cs="Times New Roman"/>
          <w:color w:val="auto"/>
          <w14:textOutline w14:w="0" w14:cap="rnd" w14:cmpd="sng" w14:algn="ctr">
            <w14:noFill/>
            <w14:prstDash w14:val="solid"/>
            <w14:bevel/>
          </w14:textOutline>
        </w:rPr>
        <w:commentReference w:id="54"/>
      </w:r>
      <w:r>
        <w:commentReference w:id="743"/>
      </w:r>
      <w:r>
        <w:rPr>
          <w:rFonts w:ascii="Arial" w:hAnsi="Arial"/>
        </w:rPr>
        <w:t xml:space="preserve">ii) has been developed and tested with reasonable skill and care and is based on reliable and up-to-date software code and applicable </w:t>
      </w:r>
      <w:r>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Pr>
          <w:rFonts w:ascii="Arial" w:hAnsi="Arial"/>
        </w:rPr>
        <w:t xml:space="preserve">Services. Provider shall provide </w:t>
      </w:r>
      <w:proofErr w:type="spellStart"/>
      <w:r>
        <w:rPr>
          <w:rFonts w:ascii="Arial" w:hAnsi="Arial"/>
        </w:rPr>
        <w:t>LargeCo</w:t>
      </w:r>
      <w:proofErr w:type="spellEnd"/>
      <w:r>
        <w:rPr>
          <w:rFonts w:ascii="Arial" w:hAnsi="Arial"/>
        </w:rPr>
        <w:t xml:space="preserve"> with any information needed regarding the AI Technology or the training data so that </w:t>
      </w:r>
      <w:proofErr w:type="spellStart"/>
      <w:r>
        <w:rPr>
          <w:rFonts w:ascii="Arial" w:hAnsi="Arial"/>
        </w:rPr>
        <w:t>LargeCo</w:t>
      </w:r>
      <w:proofErr w:type="spellEnd"/>
      <w:r>
        <w:rPr>
          <w:rFonts w:ascii="Arial" w:hAnsi="Arial"/>
        </w:rPr>
        <w:t xml:space="preserve"> can comply with any transparency or other obligations</w:t>
      </w:r>
      <w:bookmarkEnd w:id="52"/>
      <w:r>
        <w:rPr>
          <w:rFonts w:ascii="Arial" w:hAnsi="Arial"/>
        </w:rPr>
        <w:t>.</w:t>
      </w:r>
      <w:r>
        <w:rPr>
          <w:rFonts w:ascii="Arial" w:hAnsi="Arial"/>
          <w:kern w:val="20"/>
        </w:rPr>
        <w:t xml:space="preserve"> </w:t>
      </w:r>
    </w:p>
    <w:p w14:paraId="2B951EB1" w14:textId="28BD75AB">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57"/>
      <w:ins w:id="58" w:author="Trainer 1 - AgentCo" w:date="2026-05-07T18:25:00Z">
        <w:r>
          <w:rPr>
            <w:rFonts w:ascii="Arial" w:hAnsi="Arial"/>
            <w:kern w:val="20"/>
          </w:rPr>
          <w:t>P</w:t>
        </w:r>
      </w:ins>
      <w:r>
        <w:rPr>
          <w:rFonts w:ascii="Arial" w:hAnsi="Arial"/>
          <w:kern w:val="20"/>
        </w:rPr>
        <w:t>a</w:t>
      </w:r>
      <w:commentRangeEnd w:id="57"/>
      <w:r>
        <w:rPr>
          <w:rStyle w:val="CommentReference"/>
          <w:rFonts w:cs="Times New Roman"/>
          <w:color w:val="auto"/>
          <w14:textOutline w14:w="0" w14:cap="rnd" w14:cmpd="sng" w14:algn="ctr">
            <w14:noFill/>
            <w14:prstDash w14:val="solid"/>
            <w14:bevel/>
          </w14:textOutline>
        </w:rPr>
        <w:commentReference w:id="57"/>
      </w:r>
      <w:r>
        <w:rPr>
          <w:rFonts w:ascii="Arial" w:hAnsi="Arial"/>
          <w:kern w:val="20"/>
        </w:rPr>
        <w:t xml:space="preserve">rties to such Order Form only after the Order Form has been fully executed by the applicable </w:t>
      </w:r>
      <w:ins w:id="59" w:author="Trainer 1 - AgentCo" w:date="2026-05-07T18:26:00Z">
        <w:r>
          <w:rPr>
            <w:rFonts w:ascii="Arial" w:hAnsi="Arial"/>
            <w:kern w:val="20"/>
          </w:rPr>
          <w:t>P</w:t>
        </w:r>
      </w:ins>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w:t>
      </w:r>
      <w:commentRangeStart w:id="60"/>
      <w:commentRangeStart w:id="61"/>
      <w:r>
        <w:rPr>
          <w:rFonts w:ascii="Arial" w:hAnsi="Arial"/>
          <w:kern w:val="20"/>
        </w:rPr>
        <w:t xml:space="preserve">o </w:t>
      </w:r>
      <w:commentRangeEnd w:id="60"/>
      <w:r>
        <w:rPr>
          <w:rStyle w:val="CommentReference"/>
          <w:rFonts w:cs="Times New Roman"/>
          <w:color w:val="auto"/>
          <w14:textOutline w14:w="0" w14:cap="rnd" w14:cmpd="sng" w14:algn="ctr">
            <w14:noFill/>
            <w14:prstDash w14:val="solid"/>
            <w14:bevel/>
          </w14:textOutline>
        </w:rPr>
        <w:commentReference w:id="60"/>
      </w:r>
      <w:commentRangeEnd w:id="61"/>
      <w:r>
        <w:rPr>
          <w:rStyle w:val="CommentReference"/>
          <w:rFonts w:cs="Times New Roman"/>
          <w:color w:val="auto"/>
          <w14:textOutline w14:w="0" w14:cap="rnd" w14:cmpd="sng" w14:algn="ctr">
            <w14:noFill/>
            <w14:prstDash w14:val="solid"/>
            <w14:bevel/>
          </w14:textOutline>
        </w:rPr>
        <w:commentReference w:id="61"/>
      </w:r>
      <w:r>
        <w:rPr>
          <w:rFonts w:ascii="Arial" w:hAnsi="Arial"/>
          <w:kern w:val="20"/>
        </w:rPr>
        <w:t>Confidential Information, in which case the portion of this Agreement that grants the higher level of protection, and no other portion of this Agreement, shall govern.</w:t>
      </w:r>
    </w:p>
    <w:p w14:paraId="12C747B8" w14:textId="77777777">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w:t>
      </w:r>
      <w:proofErr w:type="spellStart"/>
      <w:r>
        <w:rPr>
          <w:rFonts w:ascii="Arial" w:hAnsi="Arial"/>
          <w:kern w:val="20"/>
        </w:rPr>
        <w:t>LargeCo</w:t>
      </w:r>
      <w:proofErr w:type="spellEnd"/>
      <w:r>
        <w:rPr>
          <w:rFonts w:ascii="Arial" w:hAnsi="Arial"/>
          <w:kern w:val="20"/>
        </w:rPr>
        <w:t xml:space="preserve"> Confidential Information (including without limitation Personal Information) or </w:t>
      </w:r>
      <w:proofErr w:type="spellStart"/>
      <w:r>
        <w:rPr>
          <w:rFonts w:ascii="Arial" w:hAnsi="Arial"/>
          <w:kern w:val="20"/>
        </w:rPr>
        <w:lastRenderedPageBreak/>
        <w:t>LargeCo</w:t>
      </w:r>
      <w:proofErr w:type="spellEnd"/>
      <w:r>
        <w:rPr>
          <w:rFonts w:ascii="Arial" w:hAnsi="Arial"/>
          <w:kern w:val="20"/>
        </w:rPr>
        <w:t xml:space="preserve"> Systems, Provider represents and warrants to </w:t>
      </w:r>
      <w:proofErr w:type="spellStart"/>
      <w:r>
        <w:rPr>
          <w:rFonts w:ascii="Arial" w:hAnsi="Arial"/>
          <w:kern w:val="20"/>
        </w:rPr>
        <w:t>LargeCo</w:t>
      </w:r>
      <w:proofErr w:type="spellEnd"/>
      <w:r>
        <w:rPr>
          <w:rFonts w:ascii="Arial" w:hAnsi="Arial"/>
          <w:kern w:val="20"/>
        </w:rPr>
        <w:t xml:space="preserve"> that Provider has entered into a fully-executed written </w:t>
      </w:r>
      <w:r>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w:t>
      </w:r>
      <w:proofErr w:type="spellStart"/>
      <w:r>
        <w:rPr>
          <w:rFonts w:ascii="Arial" w:hAnsi="Arial"/>
          <w:kern w:val="20"/>
        </w:rPr>
        <w:t>LargeCo</w:t>
      </w:r>
      <w:proofErr w:type="spellEnd"/>
      <w:r>
        <w:rPr>
          <w:rFonts w:ascii="Arial" w:hAnsi="Arial"/>
          <w:kern w:val="20"/>
        </w:rPr>
        <w:t xml:space="preserve"> as those imposed on or required of Provider under this Agreement, including without limitation limits on retaining, using, disclosing and otherwise processing </w:t>
      </w:r>
      <w:proofErr w:type="spellStart"/>
      <w:r>
        <w:rPr>
          <w:rFonts w:ascii="Arial" w:hAnsi="Arial"/>
          <w:kern w:val="20"/>
        </w:rPr>
        <w:t>LargeCo</w:t>
      </w:r>
      <w:proofErr w:type="spellEnd"/>
      <w:r>
        <w:rPr>
          <w:rFonts w:ascii="Arial" w:hAnsi="Arial"/>
          <w:kern w:val="20"/>
        </w:rPr>
        <w:t xml:space="preserve"> Confidential Information and the assignment or licensing of all Intellectual Property required to effectuate all rights and licenses specified or contemplated to be assigned and granted to </w:t>
      </w:r>
      <w:proofErr w:type="spellStart"/>
      <w:r>
        <w:rPr>
          <w:rFonts w:ascii="Arial" w:hAnsi="Arial"/>
          <w:kern w:val="20"/>
        </w:rPr>
        <w:t>LargeCo</w:t>
      </w:r>
      <w:proofErr w:type="spellEnd"/>
      <w:r>
        <w:rPr>
          <w:rFonts w:ascii="Arial" w:hAnsi="Arial"/>
          <w:kern w:val="20"/>
        </w:rPr>
        <w:t xml:space="preserve"> </w:t>
      </w:r>
      <w:r>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3C927875">
      <w:pPr>
        <w:pStyle w:val="Body"/>
        <w:widowControl/>
        <w:numPr>
          <w:ilvl w:val="1"/>
          <w:numId w:val="2"/>
        </w:numPr>
        <w:spacing w:after="120"/>
        <w:jc w:val="both"/>
        <w:rPr>
          <w:rFonts w:eastAsia="Times New Roman" w:cs="Times New Roman"/>
        </w:rPr>
      </w:pPr>
      <w:commentRangeStart w:id="716"/>
      <w:r>
        <w:rPr>
          <w:rFonts w:ascii="Arial" w:hAnsi="Arial"/>
          <w:kern w:val="20"/>
          <w:u w:val="single"/>
          <w:lang w:val="fr-FR"/>
        </w:rPr>
        <w:t>Restrictions.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will not</w:t>
      </w:r>
      <w:ins w:id="62" w:author="Trainer 1 - AgentCo" w:date="2026-05-07T18:52:00Z">
        <w:r>
          <w:rPr>
            <w:rFonts w:ascii="Arial" w:hAnsi="Arial"/>
            <w:kern w:val="20"/>
          </w:rPr>
          <w:t xml:space="preserve">, </w:t>
        </w:r>
        <w:commentRangeStart w:id="63"/>
        <w:r>
          <w:rPr>
            <w:rFonts w:ascii="Arial" w:hAnsi="Arial"/>
            <w:kern w:val="20"/>
          </w:rPr>
          <w:t>directly</w:t>
        </w:r>
        <w:r>
          <w:rPr>
            <w:rFonts w:ascii="Arial" w:hAnsi="Arial"/>
            <w:kern w:val="20"/>
          </w:rPr>
          <w:t xml:space="preserve"> or indirectly</w:t>
        </w:r>
        <w:commentRangeEnd w:id="63"/>
        <w:r>
          <w:rPr>
            <w:rStyle w:val="CommentReference"/>
            <w:rFonts w:cs="Times New Roman"/>
            <w:color w:val="auto"/>
            <w14:textOutline w14:w="0" w14:cap="rnd" w14:cmpd="sng" w14:algn="ctr">
              <w14:noFill/>
              <w14:prstDash w14:val="solid"/>
              <w14:bevel/>
            </w14:textOutline>
          </w:rPr>
          <w:commentReference w:id="63"/>
        </w:r>
      </w:ins>
      <w:r>
        <w:rPr>
          <w:rFonts w:ascii="Arial" w:hAnsi="Arial"/>
          <w:kern w:val="20"/>
        </w:rPr>
        <w:t>:</w:t>
      </w:r>
      <w:r>
        <w:rPr>
          <w:rFonts w:ascii="Arial" w:hAnsi="Arial"/>
          <w:kern w:val="20"/>
        </w:rPr>
        <w:t xml:space="preserve"> (a) reverse engineer, decompile, disassemble</w:t>
      </w:r>
      <w:r>
        <w:rPr>
          <w:rFonts w:ascii="Arial" w:hAnsi="Arial"/>
          <w:kern w:val="20"/>
        </w:rPr>
        <w:t>, decompile, decode</w:t>
      </w:r>
      <w:r>
        <w:rPr>
          <w:rFonts w:ascii="Arial" w:hAnsi="Arial"/>
          <w:kern w:val="20"/>
        </w:rPr>
        <w:t xml:space="preserve"> or otherwise attempt to discover </w:t>
      </w:r>
      <w:ins w:id="66" w:author="Trainer 1 - AgentCo" w:date="2026-05-07T18:58:00Z">
        <w:r>
          <w:rPr>
            <w:rFonts w:ascii="Arial" w:hAnsi="Arial"/>
            <w:kern w:val="20"/>
          </w:rPr>
          <w:t xml:space="preserve">or access </w:t>
        </w:r>
      </w:ins>
      <w:r>
        <w:rPr>
          <w:rFonts w:ascii="Arial" w:hAnsi="Arial"/>
          <w:kern w:val="20"/>
        </w:rPr>
        <w:t>the source code</w:t>
      </w:r>
      <w:r>
        <w:rPr>
          <w:rFonts w:ascii="Arial" w:hAnsi="Arial"/>
          <w:kern w:val="20"/>
        </w:rPr>
        <w:t xml:space="preserve">, object code, underlying </w:t>
      </w:r>
      <w:commentRangeStart w:id="67"/>
      <w:r>
        <w:rPr>
          <w:rFonts w:ascii="Arial" w:hAnsi="Arial"/>
          <w:kern w:val="20"/>
        </w:rPr>
        <w:t>structure</w:t>
      </w:r>
      <w:commentRangeEnd w:id="67"/>
      <w:r>
        <w:rPr>
          <w:rStyle w:val="CommentReference"/>
          <w:rFonts w:cs="Times New Roman"/>
          <w:color w:val="auto"/>
          <w14:textOutline w14:w="0" w14:cap="rnd" w14:cmpd="sng" w14:algn="ctr">
            <w14:noFill/>
            <w14:prstDash w14:val="solid"/>
            <w14:bevel/>
          </w14:textOutline>
        </w:rPr>
        <w:commentReference w:id="67"/>
      </w:r>
      <w:r>
        <w:rPr>
          <w:rFonts w:ascii="Arial" w:hAnsi="Arial"/>
          <w:kern w:val="20"/>
        </w:rPr>
        <w:t xml:space="preserve"> of the Service</w:t>
      </w:r>
      <w:r>
        <w:rPr>
          <w:rFonts w:ascii="Arial" w:hAnsi="Arial"/>
          <w:kern w:val="20"/>
        </w:rPr>
        <w:t xml:space="preserve"> </w:t>
      </w:r>
      <w:del w:id="68" w:author="Trainer 1 - AgentCo" w:date="2026-05-07T18:42:00Z">
        <w:r>
          <w:rPr>
            <w:rFonts w:ascii="Arial" w:hAnsi="Arial"/>
            <w:kern w:val="20"/>
          </w:rPr>
          <w:delText xml:space="preserve">or underlying algorithms of any Software </w:delText>
        </w:r>
      </w:del>
      <w:r>
        <w:rPr>
          <w:rFonts w:ascii="Arial" w:hAnsi="Arial"/>
          <w:kern w:val="20"/>
        </w:rPr>
        <w:t>(provided that reverse engineering is prohibited only to the extent such prohibition is not contrary to Applicable Law); or (b) modify</w:t>
      </w:r>
      <w:r>
        <w:rPr>
          <w:rFonts w:ascii="Arial" w:hAnsi="Arial"/>
          <w:kern w:val="20"/>
        </w:rPr>
        <w:t>, translate, reproduce</w:t>
      </w:r>
      <w:r>
        <w:rPr>
          <w:rFonts w:ascii="Arial" w:hAnsi="Arial"/>
          <w:kern w:val="20"/>
        </w:rPr>
        <w:t xml:space="preserve"> or create derivative works based on the </w:t>
      </w:r>
      <w:r>
        <w:rPr>
          <w:rFonts w:ascii="Arial" w:hAnsi="Arial" w:cs="Arial"/>
          <w:kern w:val="20"/>
        </w:rPr>
        <w:t xml:space="preserve">Service; </w:t>
      </w:r>
      <w:r>
        <w:rPr>
          <w:rFonts w:ascii="Arial" w:hAnsi="Arial" w:cs="Arial"/>
        </w:rPr>
        <w:t>(</w:t>
      </w:r>
      <w:r>
        <w:rPr>
          <w:rFonts w:ascii="Arial" w:hAnsi="Arial" w:cs="Arial"/>
        </w:rPr>
        <w:t>c)</w:t>
      </w:r>
      <w:r>
        <w:rPr>
          <w:rFonts w:ascii="Arial" w:hAnsi="Arial" w:cs="Arial"/>
        </w:rPr>
        <w:t xml:space="preserve"> rent, lease, lend, or sell the Service; (</w:t>
      </w:r>
      <w:r>
        <w:rPr>
          <w:rFonts w:ascii="Arial" w:hAnsi="Arial" w:cs="Arial"/>
        </w:rPr>
        <w:t>d</w:t>
      </w:r>
      <w:r>
        <w:rPr>
          <w:rFonts w:ascii="Arial" w:hAnsi="Arial" w:cs="Arial"/>
        </w:rPr>
        <w:t>) remove any proprietary notice from the Service; (</w:t>
      </w:r>
      <w:r>
        <w:rPr>
          <w:rFonts w:ascii="Arial" w:hAnsi="Arial" w:cs="Arial"/>
        </w:rPr>
        <w:t>e</w:t>
      </w:r>
      <w:r>
        <w:rPr>
          <w:rFonts w:ascii="Arial" w:hAnsi="Arial" w:cs="Arial"/>
        </w:rPr>
        <w:t xml:space="preserve">) use the Service or any Outputs to develop or train a model or agent that competes with the Service, or carry out model extraction or theft attacks; </w:t>
      </w:r>
      <w:ins w:id="69" w:author="Trainer 1 - AgentCo" w:date="2026-05-07T19:00:00Z">
        <w:r>
          <w:rPr>
            <w:rFonts w:ascii="Arial" w:hAnsi="Arial" w:cs="Arial"/>
          </w:rPr>
          <w:t>(</w:t>
        </w:r>
      </w:ins>
      <w:ins w:id="70" w:author="Trainer 1 - AgentCo" w:date="2026-05-07T19:01:00Z">
        <w:r>
          <w:rPr>
            <w:rFonts w:ascii="Arial" w:hAnsi="Arial" w:cs="Arial"/>
          </w:rPr>
          <w:t>f</w:t>
        </w:r>
      </w:ins>
      <w:ins w:id="71" w:author="Trainer 1 - AgentCo" w:date="2026-05-07T19:00:00Z">
        <w:r>
          <w:rPr>
            <w:rFonts w:ascii="Arial" w:hAnsi="Arial" w:cs="Arial"/>
          </w:rPr>
          <w:t>) probe, scan, or attempt to penetrate the Service</w:t>
        </w:r>
      </w:ins>
      <w:ins w:id="74" w:author="Trainer 1 - AgentCo" w:date="2026-05-07T19:00:00Z">
        <w:r>
          <w:rPr>
            <w:rFonts w:ascii="Arial" w:hAnsi="Arial" w:cs="Arial"/>
          </w:rPr>
          <w:t xml:space="preserve">; </w:t>
        </w:r>
      </w:ins>
      <w:r>
        <w:rPr>
          <w:rFonts w:ascii="Arial" w:hAnsi="Arial" w:cs="Arial"/>
        </w:rPr>
        <w:t>(</w:t>
      </w:r>
      <w:r>
        <w:rPr>
          <w:rFonts w:ascii="Arial" w:hAnsi="Arial" w:cs="Arial"/>
        </w:rPr>
        <w:t>g)</w:t>
      </w:r>
      <w:r>
        <w:rPr>
          <w:rFonts w:ascii="Arial" w:hAnsi="Arial" w:cs="Arial"/>
        </w:rPr>
        <w:t xml:space="preserve"> disclose to any third party the results of any benchmark tests of the Service, unless </w:t>
      </w:r>
      <w:proofErr w:type="spellStart"/>
      <w:r>
        <w:rPr>
          <w:rFonts w:ascii="Arial" w:hAnsi="Arial" w:cs="Arial"/>
        </w:rPr>
        <w:t>LargeCo</w:t>
      </w:r>
      <w:proofErr w:type="spellEnd"/>
      <w:r>
        <w:rPr>
          <w:rFonts w:ascii="Arial" w:hAnsi="Arial" w:cs="Arial"/>
        </w:rPr>
        <w:t xml:space="preserve"> also discloses all information necessary for the recipient to replicate those tests; (</w:t>
      </w:r>
      <w:r>
        <w:rPr>
          <w:rFonts w:ascii="Arial" w:hAnsi="Arial" w:cs="Arial"/>
        </w:rPr>
        <w:t>h)</w:t>
      </w:r>
      <w:r>
        <w:rPr>
          <w:rFonts w:ascii="Arial" w:hAnsi="Arial" w:cs="Arial"/>
        </w:rPr>
        <w:t xml:space="preserve"> use unauthorized third-party tools to harvest, scrape, or extract data from the Service; (</w:t>
      </w:r>
      <w:proofErr w:type="spellStart"/>
      <w:r>
        <w:rPr>
          <w:rFonts w:ascii="Arial" w:hAnsi="Arial" w:cs="Arial"/>
        </w:rPr>
        <w:t>i</w:t>
      </w:r>
      <w:proofErr w:type="spellEnd"/>
      <w:r>
        <w:rPr>
          <w:rFonts w:ascii="Arial" w:hAnsi="Arial" w:cs="Arial"/>
        </w:rPr>
        <w:t>)</w:t>
      </w:r>
      <w:r>
        <w:rPr>
          <w:rFonts w:ascii="Arial" w:hAnsi="Arial" w:cs="Arial"/>
        </w:rPr>
        <w:t xml:space="preserve"> use the Service in any way that infringes, misappropriates, or otherwise violates any third party's intellectual property or other rights, or that violates any applicable law or regulation</w:t>
      </w:r>
      <w:ins w:id="75" w:author="Trainer 1 - AgentCo" w:date="2026-05-07T19:00:00Z">
        <w:r>
          <w:rPr>
            <w:rFonts w:ascii="Arial" w:hAnsi="Arial" w:cs="Arial"/>
          </w:rPr>
          <w:t>; (</w:t>
        </w:r>
      </w:ins>
      <w:ins w:id="76" w:author="Trainer 1 - AgentCo" w:date="2026-05-07T19:02:00Z">
        <w:r>
          <w:rPr>
            <w:rFonts w:ascii="Arial" w:hAnsi="Arial" w:cs="Arial"/>
          </w:rPr>
          <w:t>j</w:t>
        </w:r>
      </w:ins>
      <w:ins w:id="77" w:author="Trainer 1 - AgentCo" w:date="2026-05-07T19:00:00Z">
        <w:r>
          <w:rPr>
            <w:rFonts w:ascii="Arial" w:hAnsi="Arial" w:cs="Arial"/>
          </w:rPr>
          <w:t xml:space="preserve">) </w:t>
        </w:r>
      </w:ins>
      <w:ins w:id="79" w:author="Trainer 1 - AgentCo" w:date="2026-05-07T19:00:00Z">
        <w:r>
          <w:rPr>
            <w:rFonts w:ascii="Arial" w:hAnsi="Arial" w:cs="Arial"/>
          </w:rPr>
          <w:t xml:space="preserve">submit to </w:t>
        </w:r>
      </w:ins>
      <w:ins w:id="80" w:author="Trainer 1 - AgentCo" w:date="2026-05-07T19:02:00Z">
        <w:r>
          <w:rPr>
            <w:rFonts w:ascii="Arial" w:hAnsi="Arial" w:cs="Arial"/>
          </w:rPr>
          <w:t>Provider</w:t>
        </w:r>
      </w:ins>
      <w:ins w:id="81" w:author="Trainer 1 - AgentCo" w:date="2026-05-07T19:00:00Z">
        <w:r>
          <w:rPr>
            <w:rFonts w:ascii="Arial" w:hAnsi="Arial" w:cs="Arial"/>
          </w:rPr>
          <w:t xml:space="preserve"> data or information that is subject to specific protections under </w:t>
        </w:r>
      </w:ins>
      <w:ins w:id="82" w:author="Trainer 1 - AgentCo" w:date="2026-05-07T19:02:00Z">
        <w:r>
          <w:rPr>
            <w:rFonts w:ascii="Arial" w:hAnsi="Arial" w:cs="Arial"/>
          </w:rPr>
          <w:t>A</w:t>
        </w:r>
      </w:ins>
      <w:ins w:id="83" w:author="Trainer 1 - AgentCo" w:date="2026-05-07T19:00:00Z">
        <w:r>
          <w:rPr>
            <w:rFonts w:ascii="Arial" w:hAnsi="Arial" w:cs="Arial"/>
          </w:rPr>
          <w:t xml:space="preserve">pplicable </w:t>
        </w:r>
      </w:ins>
      <w:ins w:id="84" w:author="Trainer 1 - AgentCo" w:date="2026-05-07T19:02:00Z">
        <w:r>
          <w:rPr>
            <w:rFonts w:ascii="Arial" w:hAnsi="Arial" w:cs="Arial"/>
          </w:rPr>
          <w:t>L</w:t>
        </w:r>
      </w:ins>
      <w:ins w:id="85" w:author="Trainer 1 - AgentCo" w:date="2026-05-07T19:00:00Z">
        <w:r>
          <w:rPr>
            <w:rFonts w:ascii="Arial" w:hAnsi="Arial" w:cs="Arial"/>
          </w:rPr>
          <w:t xml:space="preserve">aw beyond those that apply to "personal information" or "personal data" generally; or </w:t>
        </w:r>
      </w:ins>
      <w:r>
        <w:rPr>
          <w:rFonts w:ascii="Arial" w:hAnsi="Arial" w:cs="Arial"/>
        </w:rPr>
        <w:t>(</w:t>
      </w:r>
      <w:r>
        <w:rPr>
          <w:rFonts w:ascii="Arial" w:hAnsi="Arial" w:cs="Arial"/>
        </w:rPr>
        <w:t>k</w:t>
      </w:r>
      <w:r>
        <w:rPr>
          <w:rFonts w:ascii="Arial" w:hAnsi="Arial" w:cs="Arial"/>
        </w:rPr>
        <w:t xml:space="preserve">) knowingly permit any third party to do any of the foregoing. </w:t>
      </w:r>
      <w:proofErr w:type="spellStart"/>
      <w:r>
        <w:rPr>
          <w:rFonts w:ascii="Arial" w:hAnsi="Arial" w:cs="Arial"/>
        </w:rPr>
        <w:t>LargeCo</w:t>
      </w:r>
      <w:proofErr w:type="spellEnd"/>
      <w:r>
        <w:rPr>
          <w:rFonts w:ascii="Arial" w:hAnsi="Arial" w:cs="Arial"/>
        </w:rPr>
        <w:t xml:space="preserve"> will promptly notify </w:t>
      </w:r>
      <w:r>
        <w:rPr>
          <w:rFonts w:ascii="Arial" w:hAnsi="Arial" w:cs="Arial"/>
        </w:rPr>
        <w:t>Provider</w:t>
      </w:r>
      <w:r>
        <w:rPr>
          <w:rFonts w:ascii="Arial" w:hAnsi="Arial" w:cs="Arial"/>
        </w:rPr>
        <w:t xml:space="preserve"> of any unauthorized use </w:t>
      </w:r>
      <w:del w:id="746" w:author="Reviewing Counsel (AgentCo)" w:date="2026-10-18T15:28:03Z">
        <w:r>
          <w:rPr>
            <w:rFonts w:ascii="Arial" w:hAnsi="Arial" w:cs="Arial"/>
          </w:rPr>
          <w:delText xml:space="preserve">of which Customer becomes aware</w:delText>
        </w:r>
      </w:del>
      <w:ins w:id="747" w:author="Reviewing Counsel (AgentCo)" w:date="2026-10-18T15:28:03Z">
        <w:commentRangeStart w:id="715"/>
        <w:r>
          <w:rPr>
            <w:rFonts w:ascii="Arial" w:hAnsi="Arial" w:cs="Arial"/>
          </w:rPr>
          <w:t xml:space="preserve">of which LargeCo becomes aware</w:t>
        </w:r>
        <w:commentRangeEnd w:id="715"/>
        <w:r>
          <w:commentReference w:id="715"/>
        </w:r>
      </w:ins>
      <w:r>
        <w:rPr>
          <w:rFonts w:ascii="Arial" w:hAnsi="Arial" w:cs="Arial"/>
        </w:rPr>
        <w:t xml:space="preserve"> and will reasonably cooperate to prevent and stop such use to the extent within </w:t>
      </w:r>
      <w:r>
        <w:rPr>
          <w:rFonts w:ascii="Arial" w:hAnsi="Arial" w:cs="Arial"/>
        </w:rPr>
        <w:t>LargeCo’s</w:t>
      </w:r>
      <w:r>
        <w:rPr>
          <w:rFonts w:ascii="Arial" w:hAnsi="Arial" w:cs="Arial"/>
        </w:rPr>
        <w:t xml:space="preserve"> control.</w:t>
      </w:r>
      <w:r>
        <w:t xml:space="preserve"> </w:t>
      </w:r>
      <w:commentRangeEnd w:id="716"/>
      <w:r>
        <w:commentReference w:id="716"/>
      </w:r>
    </w:p>
    <w:p w14:paraId="4B285B24" w14:textId="71D92896">
      <w:pPr>
        <w:pStyle w:val="Body"/>
        <w:widowControl/>
        <w:spacing w:after="120"/>
        <w:ind w:left="720"/>
        <w:jc w:val="both"/>
        <w:rPr>
          <w:rFonts w:ascii="Arial" w:hAnsi="Arial"/>
          <w:lang w:val="fr-FR"/>
        </w:rPr>
      </w:pPr>
    </w:p>
    <w:p w14:paraId="663D4AFF" w14:textId="77777777">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pPr>
        <w:pStyle w:val="Body"/>
        <w:widowControl/>
        <w:numPr>
          <w:ilvl w:val="1"/>
          <w:numId w:val="2"/>
        </w:numPr>
        <w:spacing w:after="120"/>
        <w:jc w:val="both"/>
        <w:rPr>
          <w:rFonts w:ascii="Arial" w:hAnsi="Arial"/>
        </w:rPr>
      </w:pPr>
      <w:proofErr w:type="spellStart"/>
      <w:r>
        <w:rPr>
          <w:rFonts w:ascii="Arial" w:hAnsi="Arial"/>
          <w:kern w:val="20"/>
          <w:u w:val="single"/>
        </w:rPr>
        <w:t>LargeCo</w:t>
      </w:r>
      <w:proofErr w:type="spellEnd"/>
      <w:r>
        <w:rPr>
          <w:rFonts w:ascii="Arial" w:hAnsi="Arial"/>
          <w:kern w:val="20"/>
          <w:u w:val="single"/>
        </w:rPr>
        <w:t xml:space="preserve"> Policies</w:t>
      </w:r>
      <w:r>
        <w:rPr>
          <w:rFonts w:ascii="Arial" w:hAnsi="Arial"/>
          <w:kern w:val="20"/>
        </w:rPr>
        <w:t xml:space="preserve">. In providing the Services, Provider agrees to abide by any </w:t>
      </w:r>
      <w:proofErr w:type="spellStart"/>
      <w:r>
        <w:rPr>
          <w:rFonts w:ascii="Arial" w:hAnsi="Arial"/>
          <w:kern w:val="20"/>
        </w:rPr>
        <w:t>LargeCo</w:t>
      </w:r>
      <w:proofErr w:type="spellEnd"/>
      <w:r>
        <w:rPr>
          <w:rFonts w:ascii="Arial" w:hAnsi="Arial"/>
          <w:kern w:val="20"/>
        </w:rPr>
        <w:t xml:space="preserve"> policies that are provided or made available to Provider.</w:t>
      </w:r>
    </w:p>
    <w:p w14:paraId="4E8A8FF2" w14:textId="77777777">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w:t>
      </w:r>
      <w:proofErr w:type="spellStart"/>
      <w:r>
        <w:rPr>
          <w:rFonts w:ascii="Arial" w:hAnsi="Arial"/>
          <w:kern w:val="20"/>
        </w:rPr>
        <w:t>LargeCo</w:t>
      </w:r>
      <w:proofErr w:type="spellEnd"/>
      <w:r>
        <w:rPr>
          <w:rFonts w:ascii="Arial" w:hAnsi="Arial"/>
          <w:kern w:val="20"/>
        </w:rPr>
        <w:t xml:space="preserve"> with all login credentials required for </w:t>
      </w:r>
      <w:proofErr w:type="spellStart"/>
      <w:r>
        <w:rPr>
          <w:rFonts w:ascii="Arial" w:hAnsi="Arial"/>
          <w:kern w:val="20"/>
        </w:rPr>
        <w:t>LargeCo</w:t>
      </w:r>
      <w:proofErr w:type="spellEnd"/>
      <w:r>
        <w:rPr>
          <w:rFonts w:ascii="Arial" w:hAnsi="Arial"/>
          <w:kern w:val="20"/>
        </w:rPr>
        <w:t xml:space="preserve"> to access the Services, set up administrator accounts and provision Users, in accordance with the subscriptions specified in the applicable Order Form. </w:t>
      </w:r>
    </w:p>
    <w:p w14:paraId="34C11DB7" w14:textId="77777777">
      <w:pPr>
        <w:pStyle w:val="Body"/>
        <w:widowControl/>
        <w:numPr>
          <w:ilvl w:val="1"/>
          <w:numId w:val="2"/>
        </w:numPr>
        <w:spacing w:after="120"/>
        <w:jc w:val="both"/>
        <w:rPr>
          <w:rFonts w:ascii="Arial" w:hAnsi="Arial"/>
        </w:rPr>
      </w:pPr>
      <w:r>
        <w:rPr>
          <w:rFonts w:ascii="Arial" w:hAnsi="Arial"/>
          <w:kern w:val="20"/>
          <w:u w:val="single"/>
        </w:rPr>
        <w:t xml:space="preserve">Access to </w:t>
      </w:r>
      <w:proofErr w:type="spellStart"/>
      <w:r>
        <w:rPr>
          <w:rFonts w:ascii="Arial" w:hAnsi="Arial"/>
          <w:kern w:val="20"/>
          <w:u w:val="single"/>
        </w:rPr>
        <w:t>LargeCo</w:t>
      </w:r>
      <w:proofErr w:type="spellEnd"/>
      <w:r>
        <w:rPr>
          <w:rFonts w:ascii="Arial" w:hAnsi="Arial"/>
          <w:kern w:val="20"/>
          <w:u w:val="single"/>
        </w:rPr>
        <w:t xml:space="preserve"> Systems</w:t>
      </w:r>
      <w:r>
        <w:rPr>
          <w:rFonts w:ascii="Arial" w:hAnsi="Arial"/>
          <w:kern w:val="20"/>
        </w:rPr>
        <w:t xml:space="preserve">. </w:t>
      </w:r>
      <w:proofErr w:type="spellStart"/>
      <w:r>
        <w:rPr>
          <w:rFonts w:ascii="Arial" w:hAnsi="Arial"/>
          <w:kern w:val="20"/>
        </w:rPr>
        <w:t>LargeCo</w:t>
      </w:r>
      <w:proofErr w:type="spellEnd"/>
      <w:r>
        <w:rPr>
          <w:rFonts w:ascii="Arial" w:hAnsi="Arial"/>
          <w:kern w:val="20"/>
        </w:rPr>
        <w:t xml:space="preserve"> may, in its sole discretion, permit access to </w:t>
      </w:r>
      <w:proofErr w:type="spellStart"/>
      <w:r>
        <w:rPr>
          <w:rFonts w:ascii="Arial" w:hAnsi="Arial"/>
          <w:kern w:val="20"/>
        </w:rPr>
        <w:t>LargeCo</w:t>
      </w:r>
      <w:proofErr w:type="spellEnd"/>
      <w:r>
        <w:rPr>
          <w:rFonts w:ascii="Arial" w:hAnsi="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hAnsi="Arial"/>
          <w:kern w:val="20"/>
        </w:rPr>
        <w:t>LargeCo</w:t>
      </w:r>
      <w:proofErr w:type="spellEnd"/>
      <w:r>
        <w:rPr>
          <w:rFonts w:ascii="Arial" w:hAnsi="Arial"/>
          <w:kern w:val="20"/>
        </w:rPr>
        <w:t xml:space="preserve"> Systems and that Authorized Users shall not share user names and/or passwords with any other individual or entity. </w:t>
      </w:r>
      <w:proofErr w:type="spellStart"/>
      <w:r>
        <w:rPr>
          <w:rFonts w:ascii="Arial" w:hAnsi="Arial"/>
          <w:kern w:val="20"/>
        </w:rPr>
        <w:t>LargeCo</w:t>
      </w:r>
      <w:proofErr w:type="spellEnd"/>
      <w:r>
        <w:rPr>
          <w:rFonts w:ascii="Arial" w:hAnsi="Arial"/>
          <w:kern w:val="20"/>
        </w:rPr>
        <w:t xml:space="preserve"> has the right to revoke an Authorized User’s access to </w:t>
      </w:r>
      <w:proofErr w:type="spellStart"/>
      <w:r>
        <w:rPr>
          <w:rFonts w:ascii="Arial" w:hAnsi="Arial"/>
          <w:kern w:val="20"/>
        </w:rPr>
        <w:t>LargeCo</w:t>
      </w:r>
      <w:proofErr w:type="spellEnd"/>
      <w:r>
        <w:rPr>
          <w:rFonts w:ascii="Arial" w:hAnsi="Arial"/>
          <w:kern w:val="20"/>
        </w:rPr>
        <w:t xml:space="preserve"> Systems at any time and for any reason.</w:t>
      </w:r>
    </w:p>
    <w:p w14:paraId="6F9DD769" w14:textId="77777777">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pPr>
        <w:pStyle w:val="Body"/>
        <w:widowControl/>
        <w:numPr>
          <w:ilvl w:val="1"/>
          <w:numId w:val="2"/>
        </w:numPr>
        <w:spacing w:after="120"/>
        <w:jc w:val="both"/>
        <w:rPr>
          <w:rFonts w:ascii="Arial" w:hAnsi="Arial"/>
          <w:lang w:val="fr-FR"/>
        </w:rPr>
      </w:pPr>
      <w:r>
        <w:rPr>
          <w:rFonts w:ascii="Arial" w:hAnsi="Arial"/>
          <w:kern w:val="20"/>
          <w:u w:val="single"/>
          <w:lang w:val="fr-FR"/>
        </w:rPr>
        <w:lastRenderedPageBreak/>
        <w:t>Provider Personnel.</w:t>
      </w:r>
      <w:r>
        <w:rPr>
          <w:rFonts w:ascii="Arial" w:hAnsi="Arial"/>
          <w:kern w:val="20"/>
        </w:rPr>
        <w:t xml:space="preserve"> If at </w:t>
      </w:r>
      <w:r>
        <w:rPr>
          <w:rFonts w:ascii="Arial" w:hAnsi="Arial"/>
          <w:kern w:val="20"/>
        </w:rPr>
        <w:t xml:space="preserve">any time </w:t>
      </w:r>
      <w:proofErr w:type="spellStart"/>
      <w:r>
        <w:rPr>
          <w:rFonts w:ascii="Arial" w:hAnsi="Arial"/>
          <w:kern w:val="20"/>
        </w:rPr>
        <w:t>LargeCo</w:t>
      </w:r>
      <w:proofErr w:type="spellEnd"/>
      <w:r>
        <w:rPr>
          <w:rFonts w:ascii="Arial" w:hAnsi="Arial"/>
          <w:kern w:val="20"/>
        </w:rPr>
        <w:t xml:space="preserve"> is dissatisfied with the performance of an individual working on LargeCo’s account, upon LargeCo’s request, Provider shall promptly remove the applicable individual from LargeCo’s account and replace the person with another qualified individual acceptable to </w:t>
      </w:r>
      <w:proofErr w:type="spellStart"/>
      <w:r>
        <w:rPr>
          <w:rFonts w:ascii="Arial" w:hAnsi="Arial"/>
          <w:kern w:val="20"/>
        </w:rPr>
        <w:t>LargeCo</w:t>
      </w:r>
      <w:proofErr w:type="spellEnd"/>
      <w:r>
        <w:rPr>
          <w:rFonts w:ascii="Arial" w:hAnsi="Arial"/>
          <w:kern w:val="20"/>
        </w:rPr>
        <w:t>. Notwithstanding the foregoing, Provider has sole discretion whether or not to continue to employ or retain such individual.</w:t>
      </w:r>
    </w:p>
    <w:p w14:paraId="48AE8A73" w14:textId="77777777">
      <w:pPr>
        <w:pStyle w:val="Body"/>
        <w:widowControl/>
        <w:numPr>
          <w:ilvl w:val="0"/>
          <w:numId w:val="2"/>
        </w:numPr>
        <w:spacing w:after="120"/>
        <w:jc w:val="both"/>
        <w:rPr>
          <w:rFonts w:ascii="Arial" w:hAnsi="Arial"/>
          <w:b/>
          <w:bCs/>
          <w:lang w:val="it-IT"/>
        </w:rPr>
      </w:pPr>
      <w:proofErr w:type="spellStart"/>
      <w:r>
        <w:rPr>
          <w:rFonts w:ascii="Arial" w:hAnsi="Arial"/>
          <w:b/>
          <w:bCs/>
          <w:kern w:val="20"/>
          <w:lang w:val="it-IT"/>
        </w:rPr>
        <w:t>Documentation</w:t>
      </w:r>
      <w:proofErr w:type="spellEnd"/>
      <w:r>
        <w:rPr>
          <w:rFonts w:ascii="Arial" w:hAnsi="Arial"/>
          <w:b/>
          <w:bCs/>
          <w:kern w:val="20"/>
          <w:lang w:val="it-IT"/>
        </w:rPr>
        <w:t>.</w:t>
      </w:r>
      <w:r>
        <w:rPr>
          <w:rFonts w:ascii="Arial" w:hAnsi="Arial"/>
          <w:kern w:val="20"/>
        </w:rPr>
        <w:t xml:space="preserve"> </w:t>
      </w:r>
    </w:p>
    <w:p w14:paraId="6B022E19" w14:textId="318552D8">
      <w:pPr>
        <w:pStyle w:val="Body"/>
        <w:widowControl/>
        <w:spacing w:after="120"/>
        <w:ind w:left="720"/>
        <w:jc w:val="both"/>
        <w:rPr>
          <w:rFonts w:ascii="Arial" w:eastAsia="Arial" w:hAnsi="Arial" w:cs="Arial"/>
          <w:b/>
          <w:bCs/>
          <w:kern w:val="20"/>
        </w:rPr>
      </w:pPr>
      <w:r>
        <w:rPr>
          <w:rFonts w:ascii="Arial" w:hAnsi="Arial"/>
          <w:kern w:val="20"/>
        </w:rPr>
        <w:t xml:space="preserve">Provider shall provide </w:t>
      </w:r>
      <w:proofErr w:type="spellStart"/>
      <w:r>
        <w:rPr>
          <w:rFonts w:ascii="Arial" w:hAnsi="Arial"/>
          <w:kern w:val="20"/>
        </w:rPr>
        <w:t>LargeCo</w:t>
      </w:r>
      <w:proofErr w:type="spellEnd"/>
      <w:r>
        <w:rPr>
          <w:rFonts w:ascii="Arial" w:hAnsi="Arial"/>
          <w:kern w:val="20"/>
        </w:rPr>
        <w:t xml:space="preserve">, at no charge, all Documentation </w:t>
      </w:r>
      <w:commentRangeStart w:id="87"/>
      <w:r>
        <w:rPr>
          <w:rFonts w:ascii="Arial" w:hAnsi="Arial"/>
          <w:kern w:val="20"/>
        </w:rPr>
        <w:t xml:space="preserve">related to the Services. </w:t>
      </w:r>
      <w:commentRangeEnd w:id="87"/>
      <w:r>
        <w:rPr>
          <w:rStyle w:val="CommentReference"/>
          <w:rFonts w:cs="Times New Roman"/>
          <w:color w:val="auto"/>
          <w14:textOutline w14:w="0" w14:cap="rnd" w14:cmpd="sng" w14:algn="ctr">
            <w14:noFill/>
            <w14:prstDash w14:val="solid"/>
            <w14:bevel/>
          </w14:textOutline>
        </w:rPr>
        <w:commentReference w:id="87"/>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hAnsi="Arial"/>
          <w:kern w:val="20"/>
        </w:rPr>
        <w:t>LargeCo</w:t>
      </w:r>
      <w:proofErr w:type="spellEnd"/>
      <w:r>
        <w:rPr>
          <w:rFonts w:ascii="Arial" w:hAnsi="Arial"/>
          <w:kern w:val="20"/>
        </w:rPr>
        <w:t xml:space="preserve"> and make available to </w:t>
      </w:r>
      <w:proofErr w:type="spellStart"/>
      <w:r>
        <w:rPr>
          <w:rFonts w:ascii="Arial" w:hAnsi="Arial"/>
          <w:kern w:val="20"/>
        </w:rPr>
        <w:t>LargeCo</w:t>
      </w:r>
      <w:proofErr w:type="spellEnd"/>
      <w:r>
        <w:rPr>
          <w:rFonts w:ascii="Arial" w:hAnsi="Arial"/>
          <w:kern w:val="20"/>
        </w:rPr>
        <w:t xml:space="preserve">, at no charge, such revised or additional Documentation produced by Provider </w:t>
      </w:r>
      <w:commentRangeStart w:id="88"/>
      <w:commentRangeStart w:id="89"/>
      <w:r>
        <w:rPr>
          <w:rFonts w:ascii="Arial" w:hAnsi="Arial"/>
          <w:kern w:val="20"/>
        </w:rPr>
        <w:t xml:space="preserve">as soon as such Documentation is commercially available. </w:t>
      </w:r>
      <w:commentRangeEnd w:id="88"/>
      <w:r>
        <w:rPr>
          <w:rStyle w:val="CommentReference"/>
          <w:rFonts w:cs="Times New Roman"/>
          <w:color w:val="auto"/>
          <w14:textOutline w14:w="0" w14:cap="rnd" w14:cmpd="sng" w14:algn="ctr">
            <w14:noFill/>
            <w14:prstDash w14:val="solid"/>
            <w14:bevel/>
          </w14:textOutline>
        </w:rPr>
        <w:commentReference w:id="88"/>
      </w:r>
      <w:commentRangeEnd w:id="89"/>
      <w:r>
        <w:rPr>
          <w:rStyle w:val="CommentReference"/>
          <w:rFonts w:cs="Times New Roman"/>
          <w:color w:val="auto"/>
          <w14:textOutline w14:w="0" w14:cap="rnd" w14:cmpd="sng" w14:algn="ctr">
            <w14:noFill/>
            <w14:prstDash w14:val="solid"/>
            <w14:bevel/>
          </w14:textOutline>
        </w:rPr>
        <w:commentReference w:id="89"/>
      </w:r>
    </w:p>
    <w:p w14:paraId="4DAF6A7F" w14:textId="77777777">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A5020CA">
      <w:pPr>
        <w:pStyle w:val="Body"/>
        <w:widowControl/>
        <w:numPr>
          <w:ilvl w:val="1"/>
          <w:numId w:val="2"/>
        </w:numPr>
        <w:spacing w:after="120"/>
        <w:jc w:val="both"/>
        <w:rPr>
          <w:rFonts w:ascii="Arial" w:hAnsi="Arial"/>
        </w:rPr>
      </w:pPr>
      <w:r>
        <w:rPr>
          <w:rFonts w:ascii="Arial" w:hAnsi="Arial"/>
          <w:kern w:val="20"/>
          <w:u w:val="single"/>
        </w:rPr>
        <w:t>Provider License</w:t>
      </w:r>
      <w:r>
        <w:rPr>
          <w:rFonts w:ascii="Arial" w:hAnsi="Arial"/>
          <w:kern w:val="20"/>
          <w:u w:val="single"/>
        </w:rPr>
        <w:t xml:space="preserve"> </w:t>
      </w:r>
      <w:r>
        <w:rPr>
          <w:rFonts w:ascii="Arial" w:hAnsi="Arial"/>
          <w:kern w:val="20"/>
          <w:u w:val="single"/>
        </w:rPr>
        <w:t xml:space="preserve">Grant and Intellectual Property Rights. Provider hereby grants to </w:t>
      </w:r>
      <w:proofErr w:type="spellStart"/>
      <w:r>
        <w:rPr>
          <w:rFonts w:ascii="Arial" w:hAnsi="Arial"/>
          <w:kern w:val="20"/>
          <w:u w:val="single"/>
        </w:rPr>
        <w:t>LargeCo</w:t>
      </w:r>
      <w:proofErr w:type="spellEnd"/>
      <w:r>
        <w:rPr>
          <w:rFonts w:ascii="Arial" w:hAnsi="Arial"/>
          <w:kern w:val="20"/>
          <w:u w:val="single"/>
        </w:rPr>
        <w:t xml:space="preserve"> (or as otherwise specified in the applicable Order Form) a worldwide, nonexclusive, irrevocable, transferable, sublicensable, royalty-free, and fully paid-up right </w:t>
      </w:r>
      <w:commentRangeStart w:id="93"/>
      <w:commentRangeStart w:id="94"/>
      <w:r>
        <w:rPr>
          <w:rFonts w:ascii="Arial" w:hAnsi="Arial"/>
          <w:kern w:val="20"/>
          <w:u w:val="single"/>
        </w:rPr>
        <w:t xml:space="preserve">and license to use </w:t>
      </w:r>
      <w:commentRangeEnd w:id="93"/>
      <w:r>
        <w:rPr>
          <w:rStyle w:val="CommentReference"/>
          <w:rFonts w:cs="Times New Roman"/>
          <w:color w:val="auto"/>
          <w14:textOutline w14:w="0" w14:cap="rnd" w14:cmpd="sng" w14:algn="ctr">
            <w14:noFill/>
            <w14:prstDash w14:val="solid"/>
            <w14:bevel/>
          </w14:textOutline>
        </w:rPr>
        <w:commentReference w:id="93"/>
      </w:r>
      <w:commentRangeEnd w:id="94"/>
      <w:r>
        <w:rPr>
          <w:rStyle w:val="CommentReference"/>
          <w:rFonts w:cs="Times New Roman"/>
          <w:color w:val="auto"/>
          <w14:textOutline w14:w="0" w14:cap="rnd" w14:cmpd="sng" w14:algn="ctr">
            <w14:noFill/>
            <w14:prstDash w14:val="solid"/>
            <w14:bevel/>
          </w14:textOutline>
        </w:rPr>
        <w:commentReference w:id="94"/>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r>
        <w:rPr>
          <w:rFonts w:ascii="Arial" w:hAnsi="Arial"/>
          <w:kern w:val="20"/>
          <w:u w:val="single"/>
        </w:rPr>
        <w:t>s</w:t>
      </w:r>
      <w:commentRangeStart w:id="96"/>
      <w:r>
        <w:rPr>
          <w:rFonts w:ascii="Arial" w:hAnsi="Arial"/>
          <w:kern w:val="20"/>
          <w:u w:val="single"/>
        </w:rPr>
        <w:t xml:space="preserve">oftware and Provider </w:t>
      </w:r>
      <w:commentRangeEnd w:id="96"/>
      <w:r>
        <w:rPr>
          <w:rStyle w:val="CommentReference"/>
          <w:rFonts w:cs="Times New Roman"/>
          <w:color w:val="auto"/>
          <w14:textOutline w14:w="0" w14:cap="rnd" w14:cmpd="sng" w14:algn="ctr">
            <w14:noFill/>
            <w14:prstDash w14:val="solid"/>
            <w14:bevel/>
          </w14:textOutline>
        </w:rPr>
        <w:commentReference w:id="96"/>
      </w:r>
      <w:r>
        <w:rPr>
          <w:rFonts w:ascii="Arial" w:hAnsi="Arial"/>
          <w:kern w:val="20"/>
          <w:u w:val="single"/>
        </w:rPr>
        <w:t>Technology — shall remain with Provider (and, where applicable, its licensors).</w:t>
      </w:r>
    </w:p>
    <w:p w14:paraId="450CD7CE" w14:textId="0933FEA5">
      <w:pPr>
        <w:pStyle w:val="Body"/>
        <w:widowControl/>
        <w:numPr>
          <w:ilvl w:val="1"/>
          <w:numId w:val="2"/>
        </w:numPr>
        <w:spacing w:after="120"/>
        <w:jc w:val="both"/>
        <w:rPr>
          <w:rFonts w:ascii="Arial" w:hAnsi="Arial"/>
        </w:rPr>
      </w:pPr>
      <w:commentRangeStart w:id="98"/>
      <w:r>
        <w:rPr>
          <w:rFonts w:ascii="Arial" w:hAnsi="Arial"/>
          <w:kern w:val="20"/>
          <w:u w:val="single"/>
        </w:rPr>
        <w:t xml:space="preserve">Feedback. As between the Parties, </w:t>
      </w:r>
      <w:ins w:id="99" w:author="Trainer 1 - AgentCo" w:date="2026-05-07T19:34:00Z">
        <w:r>
          <w:rPr>
            <w:rFonts w:ascii="Arial" w:hAnsi="Arial"/>
            <w:kern w:val="20"/>
            <w:u w:val="single"/>
          </w:rPr>
          <w:t xml:space="preserve">Provider </w:t>
        </w:r>
      </w:ins>
      <w:del w:id="100" w:author="Trainer 1 - AgentCo" w:date="2026-05-07T19:34:00Z">
        <w:r>
          <w:rPr>
            <w:rFonts w:ascii="Arial" w:hAnsi="Arial"/>
            <w:kern w:val="20"/>
            <w:u w:val="single"/>
          </w:rPr>
          <w:delText xml:space="preserve">LargeCo </w:delText>
        </w:r>
      </w:del>
      <w:r>
        <w:rPr>
          <w:rFonts w:ascii="Arial" w:hAnsi="Arial"/>
          <w:kern w:val="20"/>
          <w:u w:val="single"/>
        </w:rPr>
        <w:t xml:space="preserve">retains all intellectual property rights in any Feedback </w:t>
      </w:r>
      <w:del w:id="101" w:author="Trainer 1 - AgentCo" w:date="2026-05-07T19:34:00Z">
        <w:r>
          <w:rPr>
            <w:rFonts w:ascii="Arial" w:hAnsi="Arial"/>
            <w:kern w:val="20"/>
            <w:u w:val="single"/>
          </w:rPr>
          <w:delText xml:space="preserve">it </w:delText>
        </w:r>
      </w:del>
      <w:r>
        <w:rPr>
          <w:rFonts w:ascii="Arial" w:hAnsi="Arial"/>
          <w:kern w:val="20"/>
          <w:u w:val="single"/>
        </w:rPr>
        <w:t>provide</w:t>
      </w:r>
      <w:ins w:id="102" w:author="Trainer 1 - AgentCo" w:date="2026-05-07T19:34:00Z">
        <w:r>
          <w:rPr>
            <w:rFonts w:ascii="Arial" w:hAnsi="Arial"/>
            <w:kern w:val="20"/>
            <w:u w:val="single"/>
          </w:rPr>
          <w:t xml:space="preserve">d by </w:t>
        </w:r>
        <w:proofErr w:type="spellStart"/>
        <w:r>
          <w:rPr>
            <w:rFonts w:ascii="Arial" w:hAnsi="Arial"/>
            <w:kern w:val="20"/>
            <w:u w:val="single"/>
          </w:rPr>
          <w:t>LargeCo</w:t>
        </w:r>
        <w:proofErr w:type="spellEnd"/>
        <w:r>
          <w:rPr>
            <w:rFonts w:ascii="Arial" w:hAnsi="Arial"/>
            <w:kern w:val="20"/>
            <w:u w:val="single"/>
          </w:rPr>
          <w:t xml:space="preserve"> </w:t>
        </w:r>
      </w:ins>
      <w:del w:id="103" w:author="Trainer 1 - AgentCo" w:date="2026-05-07T19:34:00Z">
        <w:r>
          <w:rPr>
            <w:rFonts w:ascii="Arial" w:hAnsi="Arial"/>
            <w:kern w:val="20"/>
            <w:u w:val="single"/>
          </w:rPr>
          <w:delText xml:space="preserve">s </w:delText>
        </w:r>
      </w:del>
      <w:r>
        <w:rPr>
          <w:rFonts w:ascii="Arial" w:hAnsi="Arial"/>
          <w:kern w:val="20"/>
          <w:u w:val="single"/>
        </w:rPr>
        <w:t xml:space="preserve">regarding any portion of the Services. </w:t>
      </w:r>
      <w:del w:id="104" w:author="Trainer 1 - AgentCo" w:date="2026-05-07T19:34:00Z">
        <w:r>
          <w:rPr>
            <w:rFonts w:ascii="Arial" w:hAnsi="Arial"/>
            <w:kern w:val="20"/>
            <w:u w:val="single"/>
          </w:rPr>
          <w:delText>LargeCo grants Provider a worldwide, non-exclusive, perpetual, royalty-free right to use and disclose such Feedback in connection with the Services, provided that Provider may not use the Feedback in a manner that identifies LargeCo as its source. All Feedback is provided on an “</w:delText>
        </w:r>
        <w:r>
          <w:rPr>
            <w:rFonts w:ascii="Arial" w:hAnsi="Arial"/>
            <w:kern w:val="20"/>
            <w:u w:val="single"/>
            <w:lang w:val="de-DE"/>
          </w:rPr>
          <w:delText>as is</w:delText>
        </w:r>
        <w:r>
          <w:rPr>
            <w:rFonts w:ascii="Arial" w:hAnsi="Arial"/>
            <w:kern w:val="20"/>
            <w:u w:val="single"/>
          </w:rPr>
          <w:delText>” basis, without warranty or indemnity of any kind.</w:delText>
        </w:r>
      </w:del>
      <w:commentRangeEnd w:id="98"/>
      <w:r>
        <w:rPr>
          <w:rStyle w:val="CommentReference"/>
          <w:rFonts w:cs="Times New Roman"/>
          <w:color w:val="auto"/>
          <w14:textOutline w14:w="0" w14:cap="rnd" w14:cmpd="sng" w14:algn="ctr">
            <w14:noFill/>
            <w14:prstDash w14:val="solid"/>
            <w14:bevel/>
          </w14:textOutline>
        </w:rPr>
        <w:commentReference w:id="98"/>
      </w:r>
    </w:p>
    <w:p w14:paraId="18BFDAB9" w14:textId="2149DA7E">
      <w:pPr>
        <w:pStyle w:val="Body"/>
        <w:widowControl/>
        <w:numPr>
          <w:ilvl w:val="1"/>
          <w:numId w:val="2"/>
        </w:numPr>
        <w:spacing w:after="120"/>
        <w:jc w:val="both"/>
        <w:rPr>
          <w:ins w:id="105" w:author="Trainer 1 - AgentCo" w:date="2026-05-07T20:32:00Z"/>
          <w:rFonts w:ascii="Arial" w:hAnsi="Arial"/>
        </w:rPr>
      </w:pPr>
      <w:proofErr w:type="spellStart"/>
      <w:r>
        <w:rPr>
          <w:rFonts w:ascii="Arial" w:hAnsi="Arial"/>
          <w:kern w:val="20"/>
          <w:u w:val="single"/>
        </w:rPr>
        <w:t>LargeCo</w:t>
      </w:r>
      <w:proofErr w:type="spellEnd"/>
      <w:r>
        <w:rPr>
          <w:rFonts w:ascii="Arial" w:hAnsi="Arial"/>
          <w:kern w:val="20"/>
          <w:u w:val="single"/>
        </w:rPr>
        <w:t xml:space="preserve"> Data License and Intellectual Property Rights. During the Term, </w:t>
      </w:r>
      <w:proofErr w:type="spellStart"/>
      <w:r>
        <w:rPr>
          <w:rFonts w:ascii="Arial" w:hAnsi="Arial"/>
          <w:kern w:val="20"/>
          <w:u w:val="single"/>
        </w:rPr>
        <w:t>LargeCo</w:t>
      </w:r>
      <w:proofErr w:type="spellEnd"/>
      <w:r>
        <w:rPr>
          <w:rFonts w:ascii="Arial" w:hAnsi="Arial"/>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hAnsi="Arial"/>
          <w:kern w:val="20"/>
          <w:u w:val="single"/>
        </w:rPr>
        <w:t>LargeCo</w:t>
      </w:r>
      <w:proofErr w:type="spellEnd"/>
      <w:r>
        <w:rPr>
          <w:rFonts w:ascii="Arial" w:hAnsi="Arial"/>
          <w:kern w:val="20"/>
          <w:u w:val="single"/>
        </w:rPr>
        <w:t xml:space="preserve">) the </w:t>
      </w:r>
      <w:proofErr w:type="spellStart"/>
      <w:r>
        <w:rPr>
          <w:rFonts w:ascii="Arial" w:hAnsi="Arial"/>
          <w:kern w:val="20"/>
          <w:u w:val="single"/>
        </w:rPr>
        <w:t>LargeCo</w:t>
      </w:r>
      <w:proofErr w:type="spellEnd"/>
      <w:r>
        <w:rPr>
          <w:rFonts w:ascii="Arial" w:hAnsi="Arial"/>
          <w:kern w:val="20"/>
          <w:u w:val="single"/>
        </w:rPr>
        <w:t xml:space="preserve"> Data, in each case solely to the minimum extent necessary to provide the Services in accordance with this Agreement. All right, title, and interest in and to all</w:t>
      </w:r>
      <w:ins w:id="106" w:author="Trainer 1 - AgentCo" w:date="2026-05-07T19:39:00Z">
        <w:r>
          <w:rPr>
            <w:rFonts w:ascii="Arial" w:hAnsi="Arial"/>
            <w:kern w:val="20"/>
            <w:u w:val="single"/>
          </w:rPr>
          <w:t xml:space="preserve"> </w:t>
        </w:r>
        <w:proofErr w:type="spellStart"/>
        <w:r>
          <w:rPr>
            <w:rFonts w:ascii="Arial" w:hAnsi="Arial"/>
            <w:kern w:val="20"/>
            <w:u w:val="single"/>
          </w:rPr>
          <w:t>LargeCo</w:t>
        </w:r>
      </w:ins>
      <w:proofErr w:type="spellEnd"/>
      <w:r>
        <w:rPr>
          <w:rFonts w:ascii="Arial" w:hAnsi="Arial"/>
          <w:kern w:val="20"/>
          <w:u w:val="single"/>
        </w:rPr>
        <w:t xml:space="preserve"> </w:t>
      </w:r>
      <w:commentRangeStart w:id="107"/>
      <w:r>
        <w:rPr>
          <w:rFonts w:ascii="Arial" w:hAnsi="Arial"/>
          <w:kern w:val="20"/>
          <w:u w:val="single"/>
        </w:rPr>
        <w:t xml:space="preserve">Data </w:t>
      </w:r>
      <w:commentRangeEnd w:id="107"/>
      <w:r>
        <w:rPr>
          <w:rStyle w:val="CommentReference"/>
          <w:rFonts w:cs="Times New Roman"/>
          <w:color w:val="auto"/>
          <w14:textOutline w14:w="0" w14:cap="rnd" w14:cmpd="sng" w14:algn="ctr">
            <w14:noFill/>
            <w14:prstDash w14:val="solid"/>
            <w14:bevel/>
          </w14:textOutline>
        </w:rPr>
        <w:commentReference w:id="107"/>
      </w:r>
      <w:r>
        <w:rPr>
          <w:rFonts w:ascii="Arial" w:hAnsi="Arial"/>
          <w:kern w:val="20"/>
          <w:u w:val="single"/>
        </w:rPr>
        <w:t xml:space="preserve">and the Intellectual Property therein — including sole ownership — shall remain with </w:t>
      </w:r>
      <w:proofErr w:type="spellStart"/>
      <w:r>
        <w:rPr>
          <w:rFonts w:ascii="Arial" w:hAnsi="Arial"/>
          <w:kern w:val="20"/>
          <w:u w:val="single"/>
        </w:rPr>
        <w:t>LargeCo</w:t>
      </w:r>
      <w:proofErr w:type="spellEnd"/>
      <w:r>
        <w:rPr>
          <w:rFonts w:ascii="Arial" w:hAnsi="Arial"/>
          <w:kern w:val="20"/>
          <w:u w:val="single"/>
        </w:rPr>
        <w:t xml:space="preserve"> and its licensors. All licensed </w:t>
      </w:r>
      <w:proofErr w:type="spellStart"/>
      <w:r>
        <w:rPr>
          <w:rFonts w:ascii="Arial" w:hAnsi="Arial"/>
          <w:kern w:val="20"/>
          <w:u w:val="single"/>
        </w:rPr>
        <w:t>LargeCo</w:t>
      </w:r>
      <w:proofErr w:type="spellEnd"/>
      <w:r>
        <w:rPr>
          <w:rFonts w:ascii="Arial" w:hAnsi="Arial"/>
          <w:kern w:val="20"/>
          <w:u w:val="single"/>
        </w:rPr>
        <w:t xml:space="preserve"> Data, including without limitation any Derivative Works thereof, shall remain the property of </w:t>
      </w:r>
      <w:proofErr w:type="spellStart"/>
      <w:r>
        <w:rPr>
          <w:rFonts w:ascii="Arial" w:hAnsi="Arial"/>
          <w:kern w:val="20"/>
          <w:u w:val="single"/>
        </w:rPr>
        <w:t>LargeCo</w:t>
      </w:r>
      <w:proofErr w:type="spellEnd"/>
      <w:r>
        <w:rPr>
          <w:rFonts w:ascii="Arial" w:hAnsi="Arial"/>
          <w:kern w:val="20"/>
          <w:u w:val="single"/>
        </w:rPr>
        <w:t xml:space="preserve"> or the applicable third-party licensor. Except as provided in this Section </w:t>
      </w:r>
      <w:commentRangeStart w:id="108"/>
      <w:del w:id="109" w:author="Trainer 1 - AgentCo" w:date="2026-05-07T19:38:00Z">
        <w:r>
          <w:rPr>
            <w:rFonts w:ascii="Arial" w:hAnsi="Arial"/>
            <w:kern w:val="20"/>
            <w:u w:val="single"/>
          </w:rPr>
          <w:delText>5.3</w:delText>
        </w:r>
      </w:del>
      <w:ins w:id="110" w:author="Trainer 1 - AgentCo" w:date="2026-05-07T19:38:00Z">
        <w:r>
          <w:rPr>
            <w:rFonts w:ascii="Arial" w:hAnsi="Arial"/>
            <w:kern w:val="20"/>
            <w:u w:val="single"/>
          </w:rPr>
          <w:t>7.3</w:t>
        </w:r>
        <w:commentRangeEnd w:id="108"/>
        <w:r>
          <w:rPr>
            <w:rStyle w:val="CommentReference"/>
            <w:rFonts w:cs="Times New Roman"/>
            <w:color w:val="auto"/>
            <w14:textOutline w14:w="0" w14:cap="rnd" w14:cmpd="sng" w14:algn="ctr">
              <w14:noFill/>
              <w14:prstDash w14:val="solid"/>
              <w14:bevel/>
            </w14:textOutline>
          </w:rPr>
          <w:commentReference w:id="108"/>
        </w:r>
      </w:ins>
      <w:r>
        <w:rPr>
          <w:rFonts w:ascii="Arial" w:hAnsi="Arial"/>
          <w:kern w:val="20"/>
          <w:u w:val="single"/>
        </w:rPr>
        <w:t xml:space="preserve">, nothing in this Agreement shall be construed to confer on Provider any ownership interest in, or license to, </w:t>
      </w:r>
      <w:proofErr w:type="spellStart"/>
      <w:r>
        <w:rPr>
          <w:rFonts w:ascii="Arial" w:hAnsi="Arial"/>
          <w:kern w:val="20"/>
          <w:u w:val="single"/>
        </w:rPr>
        <w:t>LargeCo</w:t>
      </w:r>
      <w:proofErr w:type="spellEnd"/>
      <w:r>
        <w:rPr>
          <w:rFonts w:ascii="Arial" w:hAnsi="Arial"/>
          <w:kern w:val="20"/>
          <w:u w:val="single"/>
        </w:rPr>
        <w:t xml:space="preserve"> Data. Upon any termination or expiration of this Agreement, Provider shall, and shall cause its Agents to, immediately cease all use of the </w:t>
      </w:r>
      <w:proofErr w:type="spellStart"/>
      <w:ins w:id="111" w:author="Trainer 1 - AgentCo" w:date="2026-05-07T19:40:00Z">
        <w:r>
          <w:rPr>
            <w:rFonts w:ascii="Arial" w:hAnsi="Arial"/>
            <w:kern w:val="20"/>
            <w:u w:val="single"/>
          </w:rPr>
          <w:t>LargeCo</w:t>
        </w:r>
        <w:proofErr w:type="spellEnd"/>
        <w:r>
          <w:rPr>
            <w:rFonts w:ascii="Arial" w:hAnsi="Arial"/>
            <w:kern w:val="20"/>
            <w:u w:val="single"/>
          </w:rPr>
          <w:t xml:space="preserve"> </w:t>
        </w:r>
      </w:ins>
      <w:r>
        <w:rPr>
          <w:rFonts w:ascii="Arial" w:hAnsi="Arial"/>
          <w:kern w:val="20"/>
          <w:u w:val="single"/>
        </w:rPr>
        <w:t xml:space="preserve">Data in any form. All rights of </w:t>
      </w:r>
      <w:proofErr w:type="spellStart"/>
      <w:r>
        <w:rPr>
          <w:rFonts w:ascii="Arial" w:hAnsi="Arial"/>
          <w:kern w:val="20"/>
          <w:u w:val="single"/>
        </w:rPr>
        <w:t>LargeCo</w:t>
      </w:r>
      <w:proofErr w:type="spellEnd"/>
      <w:r>
        <w:rPr>
          <w:rFonts w:ascii="Arial" w:hAnsi="Arial"/>
          <w:kern w:val="20"/>
          <w:u w:val="single"/>
        </w:rPr>
        <w:t xml:space="preserve"> not expressly granted under this Agreement are reserved. To the extent Provider acquires any right in the </w:t>
      </w:r>
      <w:proofErr w:type="spellStart"/>
      <w:ins w:id="112" w:author="Trainer 1 - AgentCo" w:date="2026-05-07T19:40:00Z">
        <w:r>
          <w:rPr>
            <w:rFonts w:ascii="Arial" w:hAnsi="Arial"/>
            <w:kern w:val="20"/>
            <w:u w:val="single"/>
          </w:rPr>
          <w:t>LargeCo</w:t>
        </w:r>
        <w:proofErr w:type="spellEnd"/>
        <w:r>
          <w:rPr>
            <w:rFonts w:ascii="Arial" w:hAnsi="Arial"/>
            <w:kern w:val="20"/>
            <w:u w:val="single"/>
          </w:rPr>
          <w:t xml:space="preserve"> </w:t>
        </w:r>
      </w:ins>
      <w:r>
        <w:rPr>
          <w:rFonts w:ascii="Arial" w:hAnsi="Arial"/>
          <w:kern w:val="20"/>
          <w:u w:val="single"/>
        </w:rPr>
        <w:t xml:space="preserve">Data, or in any derivative work based on the </w:t>
      </w:r>
      <w:proofErr w:type="spellStart"/>
      <w:ins w:id="113" w:author="Trainer 1 - AgentCo" w:date="2026-05-07T19:40:00Z">
        <w:r>
          <w:rPr>
            <w:rFonts w:ascii="Arial" w:hAnsi="Arial"/>
            <w:kern w:val="20"/>
            <w:u w:val="single"/>
          </w:rPr>
          <w:t>LargeCo</w:t>
        </w:r>
        <w:proofErr w:type="spellEnd"/>
        <w:r>
          <w:rPr>
            <w:rFonts w:ascii="Arial" w:hAnsi="Arial"/>
            <w:kern w:val="20"/>
            <w:u w:val="single"/>
          </w:rPr>
          <w:t xml:space="preserve"> </w:t>
        </w:r>
      </w:ins>
      <w:r>
        <w:rPr>
          <w:rFonts w:ascii="Arial" w:hAnsi="Arial"/>
          <w:kern w:val="20"/>
          <w:u w:val="single"/>
        </w:rPr>
        <w:t xml:space="preserve">Data, Provider hereby irrevocably assigns, transfers, and conveys all such right, title, and interest to </w:t>
      </w:r>
      <w:proofErr w:type="spellStart"/>
      <w:r>
        <w:rPr>
          <w:rFonts w:ascii="Arial" w:hAnsi="Arial"/>
          <w:kern w:val="20"/>
          <w:u w:val="single"/>
        </w:rPr>
        <w:t>LargeCo</w:t>
      </w:r>
      <w:proofErr w:type="spellEnd"/>
      <w:r>
        <w:rPr>
          <w:rFonts w:ascii="Arial" w:hAnsi="Arial"/>
          <w:kern w:val="20"/>
          <w:u w:val="single"/>
        </w:rPr>
        <w:t xml:space="preserve"> (or its designee). On LargeCo’s request, and to the extent lawful, Provider shall execute 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w:t>
      </w:r>
      <w:r>
        <w:rPr>
          <w:rFonts w:ascii="Arial" w:hAnsi="Arial"/>
          <w:kern w:val="20"/>
          <w:u w:val="single"/>
        </w:rPr>
        <w:t xml:space="preserve">enforce, effectuate, or perfect these rights in the </w:t>
      </w:r>
      <w:proofErr w:type="spellStart"/>
      <w:ins w:id="114" w:author="Trainer 1 - AgentCo" w:date="2026-05-07T19:40:00Z">
        <w:r>
          <w:rPr>
            <w:rFonts w:ascii="Arial" w:hAnsi="Arial"/>
            <w:kern w:val="20"/>
            <w:u w:val="single"/>
          </w:rPr>
          <w:t>LargeCo</w:t>
        </w:r>
        <w:proofErr w:type="spellEnd"/>
        <w:r>
          <w:rPr>
            <w:rFonts w:ascii="Arial" w:hAnsi="Arial"/>
            <w:kern w:val="20"/>
            <w:u w:val="single"/>
          </w:rPr>
          <w:t xml:space="preserve"> </w:t>
        </w:r>
      </w:ins>
      <w:r>
        <w:rPr>
          <w:rFonts w:ascii="Arial" w:hAnsi="Arial"/>
          <w:kern w:val="20"/>
          <w:u w:val="single"/>
        </w:rPr>
        <w:t>Data.</w:t>
      </w:r>
    </w:p>
    <w:p w14:paraId="0908BD23" w14:textId="3617E9AE">
      <w:pPr>
        <w:pStyle w:val="Body"/>
        <w:widowControl/>
        <w:numPr>
          <w:ilvl w:val="1"/>
          <w:numId w:val="2"/>
        </w:numPr>
        <w:spacing w:after="120"/>
        <w:jc w:val="both"/>
        <w:rPr>
          <w:rFonts w:ascii="Arial" w:hAnsi="Arial" w:cs="Arial"/>
        </w:rPr>
      </w:pPr>
      <w:commentRangeStart w:id="115"/>
      <w:ins w:id="116" w:author="Trainer 1 - AgentCo" w:date="2026-05-07T20:32:00Z">
        <w:commentRangeStart w:id="717"/>
        <w:r>
          <w:rPr>
            <w:rFonts w:ascii="Arial" w:hAnsi="Arial" w:cs="Arial"/>
          </w:rPr>
          <w:t xml:space="preserve">Usage Data. </w:t>
        </w:r>
      </w:ins>
      <w:ins w:id="117" w:author="Trainer 1 - AgentCo" w:date="2026-05-08T00:08:00Z">
        <w:r>
          <w:rPr>
            <w:rFonts w:ascii="Arial" w:hAnsi="Arial" w:cs="Arial"/>
          </w:rPr>
          <w:t>Provider</w:t>
        </w:r>
      </w:ins>
      <w:ins w:id="118" w:author="Trainer 1 - AgentCo" w:date="2026-05-07T20:32:00Z">
        <w:r>
          <w:rPr>
            <w:rFonts w:ascii="Arial" w:hAnsi="Arial" w:cs="Arial"/>
          </w:rPr>
          <w:t xml:space="preserve"> may collect and use</w:t>
        </w:r>
      </w:ins>
      <w:ins w:id="119" w:author="Trainer 1 - AgentCo" w:date="2026-05-08T00:08:00Z">
        <w:r>
          <w:rPr>
            <w:rFonts w:ascii="Arial" w:hAnsi="Arial" w:cs="Arial"/>
          </w:rPr>
          <w:t xml:space="preserve"> </w:t>
        </w:r>
        <w:proofErr w:type="spellStart"/>
        <w:r>
          <w:rPr>
            <w:rFonts w:ascii="Arial" w:hAnsi="Arial" w:cs="Arial"/>
          </w:rPr>
          <w:t>LargeCo</w:t>
        </w:r>
      </w:ins>
      <w:proofErr w:type="spellEnd"/>
      <w:ins w:id="120" w:author="Trainer 1 - AgentCo" w:date="2026-05-07T20:32:00Z">
        <w:r>
          <w:rPr>
            <w:rFonts w:ascii="Arial" w:hAnsi="Arial" w:cs="Arial"/>
          </w:rPr>
          <w:t xml:space="preserve"> Data</w:t>
        </w:r>
      </w:ins>
      <w:r>
        <w:rPr>
          <w:rFonts w:ascii="Arial" w:hAnsi="Arial" w:cs="Arial"/>
        </w:rPr>
        <w:t xml:space="preserve"> solely</w:t>
      </w:r>
      <w:ins w:id="122" w:author="Trainer 1 - AgentCo" w:date="2026-05-07T20:32:00Z">
        <w:r>
          <w:rPr>
            <w:rFonts w:ascii="Arial" w:hAnsi="Arial" w:cs="Arial"/>
          </w:rPr>
          <w:t xml:space="preserve"> to develop, improve, support, and operate the Service. </w:t>
        </w:r>
      </w:ins>
      <w:ins w:id="123" w:author="Trainer 1 - AgentCo" w:date="2026-05-08T00:08:00Z">
        <w:r>
          <w:rPr>
            <w:rFonts w:ascii="Arial" w:hAnsi="Arial" w:cs="Arial"/>
          </w:rPr>
          <w:t>Provider</w:t>
        </w:r>
      </w:ins>
      <w:ins w:id="124" w:author="Trainer 1 - AgentCo" w:date="2026-05-07T20:32:00Z">
        <w:r>
          <w:rPr>
            <w:rFonts w:ascii="Arial" w:hAnsi="Arial" w:cs="Arial"/>
          </w:rPr>
          <w:t xml:space="preserve"> will not share </w:t>
        </w:r>
      </w:ins>
      <w:proofErr w:type="spellStart"/>
      <w:ins w:id="125" w:author="Trainer 1 - AgentCo" w:date="2026-05-08T00:08:00Z">
        <w:r>
          <w:rPr>
            <w:rFonts w:ascii="Arial" w:hAnsi="Arial" w:cs="Arial"/>
          </w:rPr>
          <w:t>LargeCo</w:t>
        </w:r>
      </w:ins>
      <w:proofErr w:type="spellEnd"/>
      <w:ins w:id="126" w:author="Trainer 1 - AgentCo" w:date="2026-05-07T20:32:00Z">
        <w:r>
          <w:rPr>
            <w:rFonts w:ascii="Arial" w:hAnsi="Arial" w:cs="Arial"/>
          </w:rPr>
          <w:t xml:space="preserve"> Data containing </w:t>
        </w:r>
      </w:ins>
      <w:proofErr w:type="spellStart"/>
      <w:ins w:id="127" w:author="Trainer 1 - AgentCo" w:date="2026-05-08T00:08:00Z">
        <w:r>
          <w:rPr>
            <w:rFonts w:ascii="Arial" w:hAnsi="Arial" w:cs="Arial"/>
          </w:rPr>
          <w:t>LargeCo</w:t>
        </w:r>
        <w:proofErr w:type="spellEnd"/>
        <w:r>
          <w:rPr>
            <w:rFonts w:ascii="Arial" w:hAnsi="Arial" w:cs="Arial"/>
          </w:rPr>
          <w:t xml:space="preserve"> customers’</w:t>
        </w:r>
      </w:ins>
      <w:ins w:id="128" w:author="Trainer 1 - AgentCo" w:date="2026-05-07T20:32:00Z">
        <w:r>
          <w:rPr>
            <w:rFonts w:ascii="Arial" w:hAnsi="Arial" w:cs="Arial"/>
          </w:rPr>
          <w:t xml:space="preserve"> Confidential Information with any third party other than </w:t>
        </w:r>
        <w:r>
          <w:rPr>
            <w:rFonts w:ascii="Arial" w:hAnsi="Arial" w:cs="Arial"/>
          </w:rPr>
          <w:t xml:space="preserve">(i) </w:t>
        </w:r>
        <w:r>
          <w:rPr>
            <w:rFonts w:ascii="Arial" w:hAnsi="Arial" w:cs="Arial"/>
          </w:rPr>
          <w:t xml:space="preserve">as permitted </w:t>
        </w:r>
      </w:ins>
      <w:ins w:id="130" w:author="Trainer 1 - AgentCo" w:date="2026-05-08T09:45:00Z">
        <w:r>
          <w:rPr>
            <w:rFonts w:ascii="Arial" w:hAnsi="Arial" w:cs="Arial"/>
          </w:rPr>
          <w:t>herein</w:t>
        </w:r>
        <w:r>
          <w:rPr>
            <w:rFonts w:ascii="Arial" w:hAnsi="Arial" w:cs="Arial"/>
          </w:rPr>
          <w:t xml:space="preserve">; </w:t>
        </w:r>
      </w:ins>
      <w:ins w:id="132" w:author="Trainer 1 - AgentCo" w:date="2026-05-07T20:32:00Z">
        <w:r>
          <w:rPr>
            <w:rFonts w:ascii="Arial" w:hAnsi="Arial" w:cs="Arial"/>
          </w:rPr>
          <w:t xml:space="preserve">or (ii) where the </w:t>
        </w:r>
      </w:ins>
      <w:ins w:id="134" w:author="Trainer 1 - AgentCo" w:date="2026-05-08T00:09:00Z">
        <w:r>
          <w:rPr>
            <w:rFonts w:ascii="Arial" w:hAnsi="Arial" w:cs="Arial"/>
          </w:rPr>
          <w:t xml:space="preserve">LargeCo </w:t>
        </w:r>
      </w:ins>
      <w:ins w:id="136" w:author="Trainer 1 - AgentCo" w:date="2026-05-07T20:32:00Z">
        <w:r>
          <w:rPr>
            <w:rFonts w:ascii="Arial" w:hAnsi="Arial" w:cs="Arial"/>
          </w:rPr>
          <w:t xml:space="preserve">Data has been aggregated and anonymized so that </w:t>
        </w:r>
      </w:ins>
      <w:ins w:id="138" w:author="Trainer 1 - AgentCo" w:date="2026-05-08T00:09:00Z">
        <w:r>
          <w:rPr>
            <w:rFonts w:ascii="Arial" w:hAnsi="Arial" w:cs="Arial"/>
          </w:rPr>
          <w:t>LargeCo data subjects</w:t>
        </w:r>
      </w:ins>
      <w:ins w:id="140" w:author="Trainer 1 - AgentCo" w:date="2026-05-07T20:32:00Z">
        <w:r>
          <w:rPr>
            <w:rFonts w:ascii="Arial" w:hAnsi="Arial" w:cs="Arial"/>
          </w:rPr>
          <w:t xml:space="preserve"> cannot be</w:t>
        </w:r>
      </w:ins>
      <w:ins w:id="142" w:author="Trainer 1 - AgentCo" w:date="2026-05-08T00:09:00Z">
        <w:r>
          <w:rPr>
            <w:rFonts w:ascii="Arial" w:hAnsi="Arial" w:cs="Arial"/>
          </w:rPr>
          <w:t xml:space="preserve"> personally</w:t>
        </w:r>
      </w:ins>
      <w:ins w:id="144" w:author="Trainer 1 - AgentCo" w:date="2026-05-07T20:32:00Z">
        <w:r>
          <w:rPr>
            <w:rFonts w:ascii="Arial" w:hAnsi="Arial" w:cs="Arial"/>
          </w:rPr>
          <w:t xml:space="preserve"> identified.</w:t>
        </w:r>
        <w:commentRangeEnd w:id="717"/>
      </w:ins>
      <w:r>
        <w:commentReference w:id="717"/>
      </w:r>
      <w:commentRangeEnd w:id="115"/>
      <w:ins w:id="146" w:author="Trainer 1 - AgentCo" w:date="2026-05-08T00:09:00Z">
        <w:r>
          <w:rPr>
            <w:rStyle w:val="CommentReference"/>
            <w:rFonts w:cs="Times New Roman"/>
            <w:color w:val="auto"/>
            <w14:textOutline w14:w="0" w14:cap="rnd" w14:cmpd="sng" w14:algn="ctr">
              <w14:noFill/>
              <w14:prstDash w14:val="solid"/>
              <w14:bevel/>
            </w14:textOutline>
          </w:rPr>
          <w:commentReference w:id="115"/>
        </w:r>
      </w:ins>
    </w:p>
    <w:p w14:paraId="1336995E" w14:textId="77777777">
      <w:pPr>
        <w:pStyle w:val="Body"/>
        <w:widowControl/>
        <w:numPr>
          <w:ilvl w:val="0"/>
          <w:numId w:val="2"/>
        </w:numPr>
        <w:spacing w:after="120"/>
        <w:jc w:val="both"/>
        <w:rPr>
          <w:rFonts w:ascii="Arial" w:hAnsi="Arial"/>
          <w:b/>
          <w:bCs/>
        </w:rPr>
      </w:pPr>
      <w:r>
        <w:rPr>
          <w:rFonts w:ascii="Arial" w:hAnsi="Arial"/>
          <w:b/>
          <w:bCs/>
          <w:smallCaps/>
          <w:kern w:val="20"/>
        </w:rPr>
        <w:t>Deliverables.</w:t>
      </w:r>
      <w:r>
        <w:rPr>
          <w:rFonts w:ascii="Arial" w:hAnsi="Arial"/>
          <w:kern w:val="20"/>
          <w:u w:val="single"/>
        </w:rPr>
        <w:t xml:space="preserve"> </w:t>
      </w:r>
    </w:p>
    <w:p w14:paraId="30A65A6E" w14:textId="1756D2A2">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w:t>
      </w:r>
      <w:proofErr w:type="spellStart"/>
      <w:r>
        <w:rPr>
          <w:rFonts w:ascii="Arial" w:hAnsi="Arial"/>
          <w:kern w:val="20"/>
          <w:u w:val="single"/>
        </w:rPr>
        <w:t>LargeCo</w:t>
      </w:r>
      <w:proofErr w:type="spellEnd"/>
      <w:r>
        <w:rPr>
          <w:rFonts w:ascii="Arial" w:hAnsi="Arial"/>
          <w:kern w:val="20"/>
          <w:u w:val="single"/>
        </w:rPr>
        <w:t xml:space="preserve"> in connection with the Services, as described in this Agreement and/or the applicable Order Form. As between the Parties, </w:t>
      </w:r>
      <w:proofErr w:type="spellStart"/>
      <w:r>
        <w:rPr>
          <w:rFonts w:ascii="Arial" w:hAnsi="Arial"/>
          <w:kern w:val="20"/>
          <w:u w:val="single"/>
        </w:rPr>
        <w:t>LargeCo</w:t>
      </w:r>
      <w:proofErr w:type="spellEnd"/>
      <w:r>
        <w:rPr>
          <w:rFonts w:ascii="Arial" w:hAnsi="Arial"/>
          <w:kern w:val="20"/>
          <w:u w:val="single"/>
        </w:rPr>
        <w:t xml:space="preserve"> shall own and retain all right, title, and interest in and to the Deliverables, and may share them, in whole or in part, with its third-party service </w:t>
      </w:r>
      <w:commentRangeStart w:id="148"/>
      <w:r>
        <w:rPr>
          <w:rFonts w:ascii="Arial" w:hAnsi="Arial"/>
          <w:kern w:val="20"/>
          <w:u w:val="single"/>
        </w:rPr>
        <w:t xml:space="preserve">providers. </w:t>
      </w:r>
      <w:r>
        <w:rPr>
          <w:rFonts w:ascii="Arial" w:hAnsi="Arial"/>
          <w:kern w:val="20"/>
          <w:u w:val="single"/>
        </w:rPr>
        <w:t xml:space="preserve">Under no circumstances shall </w:t>
      </w:r>
      <w:proofErr w:type="spellStart"/>
      <w:r>
        <w:rPr>
          <w:rFonts w:ascii="Arial" w:hAnsi="Arial"/>
          <w:kern w:val="20"/>
          <w:u w:val="single"/>
        </w:rPr>
        <w:t>LargeCo</w:t>
      </w:r>
      <w:proofErr w:type="spellEnd"/>
      <w:r>
        <w:rPr>
          <w:rFonts w:ascii="Arial" w:hAnsi="Arial"/>
          <w:kern w:val="20"/>
          <w:u w:val="single"/>
        </w:rPr>
        <w:t xml:space="preserve"> obtain any Intellectual Property right in any pre-existing Provider Intellectual Property be transferred included in the definition of Deliverable </w:t>
      </w:r>
      <w:del w:id="149" w:author="Trainer 1 - AgentCo" w:date="2026-05-07T19:43:00Z">
        <w:r>
          <w:rPr>
            <w:rFonts w:ascii="Arial" w:hAnsi="Arial"/>
            <w:kern w:val="20"/>
            <w:u w:val="single"/>
          </w:rPr>
          <w:delText xml:space="preserve">To </w:delText>
        </w:r>
      </w:del>
      <w:commentRangeEnd w:id="148"/>
      <w:r>
        <w:rPr>
          <w:rStyle w:val="CommentReference"/>
          <w:rFonts w:cs="Times New Roman"/>
          <w:color w:val="auto"/>
          <w14:textOutline w14:w="0" w14:cap="rnd" w14:cmpd="sng" w14:algn="ctr">
            <w14:noFill/>
            <w14:prstDash w14:val="solid"/>
            <w14:bevel/>
          </w14:textOutline>
        </w:rPr>
        <w:commentReference w:id="148"/>
      </w:r>
      <w:del w:id="150" w:author="Trainer 1 - AgentCo" w:date="2026-05-07T19:43:00Z">
        <w:r>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 xml:space="preserve">On LargeCo’s request, and to the extent lawful, Provider shall execute </w:t>
      </w:r>
      <w:r>
        <w:rPr>
          <w:rFonts w:ascii="Arial" w:hAnsi="Arial"/>
          <w:kern w:val="20"/>
          <w:u w:val="single"/>
        </w:rPr>
        <w:lastRenderedPageBreak/>
        <w:t xml:space="preserve">such documents and take such other actions as may be necessary, or as </w:t>
      </w:r>
      <w:proofErr w:type="spellStart"/>
      <w:r>
        <w:rPr>
          <w:rFonts w:ascii="Arial" w:hAnsi="Arial"/>
          <w:kern w:val="20"/>
          <w:u w:val="single"/>
        </w:rPr>
        <w:t>LargeCo</w:t>
      </w:r>
      <w:proofErr w:type="spellEnd"/>
      <w:r>
        <w:rPr>
          <w:rFonts w:ascii="Arial" w:hAnsi="Arial"/>
          <w:kern w:val="20"/>
          <w:u w:val="single"/>
        </w:rPr>
        <w:t xml:space="preserve"> may reasonably request, to enforce, effectuate, or perfect LargeCo’s rights in the Deliverables.</w:t>
      </w:r>
      <w:ins w:id="151" w:author="Trainer 1 - AgentCo" w:date="2026-05-07T19:43:00Z">
        <w:r>
          <w:rPr>
            <w:rFonts w:ascii="Arial" w:hAnsi="Arial"/>
            <w:kern w:val="20"/>
            <w:u w:val="single"/>
          </w:rPr>
          <w:t xml:space="preserve"> </w:t>
        </w:r>
      </w:ins>
    </w:p>
    <w:p w14:paraId="78E7F909" w14:textId="77777777">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pPr>
        <w:pStyle w:val="Body"/>
        <w:widowControl/>
        <w:numPr>
          <w:ilvl w:val="1"/>
          <w:numId w:val="2"/>
        </w:numPr>
        <w:spacing w:after="120"/>
        <w:jc w:val="both"/>
        <w:rPr>
          <w:rFonts w:ascii="Arial" w:eastAsia="Arial" w:hAnsi="Arial" w:cs="Arial"/>
        </w:rPr>
      </w:pPr>
      <w:bookmarkStart w:id="152" w:name="_gjdgxs"/>
      <w:bookmarkEnd w:id="152"/>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hAnsi="Arial"/>
          <w:kern w:val="20"/>
          <w:u w:val="single"/>
        </w:rPr>
        <w:t>LargeCo</w:t>
      </w:r>
      <w:proofErr w:type="spellEnd"/>
      <w:r>
        <w:rPr>
          <w:rFonts w:ascii="Arial" w:hAnsi="Arial"/>
          <w:kern w:val="20"/>
          <w:u w:val="single"/>
        </w:rPr>
        <w:t xml:space="preserve"> Affiliate — (the “Disclosing Party”), whether such information is conveyed in writing, </w:t>
      </w:r>
      <w:r>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hAnsi="Arial"/>
          <w:kern w:val="20"/>
          <w:u w:val="single"/>
        </w:rPr>
        <w:t>i</w:t>
      </w:r>
      <w:proofErr w:type="spellEnd"/>
      <w:r>
        <w:rPr>
          <w:rFonts w:ascii="Arial" w:hAnsi="Arial"/>
          <w:kern w:val="20"/>
          <w:u w:val="single"/>
        </w:rPr>
        <w:t>) the Receiving Party first gives the Disclosing Party prior written notice and undertakes reasonable, lawful steps to avoid or limit the scope of such disclosure</w:t>
      </w:r>
      <w:del w:id="153" w:author="Trainer 1 - AgentCo" w:date="2026-05-07T20:10:00Z">
        <w:r>
          <w:rPr>
            <w:rFonts w:ascii="Arial" w:hAnsi="Arial"/>
            <w:kern w:val="20"/>
            <w:u w:val="single"/>
          </w:rPr>
          <w:delText>, and (ii) the disclosure does not include information that could identify any particular individual or device</w:delText>
        </w:r>
      </w:del>
      <w:r>
        <w:rPr>
          <w:rFonts w:ascii="Arial" w:hAnsi="Arial"/>
          <w:kern w:val="20"/>
          <w:u w:val="single"/>
        </w:rPr>
        <w:t>. A Receiving Party may also disclose Confidential Information, in the ordinary course of its business, to its legal, financial, and business advisors, so long as (</w:t>
      </w:r>
      <w:proofErr w:type="spellStart"/>
      <w:r>
        <w:rPr>
          <w:rFonts w:ascii="Arial" w:hAnsi="Arial"/>
          <w:kern w:val="20"/>
          <w:u w:val="single"/>
        </w:rPr>
        <w:t>i</w:t>
      </w:r>
      <w:proofErr w:type="spellEnd"/>
      <w:r>
        <w:rPr>
          <w:rFonts w:ascii="Arial" w:hAnsi="Arial"/>
          <w:kern w:val="20"/>
          <w:u w:val="single"/>
        </w:rPr>
        <w:t xml:space="preserve">) those advisors are bound — by fiduciary duty or by written non-disclosure and non-use undertakings — to obligations no less protective than those imposed on the Parties under this </w:t>
      </w:r>
      <w:commentRangeStart w:id="154"/>
      <w:r>
        <w:rPr>
          <w:rFonts w:ascii="Arial" w:hAnsi="Arial"/>
          <w:kern w:val="20"/>
          <w:u w:val="single"/>
        </w:rPr>
        <w:t>Agreement</w:t>
      </w:r>
      <w:commentRangeEnd w:id="154"/>
      <w:r>
        <w:rPr>
          <w:rStyle w:val="CommentReference"/>
          <w:rFonts w:cs="Times New Roman"/>
          <w:color w:val="auto"/>
          <w14:textOutline w14:w="0" w14:cap="rnd" w14:cmpd="sng" w14:algn="ctr">
            <w14:noFill/>
            <w14:prstDash w14:val="solid"/>
            <w14:bevel/>
          </w14:textOutline>
        </w:rPr>
        <w:commentReference w:id="154"/>
      </w:r>
      <w:r>
        <w:rPr>
          <w:rFonts w:ascii="Arial" w:hAnsi="Arial"/>
          <w:kern w:val="20"/>
          <w:u w:val="single"/>
        </w:rPr>
        <w:t>,</w:t>
      </w:r>
      <w:commentRangeStart w:id="155"/>
      <w:commentRangeStart w:id="156"/>
      <w:del w:id="157" w:author="Trainer 1 - AgentCo" w:date="2026-05-07T20:06:00Z">
        <w:r>
          <w:rPr>
            <w:rFonts w:ascii="Arial" w:hAnsi="Arial"/>
            <w:kern w:val="20"/>
            <w:u w:val="single"/>
          </w:rPr>
          <w:delText xml:space="preserve"> and (ii) the disclosure does not include information that could identify any particular individual or device</w:delText>
        </w:r>
      </w:del>
      <w:r>
        <w:rPr>
          <w:rFonts w:ascii="Arial" w:hAnsi="Arial"/>
          <w:kern w:val="20"/>
          <w:u w:val="single"/>
        </w:rPr>
        <w:t xml:space="preserve">. </w:t>
      </w:r>
      <w:commentRangeEnd w:id="155"/>
      <w:r>
        <w:rPr>
          <w:rStyle w:val="CommentReference"/>
          <w:rFonts w:cs="Times New Roman"/>
          <w:color w:val="auto"/>
          <w14:textOutline w14:w="0" w14:cap="rnd" w14:cmpd="sng" w14:algn="ctr">
            <w14:noFill/>
            <w14:prstDash w14:val="solid"/>
            <w14:bevel/>
          </w14:textOutline>
        </w:rPr>
        <w:commentReference w:id="155"/>
      </w:r>
      <w:commentRangeEnd w:id="156"/>
      <w:r>
        <w:rPr>
          <w:rStyle w:val="CommentReference"/>
          <w:rFonts w:cs="Times New Roman"/>
          <w:color w:val="auto"/>
          <w14:textOutline w14:w="0" w14:cap="rnd" w14:cmpd="sng" w14:algn="ctr">
            <w14:noFill/>
            <w14:prstDash w14:val="solid"/>
            <w14:bevel/>
          </w14:textOutline>
        </w:rPr>
        <w:commentReference w:id="156"/>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52BDD6E4">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58"/>
      <w:r>
        <w:rPr>
          <w:rFonts w:ascii="Arial" w:hAnsi="Arial"/>
          <w:kern w:val="20"/>
          <w:u w:val="single"/>
        </w:rPr>
        <w:t xml:space="preserve">Except as expressly permitted herein, </w:t>
      </w:r>
      <w:r>
        <w:rPr>
          <w:rFonts w:ascii="Arial" w:hAnsi="Arial"/>
          <w:kern w:val="20"/>
          <w:u w:val="single"/>
        </w:rPr>
        <w:t>t</w:t>
      </w:r>
      <w:ins w:id="159" w:author="Trainer 1 - AgentCo" w:date="2026-05-07T20:11:00Z">
        <w:r>
          <w:rPr>
            <w:rFonts w:ascii="Arial" w:hAnsi="Arial"/>
            <w:kern w:val="20"/>
            <w:u w:val="single"/>
          </w:rPr>
          <w:t xml:space="preserve">he Parties </w:t>
        </w:r>
      </w:ins>
      <w:commentRangeEnd w:id="158"/>
      <w:ins w:id="160" w:author="Trainer 1 - AgentCo" w:date="2026-05-07T20:12:00Z">
        <w:r>
          <w:rPr>
            <w:rStyle w:val="CommentReference"/>
            <w:rFonts w:cs="Times New Roman"/>
            <w:color w:val="auto"/>
            <w14:textOutline w14:w="0" w14:cap="rnd" w14:cmpd="sng" w14:algn="ctr">
              <w14:noFill/>
              <w14:prstDash w14:val="solid"/>
              <w14:bevel/>
            </w14:textOutline>
          </w:rPr>
          <w:commentReference w:id="158"/>
        </w:r>
      </w:ins>
      <w:r>
        <w:rPr>
          <w:rFonts w:ascii="Arial" w:hAnsi="Arial"/>
          <w:kern w:val="20"/>
          <w:u w:val="single"/>
        </w:rPr>
        <w:t>shall not, with respect to 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61" w:author="Trainer 1 - AgentCo" w:date="2026-05-07T20:11:00Z">
        <w:r>
          <w:rPr>
            <w:rFonts w:ascii="Arial" w:hAnsi="Arial"/>
            <w:kern w:val="20"/>
            <w:u w:val="single"/>
          </w:rPr>
          <w:t xml:space="preserve">ir </w:t>
        </w:r>
      </w:ins>
      <w:r>
        <w:rPr>
          <w:rFonts w:ascii="Arial" w:hAnsi="Arial"/>
          <w:kern w:val="20"/>
          <w:u w:val="single"/>
        </w:rPr>
        <w:t xml:space="preserve">benefit or </w:t>
      </w:r>
      <w:ins w:id="162" w:author="Trainer 1 - AgentCo" w:date="2026-05-07T20:11:00Z">
        <w:r>
          <w:rPr>
            <w:rFonts w:ascii="Arial" w:hAnsi="Arial"/>
            <w:kern w:val="20"/>
            <w:u w:val="single"/>
          </w:rPr>
          <w:t xml:space="preserve">that of </w:t>
        </w:r>
      </w:ins>
      <w:r>
        <w:rPr>
          <w:rFonts w:ascii="Arial" w:hAnsi="Arial"/>
          <w:kern w:val="20"/>
          <w:u w:val="single"/>
        </w:rPr>
        <w:t>any third party.</w:t>
      </w:r>
    </w:p>
    <w:p w14:paraId="790DB29A" w14:textId="3089FE64">
      <w:pPr>
        <w:pStyle w:val="Body"/>
        <w:widowControl/>
        <w:numPr>
          <w:ilvl w:val="1"/>
          <w:numId w:val="2"/>
        </w:numPr>
        <w:spacing w:after="120"/>
        <w:jc w:val="both"/>
        <w:rPr>
          <w:rFonts w:ascii="Arial" w:hAnsi="Arial"/>
        </w:rPr>
      </w:pPr>
      <w:commentRangeStart w:id="163"/>
      <w:r>
        <w:rPr>
          <w:rFonts w:ascii="Arial" w:hAnsi="Arial"/>
          <w:kern w:val="20"/>
          <w:u w:val="single"/>
        </w:rPr>
        <w:t xml:space="preserve">Disposal. </w:t>
      </w:r>
      <w:commentRangeEnd w:id="163"/>
      <w:r>
        <w:rPr>
          <w:rStyle w:val="CommentReference"/>
          <w:rFonts w:cs="Times New Roman"/>
          <w:color w:val="auto"/>
          <w14:textOutline w14:w="0" w14:cap="rnd" w14:cmpd="sng" w14:algn="ctr">
            <w14:noFill/>
            <w14:prstDash w14:val="solid"/>
            <w14:bevel/>
          </w14:textOutline>
        </w:rPr>
        <w:commentReference w:id="163"/>
      </w:r>
      <w:r>
        <w:rPr>
          <w:rFonts w:ascii="Arial" w:hAnsi="Arial"/>
          <w:kern w:val="20"/>
          <w:u w:val="single"/>
        </w:rPr>
        <w:t xml:space="preserve">Throughout the Term, throughout the </w:t>
      </w:r>
      <w:r>
        <w:rPr>
          <w:rFonts w:ascii="Arial" w:hAnsi="Arial"/>
          <w:kern w:val="20"/>
          <w:u w:val="single"/>
        </w:rPr>
        <w:t>Transition Period,</w:t>
      </w:r>
      <w:r>
        <w:rPr>
          <w:rFonts w:ascii="Arial" w:hAnsi="Arial"/>
          <w:kern w:val="20"/>
          <w:u w:val="single"/>
        </w:rPr>
        <w:t xml:space="preserve"> and for sixty (60) calendar days following its end, </w:t>
      </w:r>
      <w:proofErr w:type="spellStart"/>
      <w:r>
        <w:rPr>
          <w:rFonts w:ascii="Arial" w:hAnsi="Arial"/>
          <w:kern w:val="20"/>
          <w:u w:val="single"/>
        </w:rPr>
        <w:t>LargeCo</w:t>
      </w:r>
      <w:proofErr w:type="spellEnd"/>
      <w:r>
        <w:rPr>
          <w:rFonts w:ascii="Arial" w:hAnsi="Arial"/>
          <w:kern w:val="20"/>
          <w:u w:val="single"/>
        </w:rPr>
        <w:t xml:space="preserve"> shall retain the ability to securely download or export Data from the Services</w:t>
      </w:r>
      <w:proofErr w:type="gramStart"/>
      <w:ins w:id="164" w:author="Trainer 1 - AgentCo" w:date="2026-05-08T09:43:00Z">
        <w:r>
          <w:rPr>
            <w:rFonts w:ascii="Arial" w:hAnsi="Arial"/>
            <w:kern w:val="20"/>
            <w:u w:val="single"/>
          </w:rPr>
          <w:t xml:space="preserve">. </w:t>
        </w:r>
      </w:ins>
      <w:r>
        <w:rPr>
          <w:rFonts w:ascii="Arial" w:hAnsi="Arial"/>
          <w:kern w:val="20"/>
          <w:u w:val="single"/>
        </w:rPr>
        <w:t>,</w:t>
      </w:r>
      <w:proofErr w:type="gramEnd"/>
      <w:r>
        <w:rPr>
          <w:rFonts w:ascii="Arial" w:hAnsi="Arial"/>
          <w:kern w:val="20"/>
          <w:u w:val="single"/>
        </w:rPr>
        <w:t xml:space="preserve"> and Provider shall furnish such customer support in connection therewith as </w:t>
      </w:r>
      <w:proofErr w:type="spellStart"/>
      <w:r>
        <w:rPr>
          <w:rFonts w:ascii="Arial" w:hAnsi="Arial"/>
          <w:kern w:val="20"/>
          <w:u w:val="single"/>
        </w:rPr>
        <w:t>LargeCo</w:t>
      </w:r>
      <w:proofErr w:type="spellEnd"/>
      <w:r>
        <w:rPr>
          <w:rFonts w:ascii="Arial" w:hAnsi="Arial"/>
          <w:kern w:val="20"/>
          <w:u w:val="single"/>
        </w:rPr>
        <w:t xml:space="preserve"> may reasonably request. </w:t>
      </w:r>
      <w:commentRangeStart w:id="165"/>
      <w:r>
        <w:rPr>
          <w:rFonts w:ascii="Arial" w:hAnsi="Arial"/>
          <w:kern w:val="20"/>
          <w:u w:val="single"/>
        </w:rPr>
        <w:t xml:space="preserve">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proofErr w:type="spellStart"/>
      <w:r>
        <w:rPr>
          <w:rFonts w:ascii="Arial" w:hAnsi="Arial"/>
          <w:kern w:val="20"/>
          <w:u w:val="single"/>
        </w:rPr>
        <w:t>LargeCo</w:t>
      </w:r>
      <w:proofErr w:type="spellEnd"/>
      <w:r>
        <w:rPr>
          <w:rFonts w:ascii="Arial" w:hAnsi="Arial"/>
          <w:kern w:val="20"/>
          <w:u w:val="single"/>
        </w:rPr>
        <w:t xml:space="preserve"> through a secure method designated by </w:t>
      </w:r>
      <w:proofErr w:type="spellStart"/>
      <w:r>
        <w:rPr>
          <w:rFonts w:ascii="Arial" w:hAnsi="Arial"/>
          <w:kern w:val="20"/>
          <w:u w:val="single"/>
        </w:rPr>
        <w:t>LargeCo</w:t>
      </w:r>
      <w:proofErr w:type="spellEnd"/>
      <w:r>
        <w:rPr>
          <w:rFonts w:ascii="Arial" w:hAnsi="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65"/>
      <w:r>
        <w:rPr>
          <w:rStyle w:val="CommentReference"/>
          <w:rFonts w:cs="Times New Roman"/>
          <w:color w:val="auto"/>
          <w14:textOutline w14:w="0" w14:cap="rnd" w14:cmpd="sng" w14:algn="ctr">
            <w14:noFill/>
            <w14:prstDash w14:val="solid"/>
            <w14:bevel/>
          </w14:textOutline>
        </w:rPr>
        <w:commentReference w:id="165"/>
      </w:r>
    </w:p>
    <w:p w14:paraId="1D89B622" w14:textId="3B9C0FE1">
      <w:pPr>
        <w:pStyle w:val="Body"/>
        <w:widowControl/>
        <w:numPr>
          <w:ilvl w:val="0"/>
          <w:numId w:val="2"/>
        </w:numPr>
        <w:spacing w:after="120"/>
        <w:jc w:val="both"/>
        <w:rPr>
          <w:rFonts w:ascii="Arial" w:hAnsi="Arial"/>
          <w:b/>
          <w:bCs/>
        </w:rPr>
      </w:pPr>
      <w:commentRangeStart w:id="166"/>
      <w:r>
        <w:rPr>
          <w:rFonts w:ascii="Arial" w:hAnsi="Arial"/>
          <w:kern w:val="20"/>
          <w:u w:val="single"/>
        </w:rPr>
        <w:t xml:space="preserve">Injunction for Breach of Confidentiality. </w:t>
      </w:r>
      <w:commentRangeEnd w:id="166"/>
      <w:r>
        <w:rPr>
          <w:rStyle w:val="CommentReference"/>
          <w:rFonts w:cs="Times New Roman"/>
          <w:color w:val="auto"/>
          <w14:textOutline w14:w="0" w14:cap="rnd" w14:cmpd="sng" w14:algn="ctr">
            <w14:noFill/>
            <w14:prstDash w14:val="solid"/>
            <w14:bevel/>
          </w14:textOutline>
        </w:rPr>
        <w:commentReference w:id="166"/>
      </w:r>
      <w:ins w:id="167" w:author="Trainer 1 - AgentCo" w:date="2026-05-07T20:14:00Z">
        <w:r>
          <w:rPr>
            <w:rFonts w:ascii="Arial" w:hAnsi="Arial"/>
            <w:kern w:val="20"/>
            <w:u w:val="single"/>
          </w:rPr>
          <w:t xml:space="preserve">Each Party </w:t>
        </w:r>
      </w:ins>
      <w:r>
        <w:rPr>
          <w:rFonts w:ascii="Arial" w:hAnsi="Arial"/>
          <w:kern w:val="20"/>
          <w:u w:val="single"/>
        </w:rPr>
        <w:t xml:space="preserve">acknowledges that any breach by it of </w:t>
      </w:r>
      <w:ins w:id="168" w:author="Trainer 1 - AgentCo" w:date="2026-05-07T20:16:00Z">
        <w:r>
          <w:rPr>
            <w:rFonts w:ascii="Arial" w:hAnsi="Arial"/>
            <w:kern w:val="20"/>
            <w:u w:val="single"/>
          </w:rPr>
          <w:t xml:space="preserve">Section </w:t>
        </w:r>
        <w:commentRangeStart w:id="169"/>
        <w:r>
          <w:rPr>
            <w:rFonts w:ascii="Arial" w:hAnsi="Arial"/>
            <w:kern w:val="20"/>
            <w:u w:val="single"/>
          </w:rPr>
          <w:t>9</w:t>
        </w:r>
      </w:ins>
      <w:ins w:id="170" w:author="Trainer 1 - AgentCo" w:date="2026-05-07T20:17:00Z">
        <w:r>
          <w:rPr>
            <w:rFonts w:ascii="Arial" w:hAnsi="Arial"/>
            <w:kern w:val="20"/>
            <w:u w:val="single"/>
          </w:rPr>
          <w:t xml:space="preserve"> (Confidentiality)</w:t>
        </w:r>
      </w:ins>
      <w:r>
        <w:rPr>
          <w:rFonts w:ascii="Arial" w:hAnsi="Arial"/>
          <w:kern w:val="20"/>
          <w:u w:val="single"/>
        </w:rPr>
        <w:t xml:space="preserve"> </w:t>
      </w:r>
      <w:ins w:id="171" w:author="Trainer 1 - AgentCo" w:date="2026-05-07T20:16:00Z">
        <w:r>
          <w:rPr>
            <w:rFonts w:ascii="Arial" w:hAnsi="Arial"/>
            <w:kern w:val="20"/>
            <w:u w:val="single"/>
          </w:rPr>
          <w:t xml:space="preserve"> </w:t>
        </w:r>
      </w:ins>
      <w:commentRangeEnd w:id="169"/>
      <w:ins w:id="172" w:author="Trainer 1 - AgentCo" w:date="2026-05-07T20:17:00Z">
        <w:r>
          <w:rPr>
            <w:rStyle w:val="CommentReference"/>
            <w:rFonts w:cs="Times New Roman"/>
            <w:color w:val="auto"/>
            <w14:textOutline w14:w="0" w14:cap="rnd" w14:cmpd="sng" w14:algn="ctr">
              <w14:noFill/>
              <w14:prstDash w14:val="solid"/>
              <w14:bevel/>
            </w14:textOutline>
          </w:rPr>
          <w:commentReference w:id="169"/>
        </w:r>
      </w:ins>
      <w:del w:id="173" w:author="Trainer 1 - AgentCo" w:date="2026-05-07T20:17:00Z">
        <w:r>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174" w:author="Trainer 1 - AgentCo" w:date="2026-05-07T20:14:00Z">
        <w:r>
          <w:rPr>
            <w:rFonts w:ascii="Arial" w:hAnsi="Arial"/>
            <w:kern w:val="20"/>
            <w:u w:val="single"/>
          </w:rPr>
          <w:t xml:space="preserve">the other Party </w:t>
        </w:r>
      </w:ins>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ins w:id="175" w:author="Trainer 1 - AgentCo" w:date="2026-05-07T20:14:00Z">
        <w:r>
          <w:rPr>
            <w:rFonts w:ascii="Arial" w:hAnsi="Arial"/>
            <w:kern w:val="20"/>
            <w:u w:val="single"/>
          </w:rPr>
          <w:t xml:space="preserve">each Party </w:t>
        </w:r>
      </w:ins>
      <w:r>
        <w:rPr>
          <w:rFonts w:ascii="Arial" w:hAnsi="Arial"/>
          <w:kern w:val="20"/>
          <w:u w:val="single"/>
        </w:rPr>
        <w:t xml:space="preserve">shall be entitled to seek </w:t>
      </w:r>
      <w:r>
        <w:rPr>
          <w:rFonts w:ascii="Arial" w:hAnsi="Arial"/>
          <w:kern w:val="20"/>
          <w:u w:val="single"/>
        </w:rPr>
        <w:lastRenderedPageBreak/>
        <w:t>immediate injunctive relief from a court of competent jurisdiction. Except where applicable law requires otherwise, no bond shall be required as a condition of such relief.</w:t>
      </w:r>
    </w:p>
    <w:p w14:paraId="471CF750" w14:textId="77777777">
      <w:pPr>
        <w:pStyle w:val="Body"/>
        <w:widowControl/>
        <w:numPr>
          <w:ilvl w:val="0"/>
          <w:numId w:val="2"/>
        </w:numPr>
        <w:spacing w:after="120"/>
        <w:jc w:val="both"/>
        <w:rPr>
          <w:rFonts w:ascii="Arial" w:hAnsi="Arial"/>
          <w:b/>
          <w:bCs/>
        </w:rPr>
      </w:pPr>
      <w:r>
        <w:rPr>
          <w:rFonts w:ascii="Arial" w:hAnsi="Arial"/>
          <w:b/>
          <w:bCs/>
          <w:kern w:val="20"/>
        </w:rPr>
        <w:t>FEES</w:t>
      </w:r>
    </w:p>
    <w:p w14:paraId="3D48A469" w14:textId="40B2363A">
      <w:pPr>
        <w:pStyle w:val="ListParagraph"/>
        <w:numPr>
          <w:ilvl w:val="1"/>
          <w:numId w:val="2"/>
        </w:numPr>
        <w:rPr>
          <w:ins w:id="176" w:author="Trainer 1 - AgentCo" w:date="2026-05-07T17:51:00Z"/>
        </w:rPr>
      </w:pPr>
      <w:proofErr w:type="spellStart"/>
      <w:r>
        <w:rPr>
          <w:rFonts w:ascii="Arial" w:hAnsi="Arial"/>
          <w:kern w:val="20"/>
        </w:rPr>
        <w:t>LargeCo</w:t>
      </w:r>
      <w:proofErr w:type="spellEnd"/>
      <w:r>
        <w:rPr>
          <w:rFonts w:ascii="Arial" w:hAnsi="Arial"/>
          <w:kern w:val="20"/>
        </w:rPr>
        <w:t xml:space="preserve"> shall pay Provider for all undisputed invoices for the Services in accordance with the fee schedule set forth in the applicable Order Form</w:t>
      </w:r>
      <w:ins w:id="177" w:author="Trainer 1 - AgentCo" w:date="2026-05-07T17:56:00Z">
        <w:r>
          <w:rPr>
            <w:rFonts w:ascii="Arial" w:hAnsi="Arial"/>
            <w:kern w:val="20"/>
          </w:rPr>
          <w:t xml:space="preserve"> </w:t>
        </w:r>
        <w:commentRangeStart w:id="178"/>
        <w:r>
          <w:rPr>
            <w:rFonts w:ascii="Arial" w:hAnsi="Arial"/>
            <w:kern w:val="20"/>
          </w:rPr>
          <w:t>(“Fee”)</w:t>
        </w:r>
      </w:ins>
      <w:r>
        <w:rPr>
          <w:rFonts w:ascii="Arial" w:hAnsi="Arial"/>
          <w:kern w:val="20"/>
        </w:rPr>
        <w:t xml:space="preserve">. </w:t>
      </w:r>
      <w:commentRangeEnd w:id="178"/>
      <w:r>
        <w:rPr>
          <w:rStyle w:val="CommentReference"/>
          <w:rFonts w:cs="Times New Roman"/>
          <w:color w:val="auto"/>
          <w:sz w:val="20"/>
          <w:szCs w:val="20"/>
        </w:rPr>
        <w:commentReference w:id="178"/>
      </w:r>
      <w:r>
        <w:rPr>
          <w:rFonts w:ascii="Arial" w:hAnsi="Arial"/>
          <w:kern w:val="20"/>
        </w:rPr>
        <w:t xml:space="preserve">Unless stated otherwise in the applicable Order Form, all payments shall be </w:t>
      </w:r>
      <w:proofErr w:type="gramStart"/>
      <w:r>
        <w:rPr>
          <w:rFonts w:ascii="Arial" w:hAnsi="Arial"/>
          <w:kern w:val="20"/>
        </w:rPr>
        <w:t>due  sixty</w:t>
      </w:r>
      <w:proofErr w:type="gramEnd"/>
      <w:r>
        <w:rPr>
          <w:rFonts w:ascii="Arial" w:hAnsi="Arial"/>
          <w:kern w:val="20"/>
        </w:rPr>
        <w:t xml:space="preserve"> (60) days after LargeCo’s receipt of an </w:t>
      </w:r>
      <w:r>
        <w:rPr>
          <w:rFonts w:ascii="Arial" w:hAnsi="Arial" w:cs="Arial"/>
          <w:kern w:val="20"/>
        </w:rPr>
        <w:t>undisputed invoice.</w:t>
      </w:r>
      <w:ins w:id="179" w:author="Trainer 1 - AgentCo" w:date="2026-05-07T18:02:00Z">
        <w:r>
          <w:rPr>
            <w:rFonts w:ascii="Arial" w:hAnsi="Arial" w:cs="Arial"/>
          </w:rPr>
          <w:t xml:space="preserve"> </w:t>
        </w:r>
        <w:proofErr w:type="spellStart"/>
        <w:r>
          <w:rPr>
            <w:rFonts w:ascii="Arial" w:hAnsi="Arial" w:cs="Arial"/>
          </w:rPr>
          <w:t>LargeCo</w:t>
        </w:r>
        <w:proofErr w:type="spellEnd"/>
        <w:r>
          <w:rPr>
            <w:rFonts w:ascii="Arial" w:hAnsi="Arial" w:cs="Arial"/>
          </w:rPr>
          <w:t xml:space="preserve"> shall be</w:t>
        </w:r>
      </w:ins>
      <w:ins w:id="180" w:author="Trainer 1 - AgentCo" w:date="2026-05-07T18:01:00Z">
        <w:r>
          <w:rPr>
            <w:rFonts w:ascii="Arial" w:hAnsi="Arial" w:cs="Arial"/>
          </w:rPr>
          <w:t xml:space="preserve"> responsible for all sales, use, excise, duties, tariffs, or any other form of taxes (excluding</w:t>
        </w:r>
      </w:ins>
      <w:ins w:id="181" w:author="Trainer 1 - AgentCo" w:date="2026-05-07T18:02:00Z">
        <w:r>
          <w:rPr>
            <w:rFonts w:ascii="Arial" w:hAnsi="Arial" w:cs="Arial"/>
          </w:rPr>
          <w:t xml:space="preserve"> </w:t>
        </w:r>
      </w:ins>
      <w:ins w:id="182" w:author="Trainer 1 - AgentCo" w:date="2026-05-07T18:01:00Z">
        <w:r>
          <w:rPr>
            <w:rFonts w:ascii="Arial" w:hAnsi="Arial" w:cs="Arial"/>
          </w:rPr>
          <w:t>withholding taxes related to Provider, its employees, agents or subcontractors) resulting from</w:t>
        </w:r>
      </w:ins>
      <w:ins w:id="183" w:author="Trainer 1 - AgentCo" w:date="2026-05-07T18:02:00Z">
        <w:r>
          <w:rPr>
            <w:rFonts w:ascii="Arial" w:hAnsi="Arial" w:cs="Arial"/>
          </w:rPr>
          <w:t xml:space="preserve"> LargeCo’s</w:t>
        </w:r>
      </w:ins>
      <w:ins w:id="184" w:author="Trainer 1 - AgentCo" w:date="2026-05-07T18:01:00Z">
        <w:r>
          <w:rPr>
            <w:rFonts w:ascii="Arial" w:hAnsi="Arial" w:cs="Arial"/>
          </w:rPr>
          <w:t xml:space="preserve"> use of the Services. </w:t>
        </w:r>
      </w:ins>
      <w:ins w:id="185" w:author="Trainer 1 - AgentCo" w:date="2026-05-07T18:03:00Z">
        <w:r>
          <w:rPr>
            <w:rFonts w:ascii="Arial" w:hAnsi="Arial" w:cs="Arial"/>
          </w:rPr>
          <w:t xml:space="preserve"> </w:t>
        </w:r>
      </w:ins>
      <w:r>
        <w:rPr>
          <w:rFonts w:ascii="Arial" w:hAnsi="Arial" w:cs="Arial"/>
          <w:kern w:val="20"/>
        </w:rPr>
        <w:t xml:space="preserve">Provider invoices shall state applicable taxes owed by </w:t>
      </w:r>
      <w:proofErr w:type="spellStart"/>
      <w:r>
        <w:rPr>
          <w:rFonts w:ascii="Arial" w:hAnsi="Arial" w:cs="Arial"/>
          <w:kern w:val="20"/>
        </w:rPr>
        <w:t>LargeCo</w:t>
      </w:r>
      <w:proofErr w:type="spellEnd"/>
      <w:r>
        <w:rPr>
          <w:rFonts w:ascii="Arial" w:hAnsi="Arial" w:cs="Arial"/>
          <w:kern w:val="20"/>
        </w:rPr>
        <w:t xml:space="preserve">, if any, by tax jurisdiction. </w:t>
      </w:r>
      <w:proofErr w:type="spellStart"/>
      <w:r>
        <w:rPr>
          <w:rFonts w:ascii="Arial" w:hAnsi="Arial" w:cs="Arial"/>
          <w:kern w:val="20"/>
        </w:rPr>
        <w:t>LargeCo</w:t>
      </w:r>
      <w:proofErr w:type="spellEnd"/>
      <w:r>
        <w:rPr>
          <w:rFonts w:ascii="Arial" w:hAnsi="Arial" w:cs="Arial"/>
          <w:kern w:val="20"/>
        </w:rPr>
        <w:t xml:space="preserve"> will not be required to pay </w:t>
      </w:r>
      <w:ins w:id="186" w:author="Trainer 1 - AgentCo" w:date="2026-05-07T17:58:00Z">
        <w:r>
          <w:rPr>
            <w:rFonts w:ascii="Arial" w:hAnsi="Arial" w:cs="Arial"/>
            <w:kern w:val="20"/>
          </w:rPr>
          <w:t>F</w:t>
        </w:r>
      </w:ins>
      <w:del w:id="187" w:author="Trainer 1 - AgentCo" w:date="2026-05-07T17:58:00Z">
        <w:r>
          <w:rPr>
            <w:rFonts w:ascii="Arial" w:hAnsi="Arial" w:cs="Arial"/>
            <w:kern w:val="20"/>
          </w:rPr>
          <w:delText>f</w:delText>
        </w:r>
      </w:del>
      <w:r>
        <w:rPr>
          <w:rFonts w:ascii="Arial" w:hAnsi="Arial" w:cs="Arial"/>
          <w:kern w:val="20"/>
        </w:rPr>
        <w:t>ees for Services initially invoiced more than 180 days after the date the Services were rendered or provided.</w:t>
      </w:r>
    </w:p>
    <w:p w14:paraId="2852D852" w14:textId="67B94D90">
      <w:pPr>
        <w:pStyle w:val="ListParagraph"/>
        <w:numPr>
          <w:ilvl w:val="1"/>
          <w:numId w:val="2"/>
        </w:numPr>
        <w:rPr>
          <w:ins w:id="188" w:author="Trainer 1 - AgentCo" w:date="2026-05-07T17:56:00Z"/>
          <w:rFonts w:ascii="Arial" w:hAnsi="Arial" w:cs="Arial"/>
        </w:rPr>
      </w:pPr>
      <w:commentRangeStart w:id="189"/>
      <w:commentRangeStart w:id="738"/>
      <w:ins w:id="190" w:author="Trainer 1 - AgentCo" w:date="2026-05-07T17:55:00Z">
        <w:r>
          <w:rPr>
            <w:rFonts w:ascii="Arial" w:hAnsi="Arial" w:cs="Arial"/>
          </w:rPr>
          <w:t>Past-due undisputed amounts may bear a finance charge on the unpaid balance, accruing daily and compounding monthly, at the prevailing Federal Funds Rate (floored at zero) plus 1.5% per annum</w:t>
        </w:r>
        <w:r>
          <w:rPr>
            <w:rFonts w:ascii="Arial" w:hAnsi="Arial" w:cs="Arial"/>
          </w:rPr>
          <w:t xml:space="preserve">. </w:t>
        </w:r>
        <w:r>
          <w:rPr>
            <w:rFonts w:ascii="Arial" w:hAnsi="Arial" w:cs="Arial"/>
          </w:rPr>
          <w:t>Provider</w:t>
        </w:r>
        <w:r>
          <w:rPr>
            <w:rFonts w:ascii="Arial" w:hAnsi="Arial" w:cs="Arial"/>
          </w:rPr>
          <w:t xml:space="preserve"> may suspend </w:t>
        </w:r>
        <w:r>
          <w:rPr>
            <w:rFonts w:ascii="Arial" w:hAnsi="Arial" w:cs="Arial"/>
          </w:rPr>
          <w:t>LargeCo’s</w:t>
        </w:r>
        <w:r>
          <w:rPr>
            <w:rFonts w:ascii="Arial" w:hAnsi="Arial" w:cs="Arial"/>
          </w:rPr>
          <w:t xml:space="preserve"> access to the Service if any undisputed Fee remains past due, after providing </w:t>
        </w:r>
        <w:proofErr w:type="spellStart"/>
        <w:r>
          <w:rPr>
            <w:rFonts w:ascii="Arial" w:hAnsi="Arial" w:cs="Arial"/>
          </w:rPr>
          <w:t>LargeCo</w:t>
        </w:r>
        <w:proofErr w:type="spellEnd"/>
        <w:r>
          <w:rPr>
            <w:rFonts w:ascii="Arial" w:hAnsi="Arial" w:cs="Arial"/>
          </w:rPr>
          <w:t xml:space="preserve"> with written notice of the late payment</w:t>
        </w:r>
      </w:ins>
      <w:r>
        <w:rPr>
          <w:rFonts w:ascii="Arial" w:hAnsi="Arial" w:cs="Arial"/>
        </w:rPr>
        <w:t xml:space="preserve"> and thirty (30) days to cure payment</w:t>
      </w:r>
      <w:ins w:id="193" w:author="Trainer 1 - AgentCo" w:date="2026-05-07T17:55:00Z">
        <w:r>
          <w:rPr>
            <w:rFonts w:ascii="Arial" w:hAnsi="Arial" w:cs="Arial"/>
          </w:rPr>
          <w:t>. In any billing dispute, all undisputed amounts must be paid in full when due.</w:t>
        </w:r>
      </w:ins>
      <w:commentRangeEnd w:id="189"/>
      <w:commentRangeEnd w:id="738"/>
      <w:ins w:id="194" w:author="Trainer 1 - AgentCo" w:date="2026-05-08T00:11:00Z">
        <w:r>
          <w:rPr>
            <w:rStyle w:val="CommentReference"/>
            <w:rFonts w:cs="Times New Roman"/>
            <w:color w:val="auto"/>
          </w:rPr>
          <w:commentReference w:id="189"/>
        </w:r>
        <w:r>
          <w:commentReference w:id="738"/>
        </w:r>
      </w:ins>
    </w:p>
    <w:p w14:paraId="6A66EA33" w14:textId="77777777">
      <w:pPr>
        <w:pStyle w:val="ListParagraph"/>
        <w:rPr>
          <w:rFonts w:ascii="Arial" w:hAnsi="Arial" w:cs="Arial"/>
        </w:rPr>
      </w:pPr>
    </w:p>
    <w:p w14:paraId="26D81CA6" w14:textId="77777777">
      <w:pPr>
        <w:pStyle w:val="Body"/>
        <w:widowControl/>
        <w:numPr>
          <w:ilvl w:val="0"/>
          <w:numId w:val="2"/>
        </w:numPr>
        <w:spacing w:after="120"/>
        <w:jc w:val="both"/>
        <w:rPr>
          <w:rFonts w:ascii="Arial" w:hAnsi="Arial" w:cs="Arial"/>
          <w:b/>
          <w:bCs/>
        </w:rPr>
      </w:pPr>
      <w:r>
        <w:rPr>
          <w:rFonts w:ascii="Arial" w:hAnsi="Arial" w:cs="Arial"/>
          <w:kern w:val="20"/>
        </w:rPr>
        <w:t xml:space="preserve"> </w:t>
      </w:r>
      <w:r>
        <w:rPr>
          <w:rFonts w:ascii="Arial" w:hAnsi="Arial" w:cs="Arial"/>
          <w:b/>
          <w:bCs/>
          <w:smallCaps/>
          <w:kern w:val="20"/>
          <w:lang w:val="de-DE"/>
        </w:rPr>
        <w:t>INSURANCE</w:t>
      </w:r>
    </w:p>
    <w:p w14:paraId="4BCFD13D" w14:textId="77777777">
      <w:pPr>
        <w:pStyle w:val="Body"/>
        <w:widowControl/>
        <w:spacing w:after="120"/>
        <w:ind w:left="720"/>
        <w:jc w:val="both"/>
        <w:rPr>
          <w:rFonts w:ascii="Arial" w:eastAsia="Arial" w:hAnsi="Arial" w:cs="Arial"/>
          <w:kern w:val="20"/>
        </w:rPr>
      </w:pPr>
      <w:r>
        <w:rPr>
          <w:rFonts w:ascii="Arial" w:hAnsi="Arial"/>
          <w:kern w:val="20"/>
        </w:rPr>
        <w:t xml:space="preserve">During the Term and for the period(s) set forth in Exhibit B, Provider shall maintain the insurance required in Exhibit B and shall furnish to </w:t>
      </w:r>
      <w:proofErr w:type="spellStart"/>
      <w:r>
        <w:rPr>
          <w:rFonts w:ascii="Arial" w:hAnsi="Arial"/>
          <w:kern w:val="20"/>
        </w:rPr>
        <w:t>LargeCo</w:t>
      </w:r>
      <w:proofErr w:type="spellEnd"/>
      <w:r>
        <w:rPr>
          <w:rFonts w:ascii="Arial" w:hAnsi="Arial"/>
          <w:kern w:val="20"/>
        </w:rPr>
        <w:t xml:space="preserve"> a certificate of insurance evidencing such insurance on the earlier of: (a) full execution of this Agreement; or (b) Provider commencement of Services; and upon LargeCo’s request during the Term.</w:t>
      </w:r>
    </w:p>
    <w:p w14:paraId="7E9AEF31" w14:textId="77777777">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1444F67F">
      <w:pPr>
        <w:pStyle w:val="Body"/>
        <w:widowControl/>
        <w:spacing w:after="120"/>
        <w:ind w:left="720"/>
        <w:jc w:val="both"/>
        <w:rPr>
          <w:rFonts w:ascii="Arial" w:eastAsia="Arial" w:hAnsi="Arial" w:cs="Arial"/>
          <w:b/>
          <w:bCs/>
          <w:kern w:val="20"/>
        </w:rPr>
      </w:pPr>
      <w:commentRangeStart w:id="195"/>
      <w:r>
        <w:rPr>
          <w:rFonts w:ascii="Arial" w:hAnsi="Arial"/>
          <w:kern w:val="20"/>
        </w:rPr>
        <w:t xml:space="preserve">The Parties </w:t>
      </w:r>
      <w:r>
        <w:rPr>
          <w:rFonts w:ascii="Arial" w:hAnsi="Arial"/>
          <w:kern w:val="20"/>
        </w:rPr>
        <w:t xml:space="preserve">shall </w:t>
      </w:r>
      <w:commentRangeEnd w:id="195"/>
      <w:r>
        <w:rPr>
          <w:rStyle w:val="CommentReference"/>
          <w:rFonts w:cs="Times New Roman"/>
          <w:color w:val="auto"/>
          <w14:textOutline w14:w="0" w14:cap="rnd" w14:cmpd="sng" w14:algn="ctr">
            <w14:noFill/>
            <w14:prstDash w14:val="solid"/>
            <w14:bevel/>
          </w14:textOutline>
        </w:rPr>
        <w:commentReference w:id="195"/>
      </w:r>
      <w:r>
        <w:rPr>
          <w:rFonts w:ascii="Arial" w:hAnsi="Arial"/>
          <w:kern w:val="20"/>
        </w:rPr>
        <w:t>comply with all of the Privacy and Data Security Requirements in Exhibit C.</w:t>
      </w:r>
    </w:p>
    <w:p w14:paraId="115D39C1" w14:textId="77777777">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pPr>
        <w:pStyle w:val="Body"/>
        <w:widowControl/>
        <w:numPr>
          <w:ilvl w:val="1"/>
          <w:numId w:val="2"/>
        </w:numPr>
        <w:spacing w:after="120"/>
        <w:jc w:val="both"/>
        <w:rPr>
          <w:rFonts w:ascii="Arial" w:hAnsi="Arial"/>
        </w:rPr>
      </w:pPr>
      <w:r>
        <w:rPr>
          <w:rFonts w:ascii="Arial" w:hAnsi="Arial"/>
          <w:kern w:val="20"/>
          <w:u w:val="single"/>
        </w:rPr>
        <w:t xml:space="preserve">Provider Representations and Warranties. Provider represents and warrants to </w:t>
      </w:r>
      <w:proofErr w:type="spellStart"/>
      <w:r>
        <w:rPr>
          <w:rFonts w:ascii="Arial" w:hAnsi="Arial"/>
          <w:kern w:val="20"/>
          <w:u w:val="single"/>
        </w:rPr>
        <w:t>LargeCo</w:t>
      </w:r>
      <w:proofErr w:type="spellEnd"/>
      <w:r>
        <w:rPr>
          <w:rFonts w:ascii="Arial" w:hAnsi="Arial"/>
          <w:kern w:val="20"/>
          <w:u w:val="single"/>
        </w:rPr>
        <w:t xml:space="preserve"> that:</w:t>
      </w:r>
    </w:p>
    <w:p w14:paraId="248A465D" w14:textId="77777777">
      <w:pPr>
        <w:pStyle w:val="Body"/>
        <w:widowControl/>
        <w:spacing w:after="120"/>
        <w:ind w:left="720"/>
        <w:jc w:val="both"/>
        <w:rPr>
          <w:rFonts w:ascii="Arial" w:eastAsia="Arial" w:hAnsi="Arial" w:cs="Arial"/>
          <w:kern w:val="20"/>
        </w:rPr>
      </w:pPr>
      <w:r>
        <w:rPr>
          <w:rFonts w:ascii="Arial" w:hAnsi="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pPr>
        <w:pStyle w:val="Body"/>
        <w:widowControl/>
        <w:spacing w:after="120"/>
        <w:ind w:left="720"/>
        <w:jc w:val="both"/>
        <w:rPr>
          <w:rFonts w:ascii="Arial" w:eastAsia="Arial" w:hAnsi="Arial" w:cs="Arial"/>
          <w:kern w:val="20"/>
        </w:rPr>
      </w:pPr>
      <w:r>
        <w:rPr>
          <w:rFonts w:ascii="Arial" w:hAnsi="Arial"/>
          <w:kern w:val="20"/>
        </w:rPr>
        <w:t xml:space="preserve">(c) in performing under this Agreement, all Services, Deliverables, and Provider Technology furnished to </w:t>
      </w:r>
      <w:proofErr w:type="spellStart"/>
      <w:r>
        <w:rPr>
          <w:rFonts w:ascii="Arial" w:hAnsi="Arial"/>
          <w:kern w:val="20"/>
        </w:rPr>
        <w:t>LargeCo</w:t>
      </w:r>
      <w:proofErr w:type="spellEnd"/>
      <w:r>
        <w:rPr>
          <w:rFonts w:ascii="Arial" w:hAnsi="Arial"/>
          <w:kern w:val="20"/>
        </w:rPr>
        <w:t xml:space="preserve"> by or on behalf of Provider will conform to all Applicable Laws and to the Privacy and Data Security Requirements set forth in Exhibit C, attached hereto and incorporated by reference;</w:t>
      </w:r>
    </w:p>
    <w:p w14:paraId="76984819" w14:textId="4516813E">
      <w:pPr>
        <w:pStyle w:val="Body"/>
        <w:widowControl/>
        <w:spacing w:after="120"/>
        <w:ind w:left="720"/>
        <w:jc w:val="both"/>
        <w:rPr>
          <w:rFonts w:ascii="Arial" w:eastAsia="Arial" w:hAnsi="Arial" w:cs="Arial"/>
          <w:kern w:val="20"/>
        </w:rPr>
      </w:pPr>
      <w:commentRangeStart w:id="718"/>
      <w:r>
        <w:rPr>
          <w:rFonts w:ascii="Arial" w:hAnsi="Arial"/>
          <w:kern w:val="20"/>
        </w:rPr>
        <w:t>(d) it shall comply with all applicable (</w:t>
      </w:r>
      <w:proofErr w:type="spellStart"/>
      <w:r>
        <w:rPr>
          <w:rFonts w:ascii="Arial" w:hAnsi="Arial"/>
          <w:kern w:val="20"/>
        </w:rPr>
        <w:t>i</w:t>
      </w:r>
      <w:proofErr w:type="spellEnd"/>
      <w:r>
        <w:rPr>
          <w:rFonts w:ascii="Arial" w:hAnsi="Arial"/>
          <w:kern w:val="20"/>
        </w:rPr>
        <w:t xml:space="preserve">) anti-corruption, anti-bribery, and trade laws and regulations, including the U.S. Foreign Corrupt Practices Act, and Provider shall </w:t>
      </w:r>
      <w:ins w:id="196" w:author="Trainer 1 - AgentCo" w:date="2026-05-07T16:53:00Z">
        <w:r>
          <w:rPr>
            <w:rFonts w:ascii="Arial" w:hAnsi="Arial"/>
            <w:kern w:val="20"/>
          </w:rPr>
          <w:t xml:space="preserve">use best efforts to </w:t>
        </w:r>
      </w:ins>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commentRangeEnd w:id="718"/>
      <w:r>
        <w:commentReference w:id="718"/>
      </w:r>
    </w:p>
    <w:p w14:paraId="4B12D41A" w14:textId="03E40DDA">
      <w:pPr>
        <w:pStyle w:val="Body"/>
        <w:widowControl/>
        <w:spacing w:after="120"/>
        <w:ind w:left="720"/>
        <w:jc w:val="both"/>
        <w:rPr>
          <w:rFonts w:ascii="Arial" w:eastAsia="Arial" w:hAnsi="Arial" w:cs="Arial"/>
          <w:kern w:val="20"/>
        </w:rPr>
      </w:pPr>
      <w:r>
        <w:rPr>
          <w:rFonts w:ascii="Arial" w:hAnsi="Arial"/>
          <w:kern w:val="20"/>
        </w:rPr>
        <w:t xml:space="preserve">(e) </w:t>
      </w:r>
      <w:commentRangeStart w:id="198"/>
      <w:ins w:id="199" w:author="Trainer 1 - AgentCo" w:date="2026-05-07T17:22:00Z">
        <w:r>
          <w:rPr>
            <w:rFonts w:ascii="Arial" w:hAnsi="Arial"/>
            <w:kern w:val="20"/>
          </w:rPr>
          <w:t xml:space="preserve">as of the Effective Date, </w:t>
        </w:r>
      </w:ins>
      <w:ins w:id="200" w:author="Trainer 1 - AgentCo" w:date="2026-05-07T16:54:00Z">
        <w:r>
          <w:rPr>
            <w:rFonts w:ascii="Arial" w:hAnsi="Arial"/>
            <w:kern w:val="20"/>
          </w:rPr>
          <w:t>Provider</w:t>
        </w:r>
      </w:ins>
      <w:ins w:id="201" w:author="Trainer 1 - AgentCo" w:date="2026-05-07T17:23:00Z">
        <w:r>
          <w:rPr>
            <w:rFonts w:ascii="Arial" w:hAnsi="Arial"/>
            <w:kern w:val="20"/>
          </w:rPr>
          <w:t xml:space="preserve"> does not appear on any U.S. government restricted-party list, and to its knowledge, none</w:t>
        </w:r>
      </w:ins>
      <w:del w:id="202" w:author="Trainer 1 - AgentCo" w:date="2026-05-07T17:23:00Z">
        <w:r>
          <w:rPr>
            <w:rFonts w:ascii="Arial" w:hAnsi="Arial"/>
            <w:kern w:val="20"/>
          </w:rPr>
          <w:delText>none</w:delText>
        </w:r>
      </w:del>
      <w:r>
        <w:rPr>
          <w:rFonts w:ascii="Arial" w:hAnsi="Arial"/>
          <w:kern w:val="20"/>
        </w:rPr>
        <w:t xml:space="preserve"> of</w:t>
      </w:r>
      <w:del w:id="203" w:author="Trainer 1 - AgentCo" w:date="2026-05-07T17:23:00Z">
        <w:r>
          <w:rPr>
            <w:rFonts w:ascii="Arial" w:hAnsi="Arial"/>
            <w:kern w:val="20"/>
          </w:rPr>
          <w:delText xml:space="preserve"> Provider,</w:delText>
        </w:r>
      </w:del>
      <w:r>
        <w:rPr>
          <w:rFonts w:ascii="Arial" w:hAnsi="Arial"/>
          <w:kern w:val="20"/>
        </w:rPr>
        <w:t xml:space="preserve"> </w:t>
      </w:r>
      <w:commentRangeEnd w:id="198"/>
      <w:r>
        <w:rPr>
          <w:rStyle w:val="CommentReference"/>
          <w:rFonts w:cs="Times New Roman"/>
          <w:color w:val="auto"/>
          <w14:textOutline w14:w="0" w14:cap="rnd" w14:cmpd="sng" w14:algn="ctr">
            <w14:noFill/>
            <w14:prstDash w14:val="solid"/>
            <w14:bevel/>
          </w14:textOutline>
        </w:rPr>
        <w:commentReference w:id="198"/>
      </w:r>
      <w:r>
        <w:rPr>
          <w:rFonts w:ascii="Arial" w:hAnsi="Arial"/>
          <w:kern w:val="20"/>
        </w:rPr>
        <w:t>its Affiliates, or its Agents appears on any U.S. government restricted-party list;</w:t>
      </w:r>
    </w:p>
    <w:p w14:paraId="2C5FCE60" w14:textId="77777777">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pPr>
        <w:pStyle w:val="Body"/>
        <w:widowControl/>
        <w:spacing w:after="120"/>
        <w:ind w:left="720"/>
        <w:jc w:val="both"/>
        <w:rPr>
          <w:rFonts w:ascii="Arial" w:eastAsia="Arial" w:hAnsi="Arial" w:cs="Arial"/>
          <w:kern w:val="20"/>
        </w:rPr>
      </w:pPr>
      <w:r>
        <w:rPr>
          <w:rFonts w:ascii="Arial" w:hAnsi="Arial"/>
          <w:kern w:val="20"/>
        </w:rPr>
        <w:t xml:space="preserve">(h) </w:t>
      </w:r>
      <w:del w:id="204" w:author="Trainer 1 - AgentCo" w:date="2026-05-07T16:55:00Z">
        <w:r>
          <w:rPr>
            <w:rFonts w:ascii="Arial" w:hAnsi="Arial"/>
            <w:kern w:val="20"/>
          </w:rPr>
          <w:delText xml:space="preserve">the </w:delText>
        </w:r>
        <w:commentRangeStart w:id="205"/>
        <w:r>
          <w:rPr>
            <w:rFonts w:ascii="Arial" w:hAnsi="Arial"/>
            <w:kern w:val="20"/>
          </w:rPr>
          <w:delTex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delText>
        </w:r>
      </w:del>
      <w:commentRangeEnd w:id="205"/>
      <w:r>
        <w:rPr>
          <w:rStyle w:val="CommentReference"/>
          <w:rFonts w:cs="Times New Roman"/>
          <w:color w:val="auto"/>
          <w14:textOutline w14:w="0" w14:cap="rnd" w14:cmpd="sng" w14:algn="ctr">
            <w14:noFill/>
            <w14:prstDash w14:val="solid"/>
            <w14:bevel/>
          </w14:textOutline>
        </w:rPr>
        <w:commentReference w:id="205"/>
      </w:r>
    </w:p>
    <w:p w14:paraId="4DE6721C" w14:textId="77777777">
      <w:pPr>
        <w:pStyle w:val="Body"/>
        <w:widowControl/>
        <w:spacing w:after="120"/>
        <w:ind w:left="720"/>
        <w:jc w:val="both"/>
        <w:rPr>
          <w:rFonts w:ascii="Arial" w:eastAsia="Arial" w:hAnsi="Arial" w:cs="Arial"/>
          <w:kern w:val="20"/>
        </w:rPr>
      </w:pPr>
      <w:r>
        <w:rPr>
          <w:rFonts w:ascii="Arial" w:hAnsi="Arial"/>
          <w:kern w:val="20"/>
        </w:rPr>
        <w:lastRenderedPageBreak/>
        <w:t>(</w:t>
      </w:r>
      <w:proofErr w:type="spellStart"/>
      <w:r>
        <w:rPr>
          <w:rFonts w:ascii="Arial" w:hAnsi="Arial"/>
          <w:kern w:val="20"/>
        </w:rPr>
        <w:t>i</w:t>
      </w:r>
      <w:proofErr w:type="spellEnd"/>
      <w:r>
        <w:rPr>
          <w:rFonts w:ascii="Arial" w:hAnsi="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pPr>
        <w:pStyle w:val="Body"/>
        <w:widowControl/>
        <w:spacing w:after="120"/>
        <w:ind w:left="720"/>
        <w:jc w:val="both"/>
        <w:rPr>
          <w:rFonts w:ascii="Arial" w:eastAsia="Arial" w:hAnsi="Arial" w:cs="Arial"/>
          <w:kern w:val="20"/>
        </w:rPr>
      </w:pPr>
      <w:r>
        <w:rPr>
          <w:rFonts w:ascii="Arial" w:hAnsi="Arial"/>
          <w:kern w:val="20"/>
        </w:rPr>
        <w:t xml:space="preserve">(j) </w:t>
      </w:r>
      <w:del w:id="206" w:author="Trainer 1 - AgentCo" w:date="2026-05-08T09:42:00Z">
        <w:r>
          <w:rPr>
            <w:rFonts w:ascii="Arial" w:hAnsi="Arial"/>
            <w:kern w:val="20"/>
          </w:rPr>
          <w:delText>t</w:delText>
        </w:r>
      </w:del>
      <w:ins w:id="207" w:author="Trainer 1 - AgentCo" w:date="2026-05-08T09:42:00Z">
        <w:r>
          <w:rPr>
            <w:rFonts w:ascii="Arial" w:hAnsi="Arial"/>
            <w:kern w:val="20"/>
          </w:rPr>
          <w:t xml:space="preserve">Reserved. </w:t>
        </w:r>
      </w:ins>
      <w:commentRangeStart w:id="208"/>
      <w:del w:id="209" w:author="Trainer 1 - AgentCo" w:date="2026-05-08T09:42:00Z">
        <w:r>
          <w:rPr>
            <w:rFonts w:ascii="Arial" w:hAnsi="Arial"/>
            <w:kern w:val="20"/>
          </w:rPr>
          <w:delTex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commentRangeEnd w:id="208"/>
      <w:r>
        <w:rPr>
          <w:rStyle w:val="CommentReference"/>
          <w:rFonts w:cs="Times New Roman"/>
          <w:color w:val="auto"/>
          <w14:textOutline w14:w="0" w14:cap="rnd" w14:cmpd="sng" w14:algn="ctr">
            <w14:noFill/>
            <w14:prstDash w14:val="solid"/>
            <w14:bevel/>
          </w14:textOutline>
        </w:rPr>
        <w:commentReference w:id="208"/>
      </w:r>
    </w:p>
    <w:p w14:paraId="537073A1" w14:textId="6AEDAC93">
      <w:pPr>
        <w:pStyle w:val="Body"/>
        <w:widowControl/>
        <w:spacing w:after="120"/>
        <w:ind w:left="720"/>
        <w:jc w:val="both"/>
        <w:rPr>
          <w:rFonts w:ascii="Arial" w:eastAsia="Arial" w:hAnsi="Arial" w:cs="Arial"/>
          <w:kern w:val="20"/>
        </w:rPr>
      </w:pPr>
      <w:commentRangeStart w:id="719"/>
      <w:r>
        <w:rPr>
          <w:rFonts w:ascii="Arial" w:hAnsi="Arial"/>
          <w:kern w:val="20"/>
        </w:rPr>
        <w:t>(k) the Services shall be performed</w:t>
      </w:r>
      <w:ins w:id="211" w:author="Trainer 1 - AgentCo" w:date="2026-05-07T16:57:00Z">
        <w:r>
          <w:rPr>
            <w:rFonts w:ascii="Arial" w:hAnsi="Arial"/>
            <w:kern w:val="20"/>
          </w:rPr>
          <w:t>substantially</w:t>
        </w:r>
        <w:r>
          <w:rPr>
            <w:rFonts w:ascii="Arial" w:hAnsi="Arial"/>
            <w:kern w:val="20"/>
          </w:rPr>
          <w:t xml:space="preserve"> </w:t>
        </w:r>
      </w:ins>
      <w:r>
        <w:rPr>
          <w:rFonts w:ascii="Arial" w:hAnsi="Arial"/>
          <w:kern w:val="20"/>
        </w:rPr>
        <w:t xml:space="preserve">in accordance with, and </w:t>
      </w:r>
      <w:ins w:id="213" w:author="Trainer 1 - AgentCo" w:date="2026-05-07T16:58:00Z">
        <w:r>
          <w:rPr>
            <w:rFonts w:ascii="Arial" w:hAnsi="Arial"/>
            <w:kern w:val="20"/>
          </w:rPr>
          <w:t xml:space="preserve">substantially </w:t>
        </w:r>
      </w:ins>
      <w:r>
        <w:rPr>
          <w:rFonts w:ascii="Arial" w:hAnsi="Arial"/>
          <w:kern w:val="20"/>
        </w:rPr>
        <w:t>conform to, the Documentation and any specifications set forth in an Order Form; and</w:t>
      </w:r>
      <w:commentRangeEnd w:id="719"/>
      <w:r>
        <w:commentReference w:id="719"/>
      </w:r>
    </w:p>
    <w:p w14:paraId="1C10D170" w14:textId="7E974DA3">
      <w:pPr>
        <w:pStyle w:val="Body"/>
        <w:widowControl/>
        <w:spacing w:after="120"/>
        <w:ind w:left="720"/>
        <w:jc w:val="both"/>
        <w:rPr>
          <w:rFonts w:ascii="Arial" w:eastAsia="Arial" w:hAnsi="Arial" w:cs="Arial"/>
          <w:kern w:val="20"/>
        </w:rPr>
      </w:pPr>
      <w:r>
        <w:rPr>
          <w:rFonts w:ascii="Arial" w:hAnsi="Arial"/>
          <w:kern w:val="20"/>
        </w:rPr>
        <w:t xml:space="preserve">(l) the Services shall be free from any </w:t>
      </w:r>
      <w:r>
        <w:rPr>
          <w:rFonts w:ascii="Arial" w:hAnsi="Arial"/>
          <w:kern w:val="20"/>
        </w:rPr>
        <w:t>ma</w:t>
      </w:r>
      <w:r>
        <w:rPr>
          <w:rFonts w:ascii="Arial" w:hAnsi="Arial"/>
          <w:kern w:val="20"/>
        </w:rPr>
        <w:t xml:space="preserve">terial </w:t>
      </w:r>
      <w:r>
        <w:rPr>
          <w:rFonts w:ascii="Arial" w:hAnsi="Arial"/>
          <w:kern w:val="20"/>
        </w:rPr>
        <w:t>defect in design, material, or workmanship.</w:t>
      </w:r>
    </w:p>
    <w:p w14:paraId="4C3F8962" w14:textId="382A157A">
      <w:pPr>
        <w:pStyle w:val="Body"/>
        <w:widowControl/>
        <w:spacing w:after="120"/>
        <w:ind w:left="720"/>
        <w:jc w:val="both"/>
        <w:rPr>
          <w:rFonts w:ascii="Arial" w:hAnsi="Arial"/>
          <w:kern w:val="20"/>
        </w:rPr>
      </w:pPr>
      <w:commentRangeStart w:id="720"/>
      <w:r>
        <w:rPr>
          <w:rFonts w:ascii="Arial" w:hAnsi="Arial"/>
          <w:kern w:val="20"/>
        </w:rPr>
        <w:t xml:space="preserve">Provider further represents and warrants that </w:t>
      </w:r>
      <w:ins w:id="217" w:author="Trainer 1 - AgentCo" w:date="2026-05-07T16:59:00Z">
        <w:r>
          <w:rPr>
            <w:rFonts w:ascii="Arial" w:hAnsi="Arial"/>
            <w:kern w:val="20"/>
          </w:rPr>
          <w:t>it shall use commercially reasonable, industry</w:t>
        </w:r>
      </w:ins>
      <w:ins w:id="218" w:author="Trainer 1 - AgentCo" w:date="2026-05-07T17:00:00Z">
        <w:r>
          <w:rPr>
            <w:rFonts w:ascii="Arial" w:hAnsi="Arial"/>
            <w:kern w:val="20"/>
          </w:rPr>
          <w:t>-</w:t>
        </w:r>
      </w:ins>
      <w:ins w:id="220" w:author="Trainer 1 - AgentCo" w:date="2026-05-07T17:00:00Z">
        <w:r>
          <w:rPr>
            <w:rFonts w:ascii="Arial" w:hAnsi="Arial"/>
            <w:kern w:val="20"/>
          </w:rPr>
          <w:t>standard measures</w:t>
        </w:r>
        <w:r>
          <w:rPr>
            <w:rFonts w:ascii="Arial" w:hAnsi="Arial"/>
            <w:kern w:val="20"/>
          </w:rPr>
          <w:t xml:space="preserve"> to ensure that </w:t>
        </w:r>
      </w:ins>
      <w:r>
        <w:rPr>
          <w:rFonts w:ascii="Arial" w:hAnsi="Arial"/>
          <w:kern w:val="20"/>
        </w:rPr>
        <w:t xml:space="preserve">no Service, Deliverable, Provider Technology, or third-party software or other material furnished to </w:t>
      </w:r>
      <w:proofErr w:type="spellStart"/>
      <w:r>
        <w:rPr>
          <w:rFonts w:ascii="Arial" w:hAnsi="Arial"/>
          <w:kern w:val="20"/>
        </w:rPr>
        <w:t>LargeCo</w:t>
      </w:r>
      <w:proofErr w:type="spellEnd"/>
      <w:r>
        <w:rPr>
          <w:rFonts w:ascii="Arial" w:hAnsi="Arial"/>
          <w:kern w:val="20"/>
        </w:rPr>
        <w:t xml:space="preserve"> by or on behalf of Provider — and no associated distribution vehicle — shall contain, involve, or otherwise result in the transmission over any </w:t>
      </w:r>
      <w:proofErr w:type="spellStart"/>
      <w:r>
        <w:rPr>
          <w:rFonts w:ascii="Arial" w:hAnsi="Arial"/>
          <w:kern w:val="20"/>
        </w:rPr>
        <w:t>LargeCo</w:t>
      </w:r>
      <w:proofErr w:type="spellEnd"/>
      <w:r>
        <w:rPr>
          <w:rFonts w:ascii="Arial" w:hAnsi="Arial"/>
          <w:kern w:val="20"/>
        </w:rPr>
        <w:t xml:space="preserve"> System or User system of any: (a) “</w:t>
      </w:r>
      <w:r>
        <w:rPr>
          <w:rFonts w:ascii="Arial" w:hAnsi="Arial"/>
          <w:kern w:val="20"/>
          <w:lang w:val="nl-NL"/>
        </w:rPr>
        <w:t>back door,</w:t>
      </w:r>
      <w:r>
        <w:rPr>
          <w:rFonts w:ascii="Arial" w:hAnsi="Arial"/>
          <w:kern w:val="20"/>
        </w:rPr>
        <w:t>” “Trojan Horse,” “worm,” “virus,” “spyware,” “malware,” or other malicious code or artifact; or (b) computer code or software routine that (</w:t>
      </w:r>
      <w:proofErr w:type="spellStart"/>
      <w:r>
        <w:rPr>
          <w:rFonts w:ascii="Arial" w:hAnsi="Arial"/>
          <w:kern w:val="20"/>
        </w:rPr>
        <w:t>i</w:t>
      </w:r>
      <w:proofErr w:type="spellEnd"/>
      <w:r>
        <w:rPr>
          <w:rFonts w:ascii="Arial" w:hAnsi="Arial"/>
          <w:kern w:val="20"/>
        </w:rPr>
        <w:t xml:space="preserve">) permits unauthorized access to or use of any </w:t>
      </w:r>
      <w:proofErr w:type="spellStart"/>
      <w:r>
        <w:rPr>
          <w:rFonts w:ascii="Arial" w:hAnsi="Arial"/>
          <w:kern w:val="20"/>
        </w:rPr>
        <w:t>LargeCo</w:t>
      </w:r>
      <w:proofErr w:type="spellEnd"/>
      <w:r>
        <w:rPr>
          <w:rFonts w:ascii="Arial" w:hAnsi="Arial"/>
          <w:kern w:val="20"/>
        </w:rPr>
        <w:t xml:space="preserve"> System or User system, or any component thereof, or (ii) disables, damages, erases, disrupts, or impairs the normal operation of any </w:t>
      </w:r>
      <w:proofErr w:type="spellStart"/>
      <w:r>
        <w:rPr>
          <w:rFonts w:ascii="Arial" w:hAnsi="Arial"/>
          <w:kern w:val="20"/>
        </w:rPr>
        <w:t>LargeCo</w:t>
      </w:r>
      <w:proofErr w:type="spellEnd"/>
      <w:r>
        <w:rPr>
          <w:rFonts w:ascii="Arial" w:hAnsi="Arial"/>
          <w:kern w:val="20"/>
        </w:rPr>
        <w:t xml:space="preserve"> System or User system, or any component thereof. Provider further represents and warrants that it shall </w:t>
      </w:r>
      <w:ins w:id="222" w:author="Trainer 1 - AgentCo" w:date="2026-05-07T17:02:00Z">
        <w:r>
          <w:rPr>
            <w:rFonts w:ascii="Arial" w:hAnsi="Arial"/>
            <w:kern w:val="20"/>
          </w:rPr>
          <w:t xml:space="preserve">comply with Applicable Law in </w:t>
        </w:r>
      </w:ins>
      <w:r>
        <w:rPr>
          <w:rFonts w:ascii="Arial" w:hAnsi="Arial"/>
          <w:kern w:val="20"/>
        </w:rPr>
        <w:t>pay</w:t>
      </w:r>
      <w:ins w:id="223" w:author="Trainer 1 - AgentCo" w:date="2026-05-07T17:02:00Z">
        <w:r>
          <w:rPr>
            <w:rFonts w:ascii="Arial" w:hAnsi="Arial"/>
            <w:kern w:val="20"/>
          </w:rPr>
          <w:t>ment of</w:t>
        </w:r>
      </w:ins>
      <w:r>
        <w:rPr>
          <w:rFonts w:ascii="Arial" w:hAnsi="Arial"/>
          <w:kern w:val="20"/>
        </w:rPr>
        <w:t xml:space="preserve"> all applicable income, old-age insurance, unemployment, disability, withholding, and similar employment taxes, and all other costs, with respect to its employees </w:t>
      </w:r>
      <w:del w:id="224" w:author="Trainer 1 - AgentCo" w:date="2026-05-07T17:01:00Z">
        <w:r>
          <w:rPr>
            <w:rFonts w:ascii="Arial" w:hAnsi="Arial"/>
            <w:kern w:val="20"/>
          </w:rPr>
          <w:delText xml:space="preserve">and Agents </w:delText>
        </w:r>
      </w:del>
      <w:r>
        <w:rPr>
          <w:rFonts w:ascii="Arial" w:hAnsi="Arial"/>
          <w:kern w:val="20"/>
        </w:rPr>
        <w:t>who supply any Service.</w:t>
      </w:r>
      <w:commentRangeEnd w:id="720"/>
      <w:r>
        <w:commentReference w:id="720"/>
      </w:r>
    </w:p>
    <w:p w14:paraId="324152E0" w14:textId="639C1005">
      <w:pPr>
        <w:pStyle w:val="Body"/>
        <w:widowControl/>
        <w:numPr>
          <w:ilvl w:val="1"/>
          <w:numId w:val="2"/>
        </w:numPr>
        <w:spacing w:after="120"/>
        <w:jc w:val="both"/>
        <w:rPr>
          <w:rFonts w:ascii="Arial" w:hAnsi="Arial"/>
        </w:rPr>
      </w:pPr>
      <w:commentRangeStart w:id="721"/>
      <w:r>
        <w:rPr>
          <w:rFonts w:ascii="Arial" w:hAnsi="Arial"/>
          <w:kern w:val="20"/>
        </w:rPr>
        <w:t>L</w:t>
      </w:r>
      <w:commentRangeStart w:id="227"/>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721"/>
      <w:r>
        <w:commentReference w:id="721"/>
      </w:r>
      <w:commentRangeEnd w:id="227"/>
      <w:r>
        <w:rPr>
          <w:rStyle w:val="CommentReference"/>
          <w:rFonts w:cs="Times New Roman"/>
          <w:color w:val="auto"/>
          <w14:textOutline w14:w="0" w14:cap="rnd" w14:cmpd="sng" w14:algn="ctr">
            <w14:noFill/>
            <w14:prstDash w14:val="solid"/>
            <w14:bevel/>
          </w14:textOutline>
        </w:rPr>
        <w:commentReference w:id="227"/>
      </w:r>
    </w:p>
    <w:p w14:paraId="473DD478" w14:textId="3A5FA623">
      <w:pPr>
        <w:pStyle w:val="Body"/>
        <w:widowControl/>
        <w:spacing w:after="120"/>
        <w:ind w:left="720"/>
        <w:jc w:val="both"/>
        <w:rPr>
          <w:rFonts w:ascii="Arial" w:eastAsia="Arial" w:hAnsi="Arial" w:cs="Arial"/>
          <w:kern w:val="20"/>
        </w:rPr>
      </w:pPr>
      <w:r>
        <w:rPr>
          <w:rFonts w:ascii="Arial" w:hAnsi="Arial"/>
          <w:kern w:val="20"/>
        </w:rPr>
        <w:t xml:space="preserve">(a) </w:t>
      </w:r>
      <w:r>
        <w:rPr>
          <w:rFonts w:ascii="Arial" w:hAnsi="Arial"/>
          <w:kern w:val="20"/>
        </w:rPr>
        <w:t>LargeCo</w:t>
      </w:r>
      <w:r>
        <w:rPr>
          <w:rFonts w:ascii="Arial" w:hAnsi="Arial"/>
          <w:kern w:val="20"/>
        </w:rPr>
        <w:t xml:space="preserve"> has full power and authority to </w:t>
      </w:r>
      <w:r>
        <w:rPr>
          <w:rFonts w:ascii="Arial" w:hAnsi="Arial"/>
          <w:kern w:val="20"/>
        </w:rPr>
        <w:t xml:space="preserve">enter into this Agreement and </w:t>
      </w:r>
      <w:r>
        <w:rPr>
          <w:rFonts w:ascii="Arial" w:hAnsi="Arial"/>
          <w:kern w:val="20"/>
        </w:rPr>
        <w:t>perform</w:t>
      </w:r>
      <w:r>
        <w:rPr>
          <w:rFonts w:ascii="Arial" w:hAnsi="Arial"/>
          <w:kern w:val="20"/>
        </w:rPr>
        <w:t xml:space="preserve"> the obligations</w:t>
      </w:r>
      <w:r>
        <w:rPr>
          <w:rFonts w:ascii="Arial" w:hAnsi="Arial"/>
          <w:kern w:val="20"/>
        </w:rPr>
        <w:t xml:space="preserve"> </w:t>
      </w:r>
      <w:r>
        <w:rPr>
          <w:rFonts w:ascii="Arial" w:hAnsi="Arial"/>
          <w:kern w:val="20"/>
        </w:rPr>
        <w:t xml:space="preserve">set forth </w:t>
      </w:r>
      <w:r>
        <w:rPr>
          <w:rFonts w:ascii="Arial" w:hAnsi="Arial"/>
          <w:kern w:val="20"/>
        </w:rPr>
        <w:t xml:space="preserve">herein, and that authority is not limited or restricted by any agreement or arrangement between </w:t>
      </w:r>
      <w:r>
        <w:rPr>
          <w:rFonts w:ascii="Arial" w:hAnsi="Arial"/>
          <w:kern w:val="20"/>
        </w:rPr>
        <w:t>LargeCo</w:t>
      </w:r>
      <w:r>
        <w:rPr>
          <w:rFonts w:ascii="Arial" w:hAnsi="Arial"/>
          <w:kern w:val="20"/>
        </w:rPr>
        <w:t xml:space="preserve"> and any third party;</w:t>
      </w:r>
    </w:p>
    <w:p w14:paraId="2A0CCE0C" w14:textId="1F8CA150">
      <w:pPr>
        <w:pStyle w:val="Body"/>
        <w:widowControl/>
        <w:spacing w:after="120"/>
        <w:ind w:left="720"/>
        <w:jc w:val="both"/>
        <w:rPr>
          <w:rFonts w:ascii="Arial" w:hAnsi="Arial"/>
          <w:kern w:val="20"/>
        </w:rPr>
      </w:pPr>
      <w:r>
        <w:rPr>
          <w:rFonts w:ascii="Arial" w:hAnsi="Arial"/>
          <w:kern w:val="20"/>
        </w:rPr>
        <w:t xml:space="preserve">(b) </w:t>
      </w:r>
      <w:r>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5935429E">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515DB08C">
      <w:pPr>
        <w:pStyle w:val="Body"/>
        <w:widowControl/>
        <w:spacing w:after="120"/>
        <w:ind w:left="720"/>
        <w:jc w:val="both"/>
        <w:rPr>
          <w:rFonts w:ascii="Arial" w:eastAsia="Arial" w:hAnsi="Arial" w:cs="Arial"/>
          <w:kern w:val="20"/>
        </w:rPr>
      </w:pPr>
      <w:r>
        <w:rPr>
          <w:rFonts w:ascii="Arial" w:hAnsi="Arial"/>
          <w:kern w:val="20"/>
        </w:rPr>
        <w:t>(</w:t>
      </w:r>
      <w:r>
        <w:rPr>
          <w:rFonts w:ascii="Arial" w:hAnsi="Arial"/>
          <w:kern w:val="20"/>
        </w:rPr>
        <w:t>d</w:t>
      </w:r>
      <w:r>
        <w:rPr>
          <w:rFonts w:ascii="Arial" w:hAnsi="Arial"/>
          <w:kern w:val="20"/>
        </w:rPr>
        <w:t xml:space="preserve">) </w:t>
      </w:r>
      <w:r>
        <w:rPr>
          <w:rFonts w:ascii="Arial" w:hAnsi="Arial"/>
          <w:kern w:val="20"/>
        </w:rPr>
        <w:t>LargeCo</w:t>
      </w:r>
      <w:r>
        <w:rPr>
          <w:rFonts w:ascii="Arial" w:hAnsi="Arial"/>
          <w:kern w:val="20"/>
        </w:rPr>
        <w:t xml:space="preserve"> shall comply with all applicable</w:t>
      </w:r>
      <w:r>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50D2D3DC">
      <w:pPr>
        <w:pStyle w:val="Body"/>
        <w:widowControl/>
        <w:spacing w:after="120"/>
        <w:ind w:left="720"/>
        <w:jc w:val="both"/>
        <w:rPr>
          <w:rFonts w:ascii="Arial" w:hAnsi="Arial"/>
          <w:kern w:val="20"/>
        </w:rPr>
      </w:pPr>
      <w:r>
        <w:rPr>
          <w:rFonts w:ascii="Arial" w:hAnsi="Arial"/>
          <w:kern w:val="20"/>
        </w:rPr>
        <w:t>(</w:t>
      </w:r>
      <w:r>
        <w:rPr>
          <w:rFonts w:ascii="Arial" w:hAnsi="Arial"/>
          <w:kern w:val="20"/>
        </w:rPr>
        <w:t>e</w:t>
      </w:r>
      <w:r>
        <w:rPr>
          <w:rFonts w:ascii="Arial" w:hAnsi="Arial"/>
          <w:kern w:val="20"/>
        </w:rPr>
        <w:t>) As of the Effective Date, LargeCo does not appear on any U.S. government restricted-party list;</w:t>
      </w:r>
    </w:p>
    <w:p w14:paraId="564E39F8" w14:textId="578B8CBD">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p>
    <w:p w14:paraId="012271E8" w14:textId="77777777">
      <w:pPr>
        <w:pStyle w:val="Body"/>
        <w:widowControl/>
        <w:spacing w:after="120"/>
        <w:ind w:left="720"/>
        <w:jc w:val="both"/>
        <w:rPr>
          <w:rFonts w:ascii="Arial" w:hAnsi="Arial"/>
        </w:rPr>
      </w:pPr>
    </w:p>
    <w:p w14:paraId="106F9400" w14:textId="193EFC46">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567A00B4">
      <w:pPr>
        <w:pStyle w:val="Body"/>
        <w:widowControl/>
        <w:spacing w:after="120"/>
        <w:ind w:left="720"/>
        <w:jc w:val="both"/>
        <w:rPr>
          <w:rStyle w:val="SubtleReference"/>
          <w:rFonts w:ascii="Arial" w:hAnsi="Arial" w:cs="Arial"/>
        </w:rPr>
      </w:pPr>
      <w:commentRangeStart w:id="722"/>
      <w:r>
        <w:rPr>
          <w:rStyle w:val="SubtleReference"/>
          <w:rFonts w:ascii="Arial" w:hAnsi="Arial" w:cs="Arial"/>
        </w:rPr>
        <w:t xml:space="preserve">Except for the limited warranties set forth </w:t>
      </w:r>
      <w:r>
        <w:rPr>
          <w:rStyle w:val="SubtleReference"/>
          <w:rFonts w:ascii="Arial" w:hAnsi="Arial" w:cs="Arial"/>
        </w:rPr>
        <w:t xml:space="preserve">HEREIN </w:t>
      </w:r>
      <w:r>
        <w:rPr>
          <w:rStyle w:val="SubtleReference"/>
          <w:rFonts w:ascii="Arial" w:hAnsi="Arial" w:cs="Arial"/>
        </w:rPr>
        <w:t xml:space="preserve">the Service is provided "as is" and "as available" and </w:t>
      </w:r>
      <w:r>
        <w:rPr>
          <w:rStyle w:val="SubtleReference"/>
          <w:rFonts w:ascii="Arial" w:hAnsi="Arial" w:cs="Arial"/>
        </w:rPr>
        <w:t>Provider</w:t>
      </w:r>
      <w:r>
        <w:rPr>
          <w:rStyle w:val="SubtleReference"/>
          <w:rFonts w:ascii="Arial" w:hAnsi="Arial" w:cs="Arial"/>
        </w:rPr>
        <w:t xml:space="preserve"> hereby disclaims all warranties, whether express, implied, statutory, or otherwise. </w:t>
      </w:r>
      <w:r>
        <w:rPr>
          <w:rStyle w:val="SubtleReference"/>
          <w:rFonts w:ascii="Arial" w:hAnsi="Arial" w:cs="Arial"/>
        </w:rPr>
        <w:t>Provider</w:t>
      </w:r>
      <w:r>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w:t>
      </w:r>
      <w:r>
        <w:rPr>
          <w:rStyle w:val="SubtleReference"/>
          <w:rFonts w:ascii="Arial" w:hAnsi="Arial" w:cs="Arial"/>
        </w:rPr>
        <w:t xml:space="preserve">. </w:t>
      </w:r>
      <w:r>
        <w:rPr>
          <w:rStyle w:val="SubtleReference"/>
          <w:rFonts w:ascii="Arial" w:hAnsi="Arial" w:cs="Arial"/>
        </w:rPr>
        <w:t>Provider</w:t>
      </w:r>
      <w:r>
        <w:rPr>
          <w:rStyle w:val="SubtleReference"/>
          <w:rFonts w:ascii="Arial" w:hAnsi="Arial" w:cs="Arial"/>
        </w:rPr>
        <w:t xml:space="preserve"> makes no warranty of any kind that the Service will meet </w:t>
      </w:r>
      <w:r>
        <w:rPr>
          <w:rStyle w:val="SubtleReference"/>
          <w:rFonts w:ascii="Arial" w:hAnsi="Arial" w:cs="Arial"/>
        </w:rPr>
        <w:t>LargeCo’s</w:t>
      </w:r>
      <w:r>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r>
        <w:rPr>
          <w:rStyle w:val="SubtleReference"/>
          <w:rFonts w:ascii="Arial" w:hAnsi="Arial" w:cs="Arial"/>
        </w:rPr>
        <w:t>.</w:t>
      </w:r>
      <w:commentRangeEnd w:id="722"/>
      <w:r>
        <w:commentReference w:id="722"/>
      </w:r>
    </w:p>
    <w:p w14:paraId="2E15A282" w14:textId="0F153AB0">
      <w:pPr>
        <w:pStyle w:val="Body"/>
        <w:widowControl/>
        <w:spacing w:after="120"/>
        <w:ind w:left="720"/>
        <w:jc w:val="both"/>
        <w:rPr>
          <w:rFonts w:ascii="Arial" w:eastAsia="Arial" w:hAnsi="Arial" w:cs="Arial"/>
          <w:kern w:val="20"/>
        </w:rPr>
      </w:pPr>
    </w:p>
    <w:p w14:paraId="3C864A52" w14:textId="77777777">
      <w:pPr>
        <w:pStyle w:val="Body"/>
        <w:widowControl/>
        <w:numPr>
          <w:ilvl w:val="0"/>
          <w:numId w:val="2"/>
        </w:numPr>
        <w:spacing w:after="120"/>
        <w:jc w:val="both"/>
        <w:rPr>
          <w:rFonts w:ascii="Arial" w:hAnsi="Arial"/>
          <w:b/>
          <w:bCs/>
        </w:rPr>
      </w:pPr>
      <w:r>
        <w:rPr>
          <w:rFonts w:ascii="Arial" w:hAnsi="Arial"/>
          <w:b/>
          <w:bCs/>
          <w:smallCaps/>
          <w:kern w:val="20"/>
        </w:rPr>
        <w:t>Additional Obligations of Provider.</w:t>
      </w:r>
      <w:r>
        <w:rPr>
          <w:rFonts w:ascii="Arial" w:hAnsi="Arial"/>
          <w:kern w:val="20"/>
          <w:u w:val="single"/>
        </w:rPr>
        <w:t xml:space="preserve"> </w:t>
      </w:r>
    </w:p>
    <w:p w14:paraId="06DDFDD7" w14:textId="402CF833">
      <w:pPr>
        <w:pStyle w:val="Body"/>
        <w:widowControl/>
        <w:spacing w:after="120"/>
        <w:ind w:left="720"/>
        <w:jc w:val="both"/>
        <w:rPr>
          <w:ins w:id="241" w:author="Trainer 1 - AgentCo" w:date="2026-05-07T17:15:00Z"/>
          <w:rFonts w:ascii="Arial" w:hAnsi="Arial" w:cs="Arial"/>
        </w:rPr>
      </w:pPr>
      <w:commentRangeStart w:id="723"/>
      <w:r>
        <w:rPr>
          <w:rFonts w:ascii="Arial" w:hAnsi="Arial"/>
          <w:kern w:val="20"/>
          <w:u w:val="single"/>
        </w:rPr>
        <w:t>In addition to (and not in lieu of) Provider’s obligations under Section</w:t>
      </w:r>
      <w:commentRangeStart w:id="242"/>
      <w:r>
        <w:rPr>
          <w:rFonts w:ascii="Arial" w:hAnsi="Arial"/>
          <w:kern w:val="20"/>
          <w:u w:val="single"/>
        </w:rPr>
        <w:t xml:space="preserve"> </w:t>
      </w:r>
      <w:ins w:id="243" w:author="Trainer 1 - AgentCo" w:date="2026-05-07T17:04:00Z">
        <w:r>
          <w:rPr>
            <w:rFonts w:ascii="Arial" w:hAnsi="Arial"/>
            <w:kern w:val="20"/>
            <w:u w:val="single"/>
          </w:rPr>
          <w:t>16</w:t>
        </w:r>
      </w:ins>
      <w:ins w:id="244" w:author="Trainer 1 - AgentCo" w:date="2026-05-07T17:07:00Z">
        <w:r>
          <w:rPr>
            <w:rFonts w:ascii="Arial" w:hAnsi="Arial"/>
            <w:kern w:val="20"/>
            <w:u w:val="single"/>
          </w:rPr>
          <w:t>.1</w:t>
        </w:r>
      </w:ins>
      <w:ins w:id="245" w:author="Trainer 1 - AgentCo" w:date="2026-05-07T17:05:00Z">
        <w:r>
          <w:rPr>
            <w:rFonts w:ascii="Arial" w:hAnsi="Arial"/>
            <w:kern w:val="20"/>
            <w:u w:val="single"/>
          </w:rPr>
          <w:t xml:space="preserve"> (b)</w:t>
        </w:r>
      </w:ins>
      <w:del w:id="246" w:author="Trainer 1 - AgentCo" w:date="2026-05-07T17:04:00Z">
        <w:r>
          <w:rPr>
            <w:rFonts w:ascii="Arial" w:hAnsi="Arial"/>
            <w:kern w:val="20"/>
            <w:u w:val="single"/>
          </w:rPr>
          <w:delText>9</w:delText>
        </w:r>
      </w:del>
      <w:r>
        <w:rPr>
          <w:rFonts w:ascii="Arial" w:hAnsi="Arial"/>
          <w:kern w:val="20"/>
          <w:u w:val="single"/>
        </w:rPr>
        <w:t xml:space="preserve"> </w:t>
      </w:r>
      <w:commentRangeEnd w:id="242"/>
      <w:r>
        <w:rPr>
          <w:rStyle w:val="CommentReference"/>
          <w:rFonts w:cs="Times New Roman"/>
          <w:color w:val="auto"/>
          <w14:textOutline w14:w="0" w14:cap="rnd" w14:cmpd="sng" w14:algn="ctr">
            <w14:noFill/>
            <w14:prstDash w14:val="solid"/>
            <w14:bevel/>
          </w14:textOutline>
        </w:rPr>
        <w:commentReference w:id="242"/>
      </w:r>
      <w:r>
        <w:rPr>
          <w:rFonts w:ascii="Arial" w:hAnsi="Arial"/>
          <w:kern w:val="20"/>
          <w:u w:val="single"/>
        </w:rPr>
        <w:t>(Indemnification), if a claim</w:t>
      </w:r>
      <w:ins w:id="247" w:author="Trainer 1 - AgentCo" w:date="2026-05-07T17:04:00Z">
        <w:r>
          <w:rPr>
            <w:rFonts w:ascii="Arial" w:hAnsi="Arial"/>
            <w:kern w:val="20"/>
            <w:u w:val="single"/>
          </w:rPr>
          <w:t xml:space="preserve"> </w:t>
        </w:r>
      </w:ins>
      <w:del w:id="248" w:author="Trainer 1 - AgentCo" w:date="2026-05-07T17:05:00Z">
        <w:r>
          <w:rPr>
            <w:rFonts w:ascii="Arial" w:hAnsi="Arial"/>
            <w:kern w:val="20"/>
            <w:u w:val="single"/>
          </w:rPr>
          <w:delText xml:space="preserve"> </w:delText>
        </w:r>
      </w:del>
      <w:r>
        <w:rPr>
          <w:rFonts w:ascii="Arial" w:hAnsi="Arial"/>
          <w:kern w:val="20"/>
          <w:u w:val="single"/>
        </w:rPr>
        <w:t xml:space="preserve">is asserted against </w:t>
      </w:r>
      <w:proofErr w:type="spellStart"/>
      <w:r>
        <w:rPr>
          <w:rFonts w:ascii="Arial" w:hAnsi="Arial"/>
          <w:kern w:val="20"/>
          <w:u w:val="single"/>
        </w:rPr>
        <w:t>LargeCo</w:t>
      </w:r>
      <w:proofErr w:type="spellEnd"/>
      <w:r>
        <w:rPr>
          <w:rFonts w:ascii="Arial" w:hAnsi="Arial"/>
          <w:kern w:val="20"/>
          <w:u w:val="single"/>
        </w:rPr>
        <w:t xml:space="preserve">, or Provider reasonably believes, that LargeCo’s receipt or use of </w:t>
      </w:r>
      <w:del w:id="249" w:author="Trainer 1 - AgentCo" w:date="2026-05-07T20:28:00Z">
        <w:r>
          <w:rPr>
            <w:rFonts w:ascii="Arial" w:hAnsi="Arial"/>
            <w:kern w:val="20"/>
            <w:u w:val="single"/>
          </w:rPr>
          <w:delText xml:space="preserve">any </w:delText>
        </w:r>
      </w:del>
      <w:ins w:id="250" w:author="Trainer 1 - AgentCo" w:date="2026-05-07T20:28:00Z">
        <w:r>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w:t>
      </w:r>
      <w:proofErr w:type="spellStart"/>
      <w:r>
        <w:rPr>
          <w:rFonts w:ascii="Arial" w:hAnsi="Arial"/>
          <w:kern w:val="20"/>
          <w:u w:val="single"/>
        </w:rPr>
        <w:t>LargeCo</w:t>
      </w:r>
      <w:proofErr w:type="spellEnd"/>
      <w:r>
        <w:rPr>
          <w:rFonts w:ascii="Arial" w:hAnsi="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251" w:author="Trainer 1 - AgentCo" w:date="2026-05-07T17:11:00Z">
        <w:r>
          <w:rPr>
            <w:rFonts w:ascii="Arial" w:hAnsi="Arial" w:cs="Arial"/>
          </w:rPr>
          <w:t xml:space="preserve">. </w:t>
        </w:r>
        <w:commentRangeStart w:id="252"/>
        <w:r>
          <w:rPr>
            <w:rFonts w:ascii="Arial" w:hAnsi="Arial" w:cs="Arial"/>
          </w:rPr>
          <w:t xml:space="preserve">If neither option is, in either Party's reasonable judgment, available on commercially reasonable terms, </w:t>
        </w:r>
      </w:ins>
      <w:proofErr w:type="spellStart"/>
      <w:ins w:id="254" w:author="Trainer 1 - AgentCo" w:date="2026-05-07T17:11:00Z">
        <w:r>
          <w:rPr>
            <w:rFonts w:ascii="Arial" w:hAnsi="Arial" w:cs="Arial"/>
          </w:rPr>
          <w:t xml:space="preserve">either Party </w:t>
        </w:r>
        <w:r>
          <w:rPr>
            <w:rFonts w:ascii="Arial" w:hAnsi="Arial" w:cs="Arial"/>
          </w:rPr>
          <w:t>may</w:t>
        </w:r>
      </w:ins>
      <w:ins w:id="257" w:author="Trainer 1 - AgentCo" w:date="2026-05-07T17:11:00Z">
        <w:r>
          <w:rPr>
            <w:rFonts w:ascii="Arial" w:hAnsi="Arial" w:cs="Arial"/>
          </w:rPr>
          <w:t xml:space="preserve"> terminate this Agreement (in whole or with respect to the affected component) on immediate written notice, in which case </w:t>
        </w:r>
        <w:r>
          <w:rPr>
            <w:rFonts w:ascii="Arial" w:hAnsi="Arial" w:cs="Arial"/>
          </w:rPr>
          <w:t>Provider</w:t>
        </w:r>
        <w:r>
          <w:rPr>
            <w:rFonts w:ascii="Arial" w:hAnsi="Arial" w:cs="Arial"/>
          </w:rPr>
          <w:t xml:space="preserve"> will provide </w:t>
        </w:r>
        <w:proofErr w:type="spellStart"/>
        <w:r>
          <w:rPr>
            <w:rFonts w:ascii="Arial" w:hAnsi="Arial" w:cs="Arial"/>
          </w:rPr>
          <w:t>LargeCo</w:t>
        </w:r>
        <w:proofErr w:type="spellEnd"/>
        <w:r>
          <w:rPr>
            <w:rFonts w:ascii="Arial" w:hAnsi="Arial" w:cs="Arial"/>
          </w:rPr>
          <w:t xml:space="preserve"> with a pro-rated refund of any prepaid Fees for the unused portion of the terminated Service. </w:t>
        </w:r>
        <w:commentRangeEnd w:id="723"/>
      </w:ins>
      <w:r>
        <w:commentReference w:id="723"/>
      </w:r>
      <w:commentRangeEnd w:id="252"/>
      <w:ins w:id="258" w:author="Trainer 1 - AgentCo" w:date="2026-05-07T17:12:00Z">
        <w:r>
          <w:rPr>
            <w:rStyle w:val="CommentReference"/>
            <w:rFonts w:cs="Times New Roman"/>
            <w:color w:val="auto"/>
            <w14:textOutline w14:w="0" w14:cap="rnd" w14:cmpd="sng" w14:algn="ctr">
              <w14:noFill/>
              <w14:prstDash w14:val="solid"/>
              <w14:bevel/>
            </w14:textOutline>
          </w:rPr>
          <w:commentReference w:id="252"/>
        </w:r>
      </w:ins>
      <w:del w:id="259" w:author="Trainer 1 - AgentCo" w:date="2026-05-07T17:12:00Z">
        <w:r>
          <w:rPr>
            <w:rFonts w:ascii="Arial" w:hAnsi="Arial"/>
            <w:kern w:val="20"/>
            <w:u w:val="single"/>
          </w:rPr>
          <w:delText xml:space="preserve">If Provider has not resolved the claim, </w:delText>
        </w:r>
      </w:del>
      <w:del w:id="260" w:author="Trainer 1 - AgentCo" w:date="2026-05-07T17:14:00Z">
        <w:r>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3AD4B06C">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261" w:author="Trainer 1 - AgentCo" w:date="2026-05-07T17:15:00Z"/>
          <w:rFonts w:ascii="Arial" w:hAnsi="Arial" w:cs="Arial"/>
          <w:color w:val="000000"/>
          <w:sz w:val="20"/>
          <w:szCs w:val="20"/>
        </w:rPr>
      </w:pPr>
      <w:commentRangeStart w:id="262"/>
      <w:ins w:id="263" w:author="Trainer 1 - AgentCo" w:date="2026-05-07T17:15:00Z">
        <w:commentRangeStart w:id="724"/>
        <w:r>
          <w:rPr>
            <w:rFonts w:ascii="Arial" w:hAnsi="Arial" w:cs="Arial"/>
            <w:color w:val="000000"/>
            <w:sz w:val="20"/>
            <w:szCs w:val="20"/>
          </w:rPr>
          <w:t xml:space="preserve">This </w:t>
        </w:r>
        <w:r>
          <w:rPr>
            <w:rFonts w:ascii="Arial" w:hAnsi="Arial" w:cs="Arial"/>
            <w:color w:val="000000"/>
            <w:sz w:val="20"/>
            <w:szCs w:val="20"/>
            <w:highlight w:val="yellow"/>
            <w:rPrChange w:id="264" w:author="Trainer 1 - AgentCo" w:date="2026-05-08T00:13:00Z">
              <w:rPr>
                <w:rFonts w:ascii="Arial" w:hAnsi="Arial" w:cs="Arial"/>
                <w:color w:val="000000"/>
                <w:sz w:val="20"/>
                <w:szCs w:val="20"/>
              </w:rPr>
            </w:rPrChange>
          </w:rPr>
          <w:t>Section 15</w:t>
        </w:r>
        <w:r>
          <w:rPr>
            <w:rFonts w:ascii="Arial" w:hAnsi="Arial" w:cs="Arial"/>
            <w:color w:val="000000"/>
            <w:sz w:val="20"/>
            <w:szCs w:val="20"/>
          </w:rPr>
          <w:t xml:space="preserve"> and Section 16.1(b), below, </w:t>
        </w:r>
        <w:r>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r>
          <w:rPr>
            <w:rFonts w:ascii="Arial" w:hAnsi="Arial" w:cs="Arial"/>
            <w:color w:val="000000"/>
            <w:sz w:val="20"/>
            <w:szCs w:val="20"/>
          </w:rPr>
          <w:t>in</w:t>
        </w:r>
        <w:r>
          <w:rPr>
            <w:rFonts w:ascii="Arial" w:hAnsi="Arial" w:cs="Arial"/>
            <w:color w:val="000000"/>
            <w:sz w:val="20"/>
            <w:szCs w:val="20"/>
          </w:rPr>
          <w:t xml:space="preserve"> </w:t>
        </w:r>
        <w:r>
          <w:rPr>
            <w:rFonts w:ascii="Arial" w:hAnsi="Arial" w:cs="Arial"/>
            <w:color w:val="000000"/>
            <w:sz w:val="20"/>
            <w:szCs w:val="20"/>
          </w:rPr>
          <w:t xml:space="preserve">writing </w:t>
        </w:r>
        <w:r>
          <w:rPr>
            <w:rFonts w:ascii="Arial" w:hAnsi="Arial" w:cs="Arial"/>
            <w:color w:val="000000"/>
            <w:sz w:val="20"/>
            <w:szCs w:val="20"/>
          </w:rPr>
          <w:t xml:space="preserve">where the alleged infringement relates to that </w:t>
        </w:r>
        <w:proofErr w:type="spellStart"/>
        <w:r>
          <w:rPr>
            <w:rFonts w:ascii="Arial" w:hAnsi="Arial" w:cs="Arial"/>
            <w:color w:val="000000"/>
            <w:sz w:val="20"/>
            <w:szCs w:val="20"/>
          </w:rPr>
          <w:t>combination</w:t>
        </w:r>
      </w:ins>
      <w:proofErr w:type="spellEnd"/>
      <w:ins w:id="267" w:author="Trainer 1 - AgentCo" w:date="2026-05-07T17:15:00Z">
        <w:r>
          <w:rPr>
            <w:rFonts w:ascii="Arial" w:hAnsi="Arial" w:cs="Arial"/>
            <w:color w:val="000000"/>
            <w:sz w:val="20"/>
            <w:szCs w:val="20"/>
          </w:rPr>
          <w:t>;</w:t>
        </w:r>
        <w:r>
          <w:rPr>
            <w:rFonts w:ascii="Arial" w:hAnsi="Arial" w:cs="Arial"/>
            <w:color w:val="000000"/>
            <w:sz w:val="20"/>
            <w:szCs w:val="20"/>
          </w:rPr>
          <w:t xml:space="preserve"> (D) used by </w:t>
        </w:r>
        <w:proofErr w:type="spellStart"/>
        <w:r>
          <w:rPr>
            <w:rFonts w:ascii="Arial" w:hAnsi="Arial" w:cs="Arial"/>
            <w:color w:val="000000"/>
            <w:sz w:val="20"/>
            <w:szCs w:val="20"/>
          </w:rPr>
          <w:t>LargeCo</w:t>
        </w:r>
        <w:proofErr w:type="spellEnd"/>
        <w:r>
          <w:rPr>
            <w:rFonts w:ascii="Arial" w:hAnsi="Arial" w:cs="Arial"/>
            <w:color w:val="000000"/>
            <w:sz w:val="20"/>
            <w:szCs w:val="20"/>
          </w:rPr>
          <w:t xml:space="preserve"> after </w:t>
        </w:r>
        <w:r>
          <w:rPr>
            <w:rFonts w:ascii="Arial" w:hAnsi="Arial" w:cs="Arial"/>
            <w:color w:val="000000"/>
            <w:sz w:val="20"/>
            <w:szCs w:val="20"/>
          </w:rPr>
          <w:t xml:space="preserve">Provider </w:t>
        </w:r>
        <w:r>
          <w:rPr>
            <w:rFonts w:ascii="Arial" w:hAnsi="Arial" w:cs="Arial"/>
            <w:color w:val="000000"/>
            <w:sz w:val="20"/>
            <w:szCs w:val="20"/>
          </w:rPr>
          <w:t xml:space="preserve">has notified </w:t>
        </w:r>
        <w:proofErr w:type="spellStart"/>
        <w:r>
          <w:rPr>
            <w:rFonts w:ascii="Arial" w:hAnsi="Arial" w:cs="Arial"/>
            <w:color w:val="000000"/>
            <w:sz w:val="20"/>
            <w:szCs w:val="20"/>
          </w:rPr>
          <w:t>LargeCo</w:t>
        </w:r>
        <w:proofErr w:type="spellEnd"/>
        <w:r>
          <w:rPr>
            <w:rFonts w:ascii="Arial" w:hAnsi="Arial" w:cs="Arial"/>
            <w:color w:val="000000"/>
            <w:sz w:val="20"/>
            <w:szCs w:val="20"/>
          </w:rPr>
          <w:t xml:space="preserve"> of the alleged infringement or has provided modifications that would have avoided it; </w:t>
        </w:r>
      </w:ins>
      <w:ins w:id="270" w:author="Trainer 1 - AgentCo" w:date="2026-05-07T17:15:00Z">
        <w:r>
          <w:rPr>
            <w:rFonts w:ascii="Arial" w:hAnsi="Arial" w:cs="Arial"/>
            <w:color w:val="000000"/>
            <w:sz w:val="20"/>
            <w:szCs w:val="20"/>
          </w:rPr>
          <w:t>or (E) used in a manner inconsistent with this Agreement.</w:t>
        </w:r>
        <w:commentRangeEnd w:id="724"/>
      </w:ins>
      <w:r>
        <w:commentReference w:id="724"/>
      </w:r>
      <w:commentRangeEnd w:id="262"/>
      <w:ins w:id="272" w:author="Trainer 1 - AgentCo" w:date="2026-05-08T09:40:00Z">
        <w:r>
          <w:rPr>
            <w:rStyle w:val="CommentReference"/>
          </w:rPr>
          <w:commentReference w:id="262"/>
        </w:r>
      </w:ins>
    </w:p>
    <w:p w14:paraId="6477E5A9" w14:textId="77777777">
      <w:pPr>
        <w:pStyle w:val="Body"/>
        <w:widowControl/>
        <w:spacing w:after="120"/>
        <w:ind w:left="720"/>
        <w:jc w:val="both"/>
        <w:rPr>
          <w:ins w:id="274" w:author="Trainer 1 - AgentCo" w:date="2026-05-07T17:14:00Z"/>
          <w:rFonts w:ascii="Arial" w:hAnsi="Arial" w:cs="Arial"/>
        </w:rPr>
      </w:pPr>
    </w:p>
    <w:p w14:paraId="4CE23B9A" w14:textId="39934D33">
      <w:pPr>
        <w:pStyle w:val="Body"/>
        <w:widowControl/>
        <w:spacing w:after="120"/>
        <w:ind w:left="720"/>
        <w:jc w:val="both"/>
        <w:rPr>
          <w:del w:id="275" w:author="Trainer 1 - AgentCo" w:date="2026-05-07T17:14:00Z"/>
          <w:rFonts w:ascii="Arial" w:eastAsia="Arial" w:hAnsi="Arial" w:cs="Arial"/>
          <w:b/>
          <w:bCs/>
          <w:kern w:val="20"/>
        </w:rPr>
      </w:pPr>
    </w:p>
    <w:p w14:paraId="0D5FD09D" w14:textId="77777777">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276" w:name="_j0zll"/>
      <w:bookmarkEnd w:id="276"/>
    </w:p>
    <w:p w14:paraId="2C74358F" w14:textId="0EC05B26">
      <w:pPr>
        <w:pStyle w:val="Body"/>
        <w:widowControl/>
        <w:numPr>
          <w:ilvl w:val="1"/>
          <w:numId w:val="2"/>
        </w:numPr>
        <w:spacing w:after="120"/>
        <w:jc w:val="both"/>
        <w:rPr>
          <w:ins w:id="277" w:author="Trainer 1 - AgentCo" w:date="2026-05-07T17:15:00Z"/>
          <w:rFonts w:ascii="Arial" w:hAnsi="Arial" w:cs="Arial"/>
          <w:rPrChange w:id="278" w:author="Trainer 1 - AgentCo" w:date="2026-05-07T17:15:00Z">
            <w:rPr>
              <w:ins w:id="279" w:author="Trainer 1 - AgentCo" w:date="2026-05-07T17:15:00Z"/>
            </w:rPr>
          </w:rPrChange>
        </w:rPr>
      </w:pPr>
      <w:r>
        <w:rPr>
          <w:rFonts w:ascii="Arial" w:hAnsi="Arial"/>
          <w:kern w:val="20"/>
        </w:rPr>
        <w:lastRenderedPageBreak/>
        <w:t xml:space="preserve">Provider shall defend, indemnify, and hold harmless </w:t>
      </w:r>
      <w:proofErr w:type="spellStart"/>
      <w:r>
        <w:rPr>
          <w:rFonts w:ascii="Arial" w:hAnsi="Arial"/>
          <w:kern w:val="20"/>
        </w:rPr>
        <w:t>LargeCo</w:t>
      </w:r>
      <w:proofErr w:type="spellEnd"/>
      <w:r>
        <w:rPr>
          <w:rFonts w:ascii="Arial" w:hAnsi="Arial"/>
          <w:kern w:val="20"/>
        </w:rPr>
        <w:t xml:space="preserve">, the </w:t>
      </w:r>
      <w:proofErr w:type="spellStart"/>
      <w:r>
        <w:rPr>
          <w:rFonts w:ascii="Arial" w:hAnsi="Arial"/>
          <w:kern w:val="20"/>
        </w:rPr>
        <w:t>LargeCo</w:t>
      </w:r>
      <w:proofErr w:type="spellEnd"/>
      <w:r>
        <w:rPr>
          <w:rFonts w:ascii="Arial" w:hAnsi="Arial"/>
          <w:kern w:val="20"/>
        </w:rPr>
        <w:t xml:space="preserve"> Affiliates, and each of their respective parents, subsidiaries, affiliates, </w:t>
      </w:r>
      <w:commentRangeStart w:id="280"/>
      <w:del w:id="281" w:author="Trainer 1 - AgentCo" w:date="2026-05-07T16:10:00Z">
        <w:r>
          <w:rPr>
            <w:rFonts w:ascii="Arial" w:hAnsi="Arial"/>
            <w:kern w:val="20"/>
          </w:rPr>
          <w:delText xml:space="preserve">sponsors, advertising agencies, </w:delText>
        </w:r>
      </w:del>
      <w:commentRangeEnd w:id="280"/>
      <w:r>
        <w:rPr>
          <w:rStyle w:val="CommentReference"/>
          <w:rFonts w:cs="Times New Roman"/>
          <w:color w:val="auto"/>
          <w14:textOutline w14:w="0" w14:cap="rnd" w14:cmpd="sng" w14:algn="ctr">
            <w14:noFill/>
            <w14:prstDash w14:val="solid"/>
            <w14:bevel/>
          </w14:textOutline>
        </w:rPr>
        <w:commentReference w:id="280"/>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282"/>
      <w:ins w:id="283" w:author="Trainer 1 - AgentCo" w:date="2026-05-07T16:11:00Z">
        <w:r>
          <w:rPr>
            <w:rFonts w:ascii="Arial" w:hAnsi="Arial"/>
            <w:kern w:val="20"/>
          </w:rPr>
          <w:t xml:space="preserve">brought by a third party </w:t>
        </w:r>
      </w:ins>
      <w:commentRangeEnd w:id="282"/>
      <w:ins w:id="284" w:author="Trainer 1 - AgentCo" w:date="2026-05-08T09:40:00Z">
        <w:r>
          <w:rPr>
            <w:rStyle w:val="CommentReference"/>
            <w:rFonts w:cs="Times New Roman"/>
            <w:color w:val="auto"/>
            <w14:textOutline w14:w="0" w14:cap="rnd" w14:cmpd="sng" w14:algn="ctr">
              <w14:noFill/>
              <w14:prstDash w14:val="solid"/>
              <w14:bevel/>
            </w14:textOutline>
          </w:rPr>
          <w:commentReference w:id="282"/>
        </w:r>
      </w:ins>
      <w:r>
        <w:rPr>
          <w:rFonts w:ascii="Arial" w:hAnsi="Arial"/>
          <w:kern w:val="20"/>
        </w:rPr>
        <w:t>(each, a “Claim”) and all associated costs and expenses (including reasonable attorneys’ fees and other costs of legal defense)</w:t>
      </w:r>
      <w:ins w:id="285" w:author="Trainer 1 - AgentCo" w:date="2026-05-07T16:27:00Z">
        <w:r>
          <w:rPr>
            <w:rFonts w:ascii="Arial" w:hAnsi="Arial"/>
            <w:kern w:val="20"/>
          </w:rPr>
          <w:t xml:space="preserve"> finally a</w:t>
        </w:r>
      </w:ins>
      <w:ins w:id="286" w:author="Trainer 1 - AgentCo" w:date="2026-05-07T16:28:00Z">
        <w:r>
          <w:rPr>
            <w:rFonts w:ascii="Arial" w:hAnsi="Arial"/>
            <w:kern w:val="20"/>
          </w:rPr>
          <w:t xml:space="preserve">warded against </w:t>
        </w:r>
        <w:proofErr w:type="spellStart"/>
        <w:r>
          <w:rPr>
            <w:rFonts w:ascii="Arial" w:hAnsi="Arial"/>
            <w:kern w:val="20"/>
          </w:rPr>
          <w:t>LargeCo</w:t>
        </w:r>
        <w:proofErr w:type="spellEnd"/>
        <w:r>
          <w:rPr>
            <w:rFonts w:ascii="Arial" w:hAnsi="Arial"/>
            <w:kern w:val="20"/>
          </w:rPr>
          <w:t xml:space="preserve"> or agreed in settlement by Provider</w:t>
        </w:r>
      </w:ins>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del w:id="287" w:author="Trainer 1 - AgentCo" w:date="2026-05-07T20:29:00Z">
        <w:r>
          <w:rPr>
            <w:rFonts w:ascii="Arial" w:hAnsi="Arial"/>
            <w:kern w:val="20"/>
          </w:rPr>
          <w:delText>any Intellectual Property,</w:delText>
        </w:r>
      </w:del>
      <w:ins w:id="288" w:author="Trainer 1 - AgentCo" w:date="2026-05-07T20:29:00Z">
        <w:r>
          <w:rPr>
            <w:rFonts w:ascii="Arial" w:hAnsi="Arial"/>
            <w:kern w:val="20"/>
          </w:rPr>
          <w:t>the</w:t>
        </w:r>
      </w:ins>
      <w:r>
        <w:rPr>
          <w:rFonts w:ascii="Arial" w:hAnsi="Arial"/>
          <w:kern w:val="20"/>
        </w:rPr>
        <w:t xml:space="preserve"> Service, Deliverable, Documentation</w:t>
      </w:r>
      <w:ins w:id="289" w:author="Trainer 1 - AgentCo" w:date="2026-05-07T20:29:00Z">
        <w:r>
          <w:rPr>
            <w:rFonts w:ascii="Arial" w:hAnsi="Arial"/>
            <w:kern w:val="20"/>
          </w:rPr>
          <w:t xml:space="preserve"> </w:t>
        </w:r>
      </w:ins>
      <w:del w:id="290" w:author="Trainer 1 - AgentCo" w:date="2026-05-07T20:29:00Z">
        <w:r>
          <w:rPr>
            <w:rFonts w:ascii="Arial" w:hAnsi="Arial"/>
            <w:kern w:val="20"/>
          </w:rPr>
          <w:delText xml:space="preserve">, or other material </w:delText>
        </w:r>
        <w:r>
          <w:rPr>
            <w:rFonts w:ascii="Arial" w:hAnsi="Arial"/>
            <w:kern w:val="20"/>
          </w:rPr>
          <w:delText>provided by Provider</w:delText>
        </w:r>
        <w:r>
          <w:rPr>
            <w:rFonts w:ascii="Arial" w:hAnsi="Arial"/>
            <w:kern w:val="20"/>
          </w:rPr>
          <w:delText xml:space="preserve"> </w:delText>
        </w:r>
      </w:del>
      <w:r>
        <w:rPr>
          <w:rFonts w:ascii="Arial" w:hAnsi="Arial"/>
          <w:kern w:val="20"/>
        </w:rPr>
        <w:t>— or the use thereof — infringes, misappropriates, or causes the infringement or misappropriation of any third-party Intellectual Property; (c) Provider’s breach of Applicable Law</w:t>
      </w:r>
      <w:ins w:id="291" w:author="Trainer 1 - AgentCo" w:date="2026-05-07T16:33:00Z">
        <w:r>
          <w:rPr>
            <w:rFonts w:ascii="Arial" w:hAnsi="Arial"/>
            <w:kern w:val="20"/>
          </w:rPr>
          <w:t xml:space="preserve"> in </w:t>
        </w:r>
      </w:ins>
      <w:ins w:id="292" w:author="Trainer 1 - AgentCo" w:date="2026-05-07T16:34:00Z">
        <w:r>
          <w:rPr>
            <w:rFonts w:ascii="Arial" w:hAnsi="Arial"/>
            <w:kern w:val="20"/>
          </w:rPr>
          <w:t>performance of its obligations under this Agreement</w:t>
        </w:r>
      </w:ins>
      <w:r>
        <w:rPr>
          <w:rFonts w:ascii="Arial" w:hAnsi="Arial"/>
          <w:kern w:val="20"/>
        </w:rPr>
        <w:t xml:space="preserve">; (d) Provider’s breach of </w:t>
      </w:r>
      <w:ins w:id="293" w:author="Trainer 1 - AgentCo" w:date="2026-05-07T16:33:00Z">
        <w:r>
          <w:rPr>
            <w:rFonts w:ascii="Arial" w:hAnsi="Arial"/>
            <w:kern w:val="20"/>
          </w:rPr>
          <w:t xml:space="preserve">its </w:t>
        </w:r>
      </w:ins>
      <w:r>
        <w:rPr>
          <w:rFonts w:ascii="Arial" w:hAnsi="Arial"/>
          <w:kern w:val="20"/>
        </w:rPr>
        <w:t>confidentiality</w:t>
      </w:r>
      <w:ins w:id="294" w:author="Trainer 1 - AgentCo" w:date="2026-05-07T16:33:00Z">
        <w:r>
          <w:rPr>
            <w:rFonts w:ascii="Arial" w:hAnsi="Arial"/>
            <w:kern w:val="20"/>
          </w:rPr>
          <w:t xml:space="preserve"> obligations set forth in Section 9</w:t>
        </w:r>
      </w:ins>
      <w:r>
        <w:rPr>
          <w:rFonts w:ascii="Arial" w:hAnsi="Arial"/>
          <w:kern w:val="20"/>
        </w:rPr>
        <w:t>; or (e) the gross negligence or willful misconduct of Provider</w:t>
      </w:r>
      <w:ins w:id="295" w:author="Trainer 1 - AgentCo" w:date="2026-05-07T16:34:00Z">
        <w:r>
          <w:rPr>
            <w:rFonts w:ascii="Arial" w:hAnsi="Arial"/>
            <w:kern w:val="20"/>
          </w:rPr>
          <w:t xml:space="preserve"> in performance of its obligations under this Agreement</w:t>
        </w:r>
      </w:ins>
      <w:r>
        <w:rPr>
          <w:rFonts w:ascii="Arial" w:hAnsi="Arial"/>
          <w:kern w:val="20"/>
        </w:rPr>
        <w:t xml:space="preserve">. </w:t>
      </w:r>
      <w:del w:id="296" w:author="Trainer 1 - AgentCo" w:date="2026-05-07T17:16:00Z">
        <w:r>
          <w:rPr>
            <w:rFonts w:ascii="Arial" w:hAnsi="Arial"/>
            <w:kern w:val="20"/>
          </w:rPr>
          <w:delText xml:space="preserve">The remedies set forth herein are in addition to all other remedies available to </w:delText>
        </w:r>
      </w:del>
      <w:del w:id="297" w:author="Trainer 1 - AgentCo" w:date="2026-05-07T16:29:00Z">
        <w:r>
          <w:rPr>
            <w:rFonts w:ascii="Arial" w:hAnsi="Arial"/>
            <w:kern w:val="20"/>
          </w:rPr>
          <w:delText xml:space="preserve">LargeCo </w:delText>
        </w:r>
      </w:del>
      <w:del w:id="298" w:author="Trainer 1 - AgentCo" w:date="2026-05-07T17:16:00Z">
        <w:r>
          <w:rPr>
            <w:rFonts w:ascii="Arial" w:hAnsi="Arial"/>
            <w:kern w:val="20"/>
          </w:rPr>
          <w:delText>at law or in equity.</w:delText>
        </w:r>
        <w:r>
          <w:delText xml:space="preserve"> </w:delText>
        </w:r>
      </w:del>
    </w:p>
    <w:p w14:paraId="029492C2" w14:textId="502B60A7">
      <w:pPr>
        <w:pStyle w:val="Body"/>
        <w:widowControl/>
        <w:numPr>
          <w:ilvl w:val="1"/>
          <w:numId w:val="2"/>
        </w:numPr>
        <w:spacing w:after="120"/>
        <w:jc w:val="both"/>
        <w:rPr>
          <w:ins w:id="299" w:author="Trainer 1 - AgentCo" w:date="2026-05-07T16:44:00Z"/>
          <w:rFonts w:ascii="Arial" w:hAnsi="Arial" w:cs="Arial"/>
        </w:rPr>
      </w:pPr>
      <w:commentRangeStart w:id="300"/>
      <w:proofErr w:type="spellStart"/>
      <w:ins w:id="301" w:author="Trainer 1 - AgentCo" w:date="2026-05-07T16:20:00Z">
        <w:commentRangeStart w:id="725"/>
        <w:r>
          <w:rPr>
            <w:rFonts w:ascii="Arial" w:hAnsi="Arial" w:cs="Arial"/>
          </w:rPr>
          <w:t>LargeCo</w:t>
        </w:r>
        <w:proofErr w:type="spellEnd"/>
        <w:r>
          <w:rPr>
            <w:rFonts w:ascii="Arial" w:hAnsi="Arial" w:cs="Arial"/>
          </w:rPr>
          <w:t xml:space="preserve"> </w:t>
        </w:r>
      </w:ins>
      <w:ins w:id="302" w:author="Trainer 1 - AgentCo" w:date="2026-05-07T16:21:00Z">
        <w:r>
          <w:rPr>
            <w:rFonts w:ascii="Arial" w:hAnsi="Arial" w:cs="Arial"/>
          </w:rPr>
          <w:t>shall defend, indemnify</w:t>
        </w:r>
        <w:r>
          <w:rPr>
            <w:rFonts w:ascii="Arial" w:hAnsi="Arial"/>
            <w:kern w:val="20"/>
          </w:rPr>
          <w:t>, and hold harmless</w:t>
        </w:r>
      </w:ins>
      <w:ins w:id="303" w:author="Trainer 1 - AgentCo" w:date="2026-05-07T16:24:00Z">
        <w:r>
          <w:rPr>
            <w:rFonts w:ascii="Arial" w:hAnsi="Arial"/>
            <w:kern w:val="20"/>
          </w:rPr>
          <w:t xml:space="preserve"> Provider</w:t>
        </w:r>
      </w:ins>
      <w:ins w:id="304" w:author="Trainer 1 - AgentCo" w:date="2026-05-07T16:21:00Z">
        <w:r>
          <w:rPr>
            <w:rFonts w:ascii="Arial" w:hAnsi="Arial"/>
            <w:kern w:val="20"/>
          </w:rPr>
          <w:t xml:space="preserve">, </w:t>
        </w:r>
      </w:ins>
      <w:ins w:id="305" w:author="Trainer 1 - AgentCo" w:date="2026-05-07T16:24:00Z">
        <w:r>
          <w:rPr>
            <w:rFonts w:ascii="Arial" w:hAnsi="Arial"/>
            <w:kern w:val="20"/>
          </w:rPr>
          <w:t>Provider</w:t>
        </w:r>
      </w:ins>
      <w:ins w:id="306" w:author="Trainer 1 - AgentCo" w:date="2026-05-07T16:21:00Z">
        <w:r>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or alleged </w:t>
        </w:r>
      </w:ins>
      <w:ins w:id="307" w:author="Trainer 1 - AgentCo" w:date="2026-05-07T16:22:00Z">
        <w:r>
          <w:rPr>
            <w:rFonts w:ascii="Arial" w:hAnsi="Arial"/>
            <w:kern w:val="20"/>
          </w:rPr>
          <w:t>Claims and all associated costs and expenses (including reasonable attorneys’ fees and other costs of legal defense)</w:t>
        </w:r>
      </w:ins>
      <w:ins w:id="308" w:author="Trainer 1 - AgentCo" w:date="2026-05-07T16:31:00Z">
        <w:r>
          <w:rPr>
            <w:rFonts w:ascii="Arial" w:hAnsi="Arial"/>
            <w:kern w:val="20"/>
          </w:rPr>
          <w:t xml:space="preserve"> finally awarded against </w:t>
        </w:r>
        <w:proofErr w:type="spellStart"/>
        <w:r>
          <w:rPr>
            <w:rFonts w:ascii="Arial" w:hAnsi="Arial"/>
            <w:kern w:val="20"/>
          </w:rPr>
          <w:t>LargeCo</w:t>
        </w:r>
        <w:proofErr w:type="spellEnd"/>
        <w:r>
          <w:rPr>
            <w:rFonts w:ascii="Arial" w:hAnsi="Arial"/>
            <w:kern w:val="20"/>
          </w:rPr>
          <w:t xml:space="preserve"> or agreed in settlement by Provider</w:t>
        </w:r>
      </w:ins>
      <w:ins w:id="309" w:author="Trainer 1 - AgentCo" w:date="2026-05-07T16:22:00Z">
        <w:r>
          <w:rPr>
            <w:rFonts w:ascii="Arial" w:hAnsi="Arial"/>
            <w:kern w:val="20"/>
          </w:rPr>
          <w:t xml:space="preserve">, in each case arising out of, caused by, or in connection with: </w:t>
        </w:r>
      </w:ins>
      <w:ins w:id="310" w:author="Trainer 1 - AgentCo" w:date="2026-05-07T16:19:00Z">
        <w:r>
          <w:rPr>
            <w:rFonts w:ascii="Arial" w:hAnsi="Arial" w:cs="Arial"/>
          </w:rPr>
          <w:t>(</w:t>
        </w:r>
      </w:ins>
      <w:ins w:id="312" w:author="Trainer 1 - AgentCo" w:date="2026-05-07T16:49:00Z">
        <w:r>
          <w:rPr>
            <w:rFonts w:ascii="Arial" w:hAnsi="Arial" w:cs="Arial"/>
          </w:rPr>
          <w:t>a</w:t>
        </w:r>
      </w:ins>
      <w:ins w:id="314" w:author="Trainer 1 - AgentCo" w:date="2026-05-07T16:19:00Z">
        <w:r>
          <w:rPr>
            <w:rFonts w:ascii="Arial" w:hAnsi="Arial" w:cs="Arial"/>
          </w:rPr>
          <w:t xml:space="preserve">) </w:t>
        </w:r>
      </w:ins>
      <w:ins w:id="316" w:author="Trainer 1 - AgentCo" w:date="2026-05-07T16:29:00Z">
        <w:r>
          <w:rPr>
            <w:rFonts w:ascii="Arial" w:hAnsi="Arial"/>
            <w:kern w:val="20"/>
          </w:rPr>
          <w:t xml:space="preserve">any actual or alleged breach of any representation, warranty, undertaking, or covenant made by LargeCo in this Agreement; </w:t>
        </w:r>
        <w:r>
          <w:rPr>
            <w:rFonts w:ascii="Arial" w:hAnsi="Arial"/>
            <w:kern w:val="20"/>
          </w:rPr>
          <w:t>(</w:t>
        </w:r>
      </w:ins>
      <w:ins w:id="319" w:author="Trainer 1 - AgentCo" w:date="2026-05-07T16:49:00Z">
        <w:r>
          <w:rPr>
            <w:rFonts w:ascii="Arial" w:hAnsi="Arial"/>
            <w:kern w:val="20"/>
          </w:rPr>
          <w:t>b</w:t>
        </w:r>
        <w:r>
          <w:rPr>
            <w:rFonts w:ascii="Arial" w:hAnsi="Arial"/>
            <w:kern w:val="20"/>
          </w:rPr>
          <w:t>)</w:t>
        </w:r>
      </w:ins>
      <w:ins w:id="321" w:author="Trainer 1 - AgentCo" w:date="2026-05-07T16:29:00Z">
        <w:r>
          <w:rPr>
            <w:rFonts w:ascii="Arial" w:hAnsi="Arial"/>
            <w:kern w:val="20"/>
          </w:rPr>
          <w:t xml:space="preserve"> LargeCo’s breach of Applicable Law</w:t>
        </w:r>
      </w:ins>
      <w:ins w:id="322" w:author="Trainer 1 - AgentCo" w:date="2026-05-07T16:33:00Z">
        <w:r>
          <w:rPr>
            <w:rFonts w:ascii="Arial" w:hAnsi="Arial"/>
            <w:kern w:val="20"/>
          </w:rPr>
          <w:t xml:space="preserve"> in performance of its obligations under this Agreement</w:t>
        </w:r>
      </w:ins>
      <w:ins w:id="323" w:author="Trainer 1 - AgentCo" w:date="2026-05-07T16:29:00Z">
        <w:r>
          <w:rPr>
            <w:rFonts w:ascii="Arial" w:hAnsi="Arial"/>
            <w:kern w:val="20"/>
          </w:rPr>
          <w:t>; (</w:t>
        </w:r>
      </w:ins>
      <w:ins w:id="325" w:author="Trainer 1 - AgentCo" w:date="2026-05-07T16:49:00Z">
        <w:r>
          <w:rPr>
            <w:rFonts w:ascii="Arial" w:hAnsi="Arial"/>
            <w:kern w:val="20"/>
          </w:rPr>
          <w:t>c)</w:t>
        </w:r>
      </w:ins>
      <w:ins w:id="327" w:author="Trainer 1 - AgentCo" w:date="2026-05-07T16:29:00Z">
        <w:r>
          <w:rPr>
            <w:rFonts w:ascii="Arial" w:hAnsi="Arial"/>
            <w:kern w:val="20"/>
          </w:rPr>
          <w:t xml:space="preserve"> LargeCo’s breach of </w:t>
        </w:r>
      </w:ins>
      <w:ins w:id="329" w:author="Trainer 1 - AgentCo" w:date="2026-05-07T16:33:00Z">
        <w:r>
          <w:rPr>
            <w:rFonts w:ascii="Arial" w:hAnsi="Arial"/>
            <w:kern w:val="20"/>
          </w:rPr>
          <w:t xml:space="preserve">its </w:t>
        </w:r>
      </w:ins>
      <w:ins w:id="331" w:author="Trainer 1 - AgentCo" w:date="2026-05-07T16:29:00Z">
        <w:r>
          <w:rPr>
            <w:rFonts w:ascii="Arial" w:hAnsi="Arial"/>
            <w:kern w:val="20"/>
          </w:rPr>
          <w:t>confidentiality</w:t>
        </w:r>
      </w:ins>
      <w:ins w:id="333" w:author="Trainer 1 - AgentCo" w:date="2026-05-07T16:33:00Z">
        <w:r>
          <w:rPr>
            <w:rFonts w:ascii="Arial" w:hAnsi="Arial"/>
            <w:kern w:val="20"/>
          </w:rPr>
          <w:t xml:space="preserve"> obligations set forth in Section 9</w:t>
        </w:r>
      </w:ins>
      <w:ins w:id="335" w:author="Trainer 1 - AgentCo" w:date="2026-05-07T16:29:00Z">
        <w:r>
          <w:rPr>
            <w:rFonts w:ascii="Arial" w:hAnsi="Arial"/>
            <w:kern w:val="20"/>
          </w:rPr>
          <w:t>;</w:t>
        </w:r>
        <w:r>
          <w:rPr>
            <w:rFonts w:ascii="Arial" w:hAnsi="Arial"/>
            <w:kern w:val="20"/>
          </w:rPr>
          <w:t xml:space="preserve"> </w:t>
        </w:r>
      </w:ins>
      <w:ins w:id="338" w:author="Trainer 1 - AgentCo" w:date="2026-05-07T16:29:00Z">
        <w:r>
          <w:rPr>
            <w:rFonts w:ascii="Arial" w:hAnsi="Arial"/>
            <w:kern w:val="20"/>
          </w:rPr>
          <w:t>(</w:t>
        </w:r>
      </w:ins>
      <w:ins w:id="340" w:author="Trainer 1 - AgentCo" w:date="2026-05-07T16:49:00Z">
        <w:r>
          <w:rPr>
            <w:rFonts w:ascii="Arial" w:hAnsi="Arial"/>
            <w:kern w:val="20"/>
          </w:rPr>
          <w:t>d</w:t>
        </w:r>
      </w:ins>
      <w:ins w:id="342" w:author="Trainer 1 - AgentCo" w:date="2026-05-07T16:29:00Z">
        <w:r>
          <w:rPr>
            <w:rFonts w:ascii="Arial" w:hAnsi="Arial"/>
            <w:kern w:val="20"/>
          </w:rPr>
          <w:t xml:space="preserve">) the gross negligence or willful misconduct of </w:t>
        </w:r>
      </w:ins>
      <w:proofErr w:type="spellStart"/>
      <w:ins w:id="343" w:author="Trainer 1 - AgentCo" w:date="2026-05-07T16:30:00Z">
        <w:r>
          <w:rPr>
            <w:rFonts w:ascii="Arial" w:hAnsi="Arial"/>
            <w:kern w:val="20"/>
          </w:rPr>
          <w:t>LargeCo</w:t>
        </w:r>
        <w:proofErr w:type="spellEnd"/>
        <w:r>
          <w:rPr>
            <w:rFonts w:ascii="Arial" w:hAnsi="Arial"/>
            <w:kern w:val="20"/>
          </w:rPr>
          <w:t xml:space="preserve"> </w:t>
        </w:r>
      </w:ins>
      <w:ins w:id="344" w:author="Trainer 1 - AgentCo" w:date="2026-05-07T16:34:00Z">
        <w:r>
          <w:rPr>
            <w:rFonts w:ascii="Arial" w:hAnsi="Arial"/>
            <w:kern w:val="20"/>
          </w:rPr>
          <w:t>in performance of its obligations under this Agreement</w:t>
        </w:r>
      </w:ins>
      <w:ins w:id="345" w:author="Trainer 1 - AgentCo" w:date="2026-05-07T16:30:00Z">
        <w:r>
          <w:rPr>
            <w:rFonts w:ascii="Arial" w:hAnsi="Arial"/>
            <w:kern w:val="20"/>
          </w:rPr>
          <w:t>;</w:t>
        </w:r>
        <w:r>
          <w:rPr>
            <w:rFonts w:ascii="Arial" w:hAnsi="Arial"/>
            <w:kern w:val="20"/>
          </w:rPr>
          <w:t xml:space="preserve"> (</w:t>
        </w:r>
      </w:ins>
      <w:ins w:id="347" w:author="Trainer 1 - AgentCo" w:date="2026-05-07T16:49:00Z">
        <w:r>
          <w:rPr>
            <w:rFonts w:ascii="Arial" w:hAnsi="Arial"/>
            <w:kern w:val="20"/>
          </w:rPr>
          <w:t>e</w:t>
        </w:r>
      </w:ins>
      <w:ins w:id="349" w:author="Trainer 1 - AgentCo" w:date="2026-05-07T16:30:00Z">
        <w:r>
          <w:rPr>
            <w:rFonts w:ascii="Arial" w:hAnsi="Arial"/>
            <w:kern w:val="20"/>
          </w:rPr>
          <w:t xml:space="preserve">) </w:t>
        </w:r>
      </w:ins>
      <w:ins w:id="351" w:author="Trainer 1 - AgentCo" w:date="2026-05-07T16:23:00Z">
        <w:r>
          <w:rPr>
            <w:rFonts w:ascii="Arial" w:hAnsi="Arial" w:cs="Arial"/>
          </w:rPr>
          <w:t>LargeCo’s</w:t>
        </w:r>
      </w:ins>
      <w:ins w:id="353" w:author="Trainer 1 - AgentCo" w:date="2026-05-07T16:19:00Z">
        <w:r>
          <w:rPr>
            <w:rFonts w:ascii="Arial" w:hAnsi="Arial" w:cs="Arial"/>
          </w:rPr>
          <w:t xml:space="preserve"> Input or (</w:t>
        </w:r>
      </w:ins>
      <w:ins w:id="355" w:author="Trainer 1 - AgentCo" w:date="2026-05-07T16:49:00Z">
        <w:r>
          <w:rPr>
            <w:rFonts w:ascii="Arial" w:hAnsi="Arial" w:cs="Arial"/>
          </w:rPr>
          <w:t>f</w:t>
        </w:r>
      </w:ins>
      <w:ins w:id="357" w:author="Trainer 1 - AgentCo" w:date="2026-05-07T16:19:00Z">
        <w:r>
          <w:rPr>
            <w:rFonts w:ascii="Arial" w:hAnsi="Arial" w:cs="Arial"/>
          </w:rPr>
          <w:t xml:space="preserve">) </w:t>
        </w:r>
      </w:ins>
      <w:ins w:id="359" w:author="Trainer 1 - AgentCo" w:date="2026-05-07T16:23:00Z">
        <w:r>
          <w:rPr>
            <w:rFonts w:ascii="Arial" w:hAnsi="Arial" w:cs="Arial"/>
          </w:rPr>
          <w:t>LargeCo’s</w:t>
        </w:r>
      </w:ins>
      <w:ins w:id="361" w:author="Trainer 1 - AgentCo" w:date="2026-05-07T16:19:00Z">
        <w:r>
          <w:rPr>
            <w:rFonts w:ascii="Arial" w:hAnsi="Arial" w:cs="Arial"/>
          </w:rPr>
          <w:t xml:space="preserve"> Da</w:t>
        </w:r>
      </w:ins>
      <w:ins w:id="364" w:author="Trainer 1 - AgentCo" w:date="2026-05-07T16:19:00Z">
        <w:r>
          <w:rPr>
            <w:rFonts w:ascii="Arial" w:hAnsi="Arial" w:cs="Arial"/>
          </w:rPr>
          <w:t>ta</w:t>
        </w:r>
        <w:r>
          <w:rPr>
            <w:rFonts w:ascii="Arial" w:hAnsi="Arial" w:cs="Arial"/>
          </w:rPr>
          <w:t xml:space="preserve">, </w:t>
        </w:r>
        <w:r>
          <w:rPr>
            <w:rFonts w:ascii="Arial" w:hAnsi="Arial" w:cs="Arial"/>
          </w:rPr>
          <w:t xml:space="preserve">and will indemnify </w:t>
        </w:r>
      </w:ins>
      <w:ins w:id="367" w:author="Trainer 1 - AgentCo" w:date="2026-05-07T16:25:00Z">
        <w:r>
          <w:rPr>
            <w:rFonts w:ascii="Arial" w:hAnsi="Arial" w:cs="Arial"/>
          </w:rPr>
          <w:t>Provider</w:t>
        </w:r>
      </w:ins>
      <w:ins w:id="368" w:author="Trainer 1 - AgentCo" w:date="2026-05-07T16:19:00Z">
        <w:r>
          <w:rPr>
            <w:rFonts w:ascii="Arial" w:hAnsi="Arial" w:cs="Arial"/>
          </w:rPr>
          <w:t xml:space="preserve"> for any damages, costs, and (if applicable) attorneys' fees finally awarded against </w:t>
        </w:r>
      </w:ins>
      <w:ins w:id="369" w:author="Trainer 1 - AgentCo" w:date="2026-05-07T16:25:00Z">
        <w:r>
          <w:rPr>
            <w:rFonts w:ascii="Arial" w:hAnsi="Arial" w:cs="Arial"/>
          </w:rPr>
          <w:t>Provider</w:t>
        </w:r>
      </w:ins>
      <w:ins w:id="370" w:author="Trainer 1 - AgentCo" w:date="2026-05-07T16:19:00Z">
        <w:r>
          <w:rPr>
            <w:rFonts w:ascii="Arial" w:hAnsi="Arial" w:cs="Arial"/>
          </w:rPr>
          <w:t xml:space="preserve">, or agreed in settlement by </w:t>
        </w:r>
      </w:ins>
      <w:proofErr w:type="spellStart"/>
      <w:ins w:id="371" w:author="Trainer 1 - AgentCo" w:date="2026-05-07T16:24:00Z">
        <w:r>
          <w:rPr>
            <w:rFonts w:ascii="Arial" w:hAnsi="Arial" w:cs="Arial"/>
          </w:rPr>
          <w:t>LargeCo</w:t>
        </w:r>
      </w:ins>
      <w:proofErr w:type="spellEnd"/>
      <w:ins w:id="372" w:author="Trainer 1 - AgentCo" w:date="2026-05-07T16:19:00Z">
        <w:r>
          <w:rPr>
            <w:rFonts w:ascii="Arial" w:hAnsi="Arial" w:cs="Arial"/>
          </w:rPr>
          <w:t xml:space="preserve">, in connection with such </w:t>
        </w:r>
      </w:ins>
      <w:ins w:id="373" w:author="Trainer 1 - AgentCo" w:date="2026-05-07T16:25:00Z">
        <w:r>
          <w:rPr>
            <w:rFonts w:ascii="Arial" w:hAnsi="Arial" w:cs="Arial"/>
          </w:rPr>
          <w:t>C</w:t>
        </w:r>
      </w:ins>
      <w:ins w:id="374" w:author="Trainer 1 - AgentCo" w:date="2026-05-07T16:19:00Z">
        <w:r>
          <w:rPr>
            <w:rFonts w:ascii="Arial" w:hAnsi="Arial" w:cs="Arial"/>
          </w:rPr>
          <w:t>laim.</w:t>
        </w:r>
      </w:ins>
      <w:ins w:id="375" w:author="Trainer 1 - AgentCo" w:date="2026-05-07T16:24:00Z">
        <w:r>
          <w:rPr>
            <w:rFonts w:ascii="Arial" w:hAnsi="Arial" w:cs="Arial"/>
          </w:rPr>
          <w:t xml:space="preserve">  </w:t>
        </w:r>
        <w:commentRangeEnd w:id="725"/>
      </w:ins>
      <w:r>
        <w:commentReference w:id="725"/>
      </w:r>
      <w:commentRangeEnd w:id="300"/>
      <w:ins w:id="376" w:author="Trainer 1 - AgentCo" w:date="2026-05-08T00:14:00Z">
        <w:r>
          <w:rPr>
            <w:rStyle w:val="CommentReference"/>
            <w:rFonts w:cs="Times New Roman"/>
            <w:color w:val="auto"/>
            <w14:textOutline w14:w="0" w14:cap="rnd" w14:cmpd="sng" w14:algn="ctr">
              <w14:noFill/>
              <w14:prstDash w14:val="solid"/>
              <w14:bevel/>
            </w14:textOutline>
          </w:rPr>
          <w:commentReference w:id="300"/>
        </w:r>
      </w:ins>
    </w:p>
    <w:p w14:paraId="25A462E6" w14:textId="05E51F7D">
      <w:pPr>
        <w:pStyle w:val="Body"/>
        <w:keepNext/>
        <w:keepLines/>
        <w:spacing w:before="240" w:after="240"/>
        <w:jc w:val="both"/>
        <w:rPr>
          <w:rFonts w:ascii="Arial" w:hAnsi="Arial"/>
          <w:kern w:val="20"/>
        </w:rPr>
      </w:pPr>
      <w:r>
        <w:rPr>
          <w:rFonts w:ascii="Arial" w:hAnsi="Arial"/>
          <w:kern w:val="20"/>
        </w:rPr>
        <w:t xml:space="preserve">Should a Party seek indemnification under this Section 16 (“Indemnified Party”), it shall promptly notify the other Party (“Indemnifying Party”) in writing of any Claim for which indemnification is sought; provided that any failure to give such notice shall not relieve the Indemnifying Party of any liability or obligation under this Section </w:t>
      </w:r>
      <w:commentRangeStart w:id="377"/>
      <w:r>
        <w:rPr>
          <w:rFonts w:ascii="Arial" w:hAnsi="Arial"/>
          <w:kern w:val="20"/>
        </w:rPr>
        <w:t>16</w:t>
      </w:r>
      <w:commentRangeEnd w:id="377"/>
      <w:r>
        <w:rPr>
          <w:rStyle w:val="CommentReference"/>
          <w:rFonts w:cs="Times New Roman"/>
          <w:color w:val="auto"/>
          <w14:textOutline w14:w="0" w14:cap="rnd" w14:cmpd="sng" w14:algn="ctr">
            <w14:noFill/>
            <w14:prstDash w14:val="solid"/>
            <w14:bevel/>
          </w14:textOutline>
        </w:rPr>
        <w:commentReference w:id="377"/>
      </w:r>
      <w:r>
        <w:rPr>
          <w:rFonts w:ascii="Arial" w:hAnsi="Arial"/>
          <w:kern w:val="20"/>
        </w:rPr>
        <w:t xml:space="preserve"> </w:t>
      </w:r>
      <w:r>
        <w:rPr>
          <w:rFonts w:ascii="Arial" w:hAnsi="Arial"/>
          <w:kern w:val="20"/>
        </w:rPr>
        <w:t xml:space="preserve">except to the extent the Indemnifying Party is materially prejudiced by such failure. The Indemnified Party hereby grants the Indemnifying Party sole control over </w:t>
      </w:r>
      <w:r>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Pr>
          <w:rFonts w:ascii="Arial" w:hAnsi="Arial"/>
          <w:kern w:val="20"/>
        </w:rPr>
        <w:t>of the other Party,</w:t>
      </w:r>
      <w:r>
        <w:rPr>
          <w:rFonts w:ascii="Arial" w:hAnsi="Arial"/>
          <w:kern w:val="20"/>
        </w:rPr>
        <w:t xml:space="preserve"> which consent shall not be unreasonably withheld or delayed.</w:t>
      </w:r>
      <w:r>
        <w:rPr>
          <w:rFonts w:ascii="Arial" w:hAnsi="Arial"/>
          <w:kern w:val="20"/>
        </w:rPr>
        <w:t xml:space="preserve">  </w:t>
      </w:r>
    </w:p>
    <w:p w14:paraId="5D15EC01" w14:textId="2C1E244C">
      <w:pPr>
        <w:pStyle w:val="Body"/>
        <w:keepNext/>
        <w:keepLines/>
        <w:spacing w:before="240" w:after="240"/>
        <w:jc w:val="both"/>
        <w:rPr>
          <w:ins w:id="378" w:author="Trainer 1 - AgentCo" w:date="2026-05-07T20:21:00Z"/>
        </w:rPr>
      </w:pPr>
      <w:commentRangeStart w:id="379"/>
      <w:ins w:id="380" w:author="Trainer 1 - AgentCo" w:date="2026-05-07T17:16:00Z">
        <w:r>
          <w:rPr>
            <w:rFonts w:ascii="Arial" w:hAnsi="Arial"/>
            <w:kern w:val="20"/>
          </w:rPr>
          <w:t xml:space="preserve">The remedies set forth </w:t>
        </w:r>
        <w:r>
          <w:rPr>
            <w:rFonts w:ascii="Arial" w:hAnsi="Arial"/>
            <w:kern w:val="20"/>
          </w:rPr>
          <w:t>in this Section 16</w:t>
        </w:r>
        <w:r>
          <w:rPr>
            <w:rFonts w:ascii="Arial" w:hAnsi="Arial"/>
            <w:kern w:val="20"/>
          </w:rPr>
          <w:t xml:space="preserve"> are in addition to all other remedies available to </w:t>
        </w:r>
        <w:r>
          <w:rPr>
            <w:rFonts w:ascii="Arial" w:hAnsi="Arial"/>
            <w:kern w:val="20"/>
          </w:rPr>
          <w:t xml:space="preserve">either Party </w:t>
        </w:r>
        <w:r>
          <w:rPr>
            <w:rFonts w:ascii="Arial" w:hAnsi="Arial"/>
            <w:kern w:val="20"/>
          </w:rPr>
          <w:t>at law or in equity.</w:t>
        </w:r>
        <w:r>
          <w:t xml:space="preserve">  </w:t>
        </w:r>
        <w:commentRangeEnd w:id="379"/>
        <w:r>
          <w:rPr>
            <w:rStyle w:val="CommentReference"/>
            <w:rFonts w:cs="Times New Roman"/>
            <w:color w:val="auto"/>
            <w14:textOutline w14:w="0" w14:cap="rnd" w14:cmpd="sng" w14:algn="ctr">
              <w14:noFill/>
              <w14:prstDash w14:val="solid"/>
              <w14:bevel/>
            </w14:textOutline>
          </w:rPr>
          <w:commentReference w:id="379"/>
        </w:r>
      </w:ins>
    </w:p>
    <w:p w14:paraId="13037BFC" w14:textId="77777777">
      <w:pPr>
        <w:pStyle w:val="Body"/>
        <w:numPr>
          <w:ilvl w:val="0"/>
          <w:numId w:val="2"/>
        </w:numPr>
        <w:spacing w:after="120" w:line="276" w:lineRule="auto"/>
        <w:jc w:val="both"/>
        <w:rPr>
          <w:ins w:id="381" w:author="Trainer 1 - AgentCo" w:date="2026-05-07T20:21:00Z"/>
          <w:rFonts w:ascii="Arial" w:eastAsia="Times New Roman" w:hAnsi="Arial" w:cs="Arial"/>
          <w:b/>
          <w:bCs/>
        </w:rPr>
      </w:pPr>
      <w:commentRangeStart w:id="382"/>
      <w:ins w:id="383" w:author="Trainer 1 - AgentCo" w:date="2026-05-07T20:21:00Z">
        <w:r>
          <w:rPr>
            <w:rFonts w:ascii="Arial" w:hAnsi="Arial" w:cs="Arial"/>
            <w:b/>
            <w:bCs/>
          </w:rPr>
          <w:t>Limitations on Liability</w:t>
        </w:r>
      </w:ins>
      <w:commentRangeEnd w:id="382"/>
      <w:ins w:id="384" w:author="Trainer 1 - AgentCo" w:date="2026-05-08T09:39:00Z">
        <w:r>
          <w:rPr>
            <w:rStyle w:val="CommentReference"/>
            <w:rFonts w:cs="Times New Roman"/>
            <w:color w:val="auto"/>
            <w14:textOutline w14:w="0" w14:cap="rnd" w14:cmpd="sng" w14:algn="ctr">
              <w14:noFill/>
              <w14:prstDash w14:val="solid"/>
              <w14:bevel/>
            </w14:textOutline>
          </w:rPr>
          <w:commentReference w:id="382"/>
        </w:r>
      </w:ins>
    </w:p>
    <w:p w14:paraId="07B821D5" w14:textId="40BF866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7</w:t>
      </w:r>
      <w:r>
        <w:rPr>
          <w:rFonts w:ascii="Arial" w:hAnsi="Arial" w:cs="Arial"/>
        </w:rPr>
        <w:t xml:space="preserve">.1. Limitations on Indirect Liabilities. To the maximum extent permitted by </w:t>
      </w:r>
      <w:r>
        <w:rPr>
          <w:rFonts w:ascii="Arial" w:hAnsi="Arial" w:cs="Arial"/>
        </w:rPr>
        <w:t>A</w:t>
      </w:r>
      <w:r>
        <w:rPr>
          <w:rFonts w:ascii="Arial" w:hAnsi="Arial" w:cs="Arial"/>
        </w:rPr>
        <w:t xml:space="preserve">pplicable </w:t>
      </w:r>
      <w:r>
        <w:rPr>
          <w:rFonts w:ascii="Arial" w:hAnsi="Arial" w:cs="Arial"/>
        </w:rPr>
        <w:t>L</w:t>
      </w:r>
      <w:r>
        <w:rPr>
          <w:rFonts w:ascii="Arial" w:hAnsi="Arial" w:cs="Arial"/>
        </w:rPr>
        <w:t xml:space="preserve">aw, neither </w:t>
      </w:r>
      <w:r>
        <w:rPr>
          <w:rFonts w:ascii="Arial" w:hAnsi="Arial" w:cs="Arial"/>
        </w:rPr>
        <w:t>P</w:t>
      </w:r>
      <w:r>
        <w:rPr>
          <w:rFonts w:ascii="Arial" w:hAnsi="Arial" w:cs="Arial"/>
        </w:rPr>
        <w:t>arty will be liable under this Agreement, on any legal or equitable theory (including breach of contract, tort (including negligence), and strict liability), for (</w:t>
      </w:r>
      <w:proofErr w:type="spellStart"/>
      <w:r>
        <w:rPr>
          <w:rFonts w:ascii="Arial" w:hAnsi="Arial" w:cs="Arial"/>
        </w:rPr>
        <w:t>i</w:t>
      </w:r>
      <w:proofErr w:type="spellEnd"/>
      <w:r>
        <w:rPr>
          <w:rFonts w:ascii="Arial" w:hAnsi="Arial" w:cs="Arial"/>
        </w:rPr>
        <w:t xml:space="preserve">) any consequential, incidental, indirect, exemplary, special, enhanced, or punitive damages, or (ii) any loss of data, revenue, or profits (whether direct or indirect), even if the </w:t>
      </w:r>
      <w:r>
        <w:rPr>
          <w:rFonts w:ascii="Arial" w:hAnsi="Arial" w:cs="Arial"/>
        </w:rPr>
        <w:t>P</w:t>
      </w:r>
      <w:r>
        <w:rPr>
          <w:rFonts w:ascii="Arial" w:hAnsi="Arial" w:cs="Arial"/>
        </w:rPr>
        <w:t>arty had been advised of the possibility of such losses or damages or such losses or damages were otherwise foreseeable.</w:t>
      </w:r>
    </w:p>
    <w:p w14:paraId="3DF68D18" w14:textId="1FD0E02C">
      <w:pPr>
        <w:pStyle w:val="Body"/>
        <w:spacing w:after="120" w:line="276" w:lineRule="auto"/>
        <w:ind w:left="720"/>
        <w:jc w:val="both"/>
        <w:rPr>
          <w:rFonts w:ascii="Arial" w:eastAsia="Times New Roman" w:hAnsi="Arial" w:cs="Arial"/>
        </w:rPr>
        <w:pPrChange w:id="385" w:author="Trainer 1 - AgentCo" w:date="2026-05-07T20:22:00Z">
          <w:pPr>
            <w:pStyle w:val="Body"/>
            <w:numPr>
              <w:numId w:val="2"/>
            </w:numPr>
            <w:spacing w:after="120" w:line="276" w:lineRule="auto"/>
            <w:ind w:left="720" w:hanging="720"/>
            <w:jc w:val="both"/>
          </w:pPr>
        </w:pPrChange>
      </w:pPr>
      <w:ins w:id="386" w:author="Trainer 1 - AgentCo" w:date="2026-05-07T20:21:00Z">
        <w:commentRangeStart w:id="726"/>
        <w:r>
          <w:rPr>
            <w:rFonts w:ascii="Arial" w:hAnsi="Arial" w:cs="Arial"/>
          </w:rPr>
          <w:t>1</w:t>
        </w:r>
      </w:ins>
      <w:ins w:id="387" w:author="Trainer 1 - AgentCo" w:date="2026-05-07T20:22:00Z">
        <w:r>
          <w:rPr>
            <w:rFonts w:ascii="Arial" w:hAnsi="Arial" w:cs="Arial"/>
          </w:rPr>
          <w:t>7</w:t>
        </w:r>
      </w:ins>
      <w:ins w:id="388" w:author="Trainer 1 - AgentCo" w:date="2026-05-07T20:21:00Z">
        <w:r>
          <w:rPr>
            <w:rFonts w:ascii="Arial" w:hAnsi="Arial" w:cs="Arial"/>
          </w:rPr>
          <w:t xml:space="preserve">.2. </w:t>
        </w:r>
        <w:r>
          <w:rPr>
            <w:rFonts w:ascii="Arial" w:hAnsi="Arial" w:cs="Arial"/>
            <w:rPrChange w:id="389" w:author="Trainer 1 - AgentCo" w:date="2026-05-07T20:23:00Z">
              <w:rPr>
                <w:rFonts w:ascii="Arial" w:hAnsi="Arial" w:cs="Arial"/>
                <w:highlight w:val="yellow"/>
              </w:rPr>
            </w:rPrChange>
          </w:rPr>
          <w:t>Liability Cap.</w:t>
        </w:r>
        <w:r>
          <w:rPr>
            <w:rFonts w:ascii="Arial" w:hAnsi="Arial" w:cs="Arial"/>
          </w:rPr>
          <w:t xml:space="preserve"> To the maximum extent permitted by </w:t>
        </w:r>
      </w:ins>
      <w:ins w:id="390" w:author="Trainer 1 - AgentCo" w:date="2026-05-07T20:23:00Z">
        <w:r>
          <w:rPr>
            <w:rFonts w:ascii="Arial" w:hAnsi="Arial" w:cs="Arial"/>
          </w:rPr>
          <w:t>A</w:t>
        </w:r>
      </w:ins>
      <w:ins w:id="391" w:author="Trainer 1 - AgentCo" w:date="2026-05-07T20:21:00Z">
        <w:r>
          <w:rPr>
            <w:rFonts w:ascii="Arial" w:hAnsi="Arial" w:cs="Arial"/>
          </w:rPr>
          <w:t xml:space="preserve">pplicable </w:t>
        </w:r>
      </w:ins>
      <w:ins w:id="392" w:author="Trainer 1 - AgentCo" w:date="2026-05-07T20:23:00Z">
        <w:r>
          <w:rPr>
            <w:rFonts w:ascii="Arial" w:hAnsi="Arial" w:cs="Arial"/>
          </w:rPr>
          <w:t>L</w:t>
        </w:r>
      </w:ins>
      <w:ins w:id="393" w:author="Trainer 1 - AgentCo" w:date="2026-05-07T20:21:00Z">
        <w:r>
          <w:rPr>
            <w:rFonts w:ascii="Arial" w:hAnsi="Arial" w:cs="Arial"/>
          </w:rPr>
          <w:t xml:space="preserve">aw, and except for a </w:t>
        </w:r>
      </w:ins>
      <w:ins w:id="394" w:author="Trainer 1 - AgentCo" w:date="2026-05-07T20:23:00Z">
        <w:r>
          <w:rPr>
            <w:rFonts w:ascii="Arial" w:hAnsi="Arial" w:cs="Arial"/>
          </w:rPr>
          <w:t>P</w:t>
        </w:r>
      </w:ins>
      <w:ins w:id="395" w:author="Trainer 1 - AgentCo" w:date="2026-05-07T20:21:00Z">
        <w:r>
          <w:rPr>
            <w:rFonts w:ascii="Arial" w:hAnsi="Arial" w:cs="Arial"/>
          </w:rPr>
          <w:t xml:space="preserve">arty's gross negligence or willful misconduct, a </w:t>
        </w:r>
      </w:ins>
      <w:ins w:id="396" w:author="Trainer 1 - AgentCo" w:date="2026-05-07T20:23:00Z">
        <w:r>
          <w:rPr>
            <w:rFonts w:ascii="Arial" w:hAnsi="Arial" w:cs="Arial"/>
          </w:rPr>
          <w:t>P</w:t>
        </w:r>
      </w:ins>
      <w:ins w:id="397" w:author="Trainer 1 - AgentCo" w:date="2026-05-07T20:21:00Z">
        <w:r>
          <w:rPr>
            <w:rFonts w:ascii="Arial" w:hAnsi="Arial" w:cs="Arial"/>
          </w:rPr>
          <w:t xml:space="preserve">arty's indemnification obligations under Section </w:t>
        </w:r>
      </w:ins>
      <w:ins w:id="398" w:author="Trainer 1 - AgentCo" w:date="2026-05-07T20:23:00Z">
        <w:r>
          <w:rPr>
            <w:rFonts w:ascii="Arial" w:hAnsi="Arial" w:cs="Arial"/>
          </w:rPr>
          <w:t>1</w:t>
        </w:r>
      </w:ins>
      <w:r>
        <w:rPr>
          <w:rFonts w:ascii="Arial" w:hAnsi="Arial" w:cs="Arial"/>
        </w:rPr>
        <w:t>6</w:t>
      </w:r>
      <w:r>
        <w:rPr>
          <w:rFonts w:ascii="Arial" w:hAnsi="Arial" w:cs="Arial"/>
        </w:rPr>
        <w:t xml:space="preserve">, </w:t>
      </w:r>
      <w:r>
        <w:rPr>
          <w:rFonts w:ascii="Arial" w:hAnsi="Arial" w:cs="Arial"/>
        </w:rPr>
        <w:t xml:space="preserve">and </w:t>
      </w:r>
      <w:r>
        <w:rPr>
          <w:rFonts w:ascii="Arial" w:hAnsi="Arial" w:cs="Arial"/>
        </w:rPr>
        <w:t>LargeCo’s</w:t>
      </w:r>
      <w:r>
        <w:rPr>
          <w:rFonts w:ascii="Arial" w:hAnsi="Arial" w:cs="Arial"/>
        </w:rPr>
        <w:t xml:space="preserve"> breach of Section  </w:t>
      </w:r>
      <w:r>
        <w:rPr>
          <w:rFonts w:ascii="Arial" w:hAnsi="Arial" w:cs="Arial"/>
        </w:rPr>
        <w:t>5.1</w:t>
      </w:r>
      <w:r>
        <w:rPr>
          <w:rFonts w:ascii="Arial" w:hAnsi="Arial" w:cs="Arial"/>
        </w:rPr>
        <w:t xml:space="preserve">, </w:t>
      </w:r>
      <w:r>
        <w:rPr>
          <w:rFonts w:ascii="Arial" w:hAnsi="Arial" w:cs="Arial"/>
        </w:rPr>
        <w:t xml:space="preserve">each </w:t>
      </w:r>
      <w:r>
        <w:rPr>
          <w:rFonts w:ascii="Arial" w:hAnsi="Arial" w:cs="Arial"/>
        </w:rPr>
        <w:t>P</w:t>
      </w:r>
      <w:r>
        <w:rPr>
          <w:rFonts w:ascii="Arial" w:hAnsi="Arial" w:cs="Arial"/>
        </w:rPr>
        <w:t xml:space="preserve">arty's total liability under this Agreement will not exceed the aggregate amounts paid by </w:t>
      </w:r>
      <w:proofErr w:type="spellStart"/>
      <w:r>
        <w:rPr>
          <w:rFonts w:ascii="Arial" w:hAnsi="Arial" w:cs="Arial"/>
        </w:rPr>
        <w:t>LargeCo</w:t>
      </w:r>
      <w:proofErr w:type="spellEnd"/>
      <w:r>
        <w:rPr>
          <w:rFonts w:ascii="Arial" w:hAnsi="Arial" w:cs="Arial"/>
        </w:rPr>
        <w:t xml:space="preserve"> to </w:t>
      </w:r>
      <w:r>
        <w:rPr>
          <w:rFonts w:ascii="Arial" w:hAnsi="Arial" w:cs="Arial"/>
        </w:rPr>
        <w:t>Provider</w:t>
      </w:r>
      <w:r>
        <w:rPr>
          <w:rFonts w:ascii="Arial" w:hAnsi="Arial" w:cs="Arial"/>
        </w:rPr>
        <w:t xml:space="preserve"> </w:t>
      </w:r>
      <w:r>
        <w:rPr>
          <w:rFonts w:ascii="Arial" w:hAnsi="Arial" w:cs="Arial"/>
          <w:rPrChange w:id="402" w:author="Trainer 1 - AgentCo" w:date="2026-05-07T20:23:00Z">
            <w:rPr>
              <w:rFonts w:ascii="Arial" w:hAnsi="Arial" w:cs="Arial"/>
              <w:highlight w:val="yellow"/>
            </w:rPr>
          </w:rPrChange>
        </w:rPr>
        <w:t>in the twelve (12) months immediately preceding the event</w:t>
      </w:r>
      <w:r>
        <w:rPr>
          <w:rFonts w:ascii="Arial" w:hAnsi="Arial" w:cs="Arial"/>
        </w:rPr>
        <w:t xml:space="preserve"> giving rise to the claim. These limitations apply notwithstanding any failure of essential purpose of any limited remedy.</w:t>
      </w:r>
      <w:commentRangeEnd w:id="726"/>
      <w:r>
        <w:commentReference w:id="726"/>
      </w:r>
    </w:p>
    <w:p w14:paraId="368FABB5" w14:textId="5495B349">
      <w:pPr>
        <w:pStyle w:val="Body"/>
        <w:numPr>
          <w:ilvl w:val="0"/>
          <w:numId w:val="2"/>
        </w:numPr>
        <w:spacing w:after="120" w:line="276" w:lineRule="auto"/>
        <w:jc w:val="both"/>
        <w:rPr>
          <w:ins w:id="403" w:author="Trainer 1 - AgentCo" w:date="2026-05-07T20:21:00Z"/>
          <w:rFonts w:ascii="Arial" w:eastAsia="Times New Roman" w:hAnsi="Arial" w:cs="Arial"/>
        </w:rPr>
      </w:pPr>
      <w:commentRangeStart w:id="404"/>
      <w:commentRangeStart w:id="405"/>
      <w:commentRangeStart w:id="740"/>
      <w:r>
        <w:rPr>
          <w:rFonts w:ascii="Arial" w:eastAsia="Times New Roman" w:hAnsi="Arial" w:cs="Arial"/>
        </w:rPr>
        <w:t>General Terms.</w:t>
      </w:r>
      <w:commentRangeEnd w:id="404"/>
      <w:r>
        <w:rPr>
          <w:rStyle w:val="CommentReference"/>
          <w:rFonts w:cs="Times New Roman"/>
          <w:color w:val="auto"/>
          <w14:textOutline w14:w="0" w14:cap="rnd" w14:cmpd="sng" w14:algn="ctr">
            <w14:noFill/>
            <w14:prstDash w14:val="solid"/>
            <w14:bevel/>
          </w14:textOutline>
        </w:rPr>
        <w:commentReference w:id="404"/>
      </w:r>
      <w:commentRangeEnd w:id="405"/>
      <w:commentRangeEnd w:id="740"/>
      <w:r>
        <w:rPr>
          <w:rStyle w:val="CommentReference"/>
          <w:rFonts w:cs="Times New Roman"/>
          <w:color w:val="auto"/>
          <w14:textOutline w14:w="0" w14:cap="rnd" w14:cmpd="sng" w14:algn="ctr">
            <w14:noFill/>
            <w14:prstDash w14:val="solid"/>
            <w14:bevel/>
          </w14:textOutline>
        </w:rPr>
        <w:commentReference w:id="405"/>
      </w:r>
      <w:r>
        <w:commentReference w:id="740"/>
      </w:r>
    </w:p>
    <w:p w14:paraId="3B85E5C6" w14:textId="5CF17346">
      <w:pPr>
        <w:pStyle w:val="Body"/>
        <w:spacing w:after="120" w:line="276" w:lineRule="auto"/>
        <w:ind w:left="720"/>
        <w:jc w:val="both"/>
        <w:rPr>
          <w:rFonts w:ascii="Arial" w:eastAsia="Times New Roman" w:hAnsi="Arial" w:cs="Arial"/>
        </w:rPr>
      </w:pPr>
      <w:r>
        <w:rPr>
          <w:rFonts w:ascii="Arial" w:hAnsi="Arial" w:cs="Arial"/>
        </w:rPr>
        <w:lastRenderedPageBreak/>
        <w:t>1</w:t>
      </w:r>
      <w:r>
        <w:rPr>
          <w:rFonts w:ascii="Arial" w:hAnsi="Arial" w:cs="Arial"/>
        </w:rPr>
        <w:t>8</w:t>
      </w:r>
      <w:r>
        <w:rPr>
          <w:rFonts w:ascii="Arial" w:hAnsi="Arial" w:cs="Arial"/>
        </w:rPr>
        <w:t xml:space="preserve">.1. Assignment. Neither </w:t>
      </w:r>
      <w:r>
        <w:rPr>
          <w:rFonts w:ascii="Arial" w:hAnsi="Arial" w:cs="Arial"/>
        </w:rPr>
        <w:t>P</w:t>
      </w:r>
      <w:r>
        <w:rPr>
          <w:rFonts w:ascii="Arial" w:hAnsi="Arial" w:cs="Arial"/>
        </w:rPr>
        <w:t>arty may assign th</w:t>
      </w:r>
      <w:r>
        <w:rPr>
          <w:rFonts w:ascii="Arial" w:hAnsi="Arial" w:cs="Arial"/>
        </w:rPr>
        <w:t xml:space="preserve">is Agreement </w:t>
      </w:r>
      <w:r>
        <w:rPr>
          <w:rFonts w:ascii="Arial" w:hAnsi="Arial" w:cs="Arial"/>
        </w:rPr>
        <w:t xml:space="preserve">without the other </w:t>
      </w:r>
      <w:r>
        <w:rPr>
          <w:rFonts w:ascii="Arial" w:hAnsi="Arial" w:cs="Arial"/>
        </w:rPr>
        <w:t>P</w:t>
      </w:r>
      <w:r>
        <w:rPr>
          <w:rFonts w:ascii="Arial" w:hAnsi="Arial" w:cs="Arial"/>
        </w:rPr>
        <w:t xml:space="preserve">arty's prior written consent, except that </w:t>
      </w:r>
      <w:r>
        <w:rPr>
          <w:rFonts w:ascii="Arial" w:hAnsi="Arial" w:cs="Arial"/>
        </w:rPr>
        <w:t xml:space="preserve">Provider </w:t>
      </w:r>
      <w:r>
        <w:rPr>
          <w:rFonts w:ascii="Arial" w:hAnsi="Arial" w:cs="Arial"/>
        </w:rPr>
        <w:t>may assign th</w:t>
      </w:r>
      <w:r>
        <w:rPr>
          <w:rFonts w:ascii="Arial" w:hAnsi="Arial" w:cs="Arial"/>
        </w:rPr>
        <w:t xml:space="preserve">is Agreement </w:t>
      </w:r>
      <w:r>
        <w:rPr>
          <w:rFonts w:ascii="Arial" w:hAnsi="Arial" w:cs="Arial"/>
        </w:rPr>
        <w:t xml:space="preserve">in </w:t>
      </w:r>
      <w:r>
        <w:rPr>
          <w:rFonts w:ascii="Arial" w:hAnsi="Arial" w:cs="Arial"/>
        </w:rPr>
        <w:t>its</w:t>
      </w:r>
      <w:r>
        <w:rPr>
          <w:rFonts w:ascii="Arial" w:hAnsi="Arial" w:cs="Arial"/>
        </w:rPr>
        <w:t xml:space="preserve"> entirety (</w:t>
      </w:r>
      <w:proofErr w:type="spellStart"/>
      <w:r>
        <w:rPr>
          <w:rFonts w:ascii="Arial" w:hAnsi="Arial" w:cs="Arial"/>
        </w:rPr>
        <w:t>i</w:t>
      </w:r>
      <w:proofErr w:type="spellEnd"/>
      <w:r>
        <w:rPr>
          <w:rFonts w:ascii="Arial" w:hAnsi="Arial" w:cs="Arial"/>
        </w:rPr>
        <w:t xml:space="preserve">) to any Affiliate or (ii) in connection with a merger, consolidation, or sale of all or substantially all of </w:t>
      </w:r>
      <w:r>
        <w:rPr>
          <w:rFonts w:ascii="Arial" w:hAnsi="Arial" w:cs="Arial"/>
        </w:rPr>
        <w:t>Provider’s</w:t>
      </w:r>
      <w:r>
        <w:rPr>
          <w:rFonts w:ascii="Arial" w:hAnsi="Arial" w:cs="Arial"/>
        </w:rPr>
        <w:t xml:space="preserve"> assets.</w:t>
      </w:r>
    </w:p>
    <w:p w14:paraId="1ACCBAAB" w14:textId="7AABEC13">
      <w:pPr>
        <w:pStyle w:val="Body"/>
        <w:spacing w:after="120" w:line="276" w:lineRule="auto"/>
        <w:ind w:left="720"/>
        <w:jc w:val="both"/>
        <w:rPr>
          <w:rFonts w:ascii="Arial" w:eastAsia="Times New Roman" w:hAnsi="Arial" w:cs="Arial"/>
        </w:rPr>
      </w:pPr>
      <w:r>
        <w:rPr>
          <w:rFonts w:ascii="Arial" w:hAnsi="Arial" w:cs="Arial"/>
        </w:rPr>
        <w:t>1</w:t>
      </w:r>
      <w:r>
        <w:rPr>
          <w:rFonts w:ascii="Arial" w:hAnsi="Arial" w:cs="Arial"/>
        </w:rPr>
        <w:t>8</w:t>
      </w:r>
      <w:r>
        <w:rPr>
          <w:rFonts w:ascii="Arial" w:hAnsi="Arial" w:cs="Arial"/>
        </w:rPr>
        <w:t xml:space="preserve">.2. Subcontracting. </w:t>
      </w:r>
      <w:r>
        <w:rPr>
          <w:rFonts w:ascii="Arial" w:hAnsi="Arial" w:cs="Arial"/>
        </w:rPr>
        <w:t>Provider</w:t>
      </w:r>
      <w:r>
        <w:rPr>
          <w:rFonts w:ascii="Arial" w:hAnsi="Arial" w:cs="Arial"/>
        </w:rPr>
        <w:t xml:space="preserve"> may engage subcontractors and other third-party providers as it deems appropriate to perform its obligations under th</w:t>
      </w:r>
      <w:r>
        <w:rPr>
          <w:rFonts w:ascii="Arial" w:hAnsi="Arial" w:cs="Arial"/>
        </w:rPr>
        <w:t>is Agreement</w:t>
      </w:r>
      <w:r>
        <w:rPr>
          <w:rFonts w:ascii="Arial" w:hAnsi="Arial" w:cs="Arial"/>
        </w:rPr>
        <w:t xml:space="preserve">, and will remain responsible for their performance. </w:t>
      </w:r>
    </w:p>
    <w:p w14:paraId="5C731294" w14:textId="5BE402C3">
      <w:pPr>
        <w:pStyle w:val="Body"/>
        <w:spacing w:after="120" w:line="276" w:lineRule="auto"/>
        <w:ind w:left="720"/>
        <w:jc w:val="both"/>
      </w:pPr>
      <w:r>
        <w:rPr>
          <w:rFonts w:ascii="Arial" w:hAnsi="Arial" w:cs="Arial"/>
        </w:rPr>
        <w:t>1</w:t>
      </w:r>
      <w:r>
        <w:rPr>
          <w:rFonts w:ascii="Arial" w:hAnsi="Arial" w:cs="Arial"/>
        </w:rPr>
        <w:t>8</w:t>
      </w:r>
      <w:r>
        <w:rPr>
          <w:rFonts w:ascii="Arial" w:hAnsi="Arial" w:cs="Arial"/>
        </w:rPr>
        <w:t>.3. Severability and Interpretation</w:t>
      </w:r>
      <w:r>
        <w:rPr>
          <w:rFonts w:ascii="Arial" w:hAnsi="Arial" w:cs="Arial"/>
          <w:b/>
          <w:bCs/>
        </w:rPr>
        <w:t>.</w:t>
      </w:r>
      <w:r>
        <w:rPr>
          <w:rFonts w:ascii="Arial" w:hAnsi="Arial" w:cs="Arial"/>
        </w:rPr>
        <w:t xml:space="preserve"> If any provision of th</w:t>
      </w:r>
      <w:r>
        <w:rPr>
          <w:rFonts w:ascii="Arial" w:hAnsi="Arial" w:cs="Arial"/>
        </w:rPr>
        <w:t xml:space="preserve">is Agreement </w:t>
      </w:r>
      <w:r>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Pr>
          <w:rFonts w:ascii="Arial" w:hAnsi="Arial" w:cs="Arial"/>
        </w:rPr>
        <w:t>will continue in full force and effect.</w:t>
      </w:r>
      <w:r>
        <w:t xml:space="preserve"> </w:t>
      </w:r>
    </w:p>
    <w:p w14:paraId="2B6A72EB" w14:textId="63B290E8">
      <w:pPr>
        <w:pStyle w:val="Body"/>
        <w:spacing w:after="120" w:line="276" w:lineRule="auto"/>
        <w:ind w:left="720"/>
        <w:jc w:val="both"/>
        <w:rPr>
          <w:ins w:id="406" w:author="Trainer 1 - AgentCo" w:date="2026-05-07T20:33:00Z"/>
          <w:rFonts w:ascii="Arial" w:eastAsia="Times New Roman" w:hAnsi="Arial" w:cs="Arial"/>
        </w:rPr>
      </w:pPr>
      <w:ins w:id="407" w:author="Trainer 1 - AgentCo" w:date="2026-05-07T20:33:00Z">
        <w:r>
          <w:rPr>
            <w:rFonts w:ascii="Arial" w:hAnsi="Arial" w:cs="Arial"/>
          </w:rPr>
          <w:t>18.</w:t>
        </w:r>
      </w:ins>
      <w:ins w:id="408" w:author="Trainer 1 - AgentCo" w:date="2026-05-07T20:36:00Z">
        <w:r>
          <w:rPr>
            <w:rFonts w:ascii="Arial" w:hAnsi="Arial" w:cs="Arial"/>
          </w:rPr>
          <w:t>4</w:t>
        </w:r>
      </w:ins>
      <w:ins w:id="409" w:author="Trainer 1 - AgentCo" w:date="2026-05-07T20:33:00Z">
        <w:r>
          <w:rPr>
            <w:rFonts w:ascii="Arial" w:hAnsi="Arial" w:cs="Arial"/>
          </w:rPr>
          <w:t xml:space="preserve"> Governing Law. Th</w:t>
        </w:r>
      </w:ins>
      <w:ins w:id="410" w:author="Trainer 1 - AgentCo" w:date="2026-05-07T20:36:00Z">
        <w:r>
          <w:rPr>
            <w:rFonts w:ascii="Arial" w:hAnsi="Arial" w:cs="Arial"/>
          </w:rPr>
          <w:t xml:space="preserve">is Agreement </w:t>
        </w:r>
      </w:ins>
      <w:ins w:id="411" w:author="Trainer 1 - AgentCo" w:date="2026-05-07T20:33:00Z">
        <w:r>
          <w:rPr>
            <w:rFonts w:ascii="Arial" w:hAnsi="Arial" w:cs="Arial"/>
          </w:rPr>
          <w:t>are governed by the laws of the State of</w:t>
        </w:r>
      </w:ins>
      <w:r>
        <w:rPr>
          <w:rFonts w:ascii="Arial" w:hAnsi="Arial" w:cs="Arial"/>
        </w:rPr>
        <w:t xml:space="preserve"> </w:t>
      </w:r>
      <w:r>
        <w:rPr>
          <w:rFonts w:ascii="Arial" w:hAnsi="Arial" w:cs="Arial"/>
        </w:rPr>
        <w:t>Delaware</w:t>
      </w:r>
      <w:ins w:id="415" w:author="Trainer 1 - AgentCo" w:date="2026-05-07T20:33:00Z">
        <w:r>
          <w:rPr>
            <w:rFonts w:ascii="Arial" w:hAnsi="Arial" w:cs="Arial"/>
          </w:rPr>
          <w:t>, without giving effect to its conflict-of-laws principles, and excluding the United Nations Convention on Contracts for the International Sale of Goods.</w:t>
        </w:r>
      </w:ins>
    </w:p>
    <w:p>
      <w:pPr>
        <w:pStyle w:val="Body"/>
        <w:spacing w:after="120" w:line="276" w:lineRule="auto"/>
        <w:ind w:left="720"/>
        <w:jc w:val="both"/>
        <w:rPr>
          <w:ins w:id="435" w:author="Trainer 1 - AgentCo" w:date="2026-05-07T20:34:00Z"/>
          <w:rFonts w:ascii="Arial" w:eastAsia="Times New Roman" w:hAnsi="Arial" w:cs="Arial"/>
        </w:rPr>
      </w:pPr>
      <w:ins w:id="419" w:author="Trainer 1 - AgentCo" w:date="2026-05-07T20:33:00Z"/>
      <w:ins w:id="421" w:author="Trainer 1 - AgentCo" w:date="2026-05-07T20:38:00Z"/>
      <w:ins w:id="423" w:author="Trainer 1 - AgentCo" w:date="2026-05-07T20:33:00Z"/>
      <w:ins w:id="425" w:author="Trainer 1 - AgentCo" w:date="2026-05-07T20:34:00Z"/>
      <w:ins w:id="427" w:author="Trainer 1 - AgentCo" w:date="2026-05-07T20:38:00Z"/>
      <w:ins w:id="429" w:author="Trainer 1 - AgentCo" w:date="2026-05-07T20:34:00Z"/>
      <w:ins w:id="431" w:author="Trainer 1 - AgentCo" w:date="2026-05-07T20:38:00Z"/>
      <w:ins w:id="433" w:author="Trainer 1 - AgentCo" w:date="2026-05-07T20:34:00Z"/>
      <w:proofErr w:type="gramStart"/>
      <w:r>
        <w:rPr>
          <w:rFonts w:ascii="Arial" w:hAnsi="Arial" w:cs="Arial"/>
        </w:rPr>
        <w:t xml:space="preserve">18.6 </w:t>
      </w:r>
      <w:r>
        <w:rPr>
          <w:rFonts w:ascii="Arial" w:hAnsi="Arial" w:cs="Arial"/>
        </w:rPr>
        <w:t xml:space="preserve"> Notice</w:t>
      </w:r>
      <w:proofErr w:type="gramEnd"/>
      <w:r>
        <w:rPr>
          <w:rFonts w:ascii="Arial" w:hAnsi="Arial" w:cs="Arial"/>
        </w:rPr>
        <w:t xml:space="preserve">. All notices under this Agreement must be in writing and delivered </w:t>
      </w:r>
      <w:del w:id="748" w:author="Reviewing Counsel (AgentCo)" w:date="2026-10-18T15:28:03Z">
        <w:r>
          <w:rPr>
            <w:rFonts w:ascii="Arial" w:hAnsi="Arial" w:cs="Arial"/>
          </w:rPr>
          <w:delText xml:space="preserve">to the </w:delText>
        </w:r>
      </w:del>
      <w:commentRangeStart w:id="438"/>
      <w:commentRangeStart w:id="736"/>
      <w:del w:id="749" w:author="Reviewing Counsel (AgentCo)" w:date="2026-10-18T15:28:03Z">
        <w:r>
          <w:rPr>
            <w:rFonts w:ascii="Arial" w:hAnsi="Arial" w:cs="Arial"/>
          </w:rPr>
          <w:delText>P</w:delText>
        </w:r>
        <w:r>
          <w:rPr>
            <w:rFonts w:ascii="Arial" w:hAnsi="Arial" w:cs="Arial"/>
          </w:rPr>
          <w:delText xml:space="preserve">arties </w:delText>
        </w:r>
        <w:r>
          <w:rPr>
            <w:rFonts w:ascii="Arial" w:hAnsi="Arial" w:cs="Arial"/>
          </w:rPr>
          <w:delText xml:space="preserve">to the contact address</w:delText>
        </w:r>
      </w:del>
      <w:ins w:id="750" w:author="Reviewing Counsel (AgentCo)" w:date="2026-10-18T15:28:03Z">
        <w:commentRangeStart w:id="714"/>
        <w:r>
          <w:rPr>
            <w:rFonts w:ascii="Arial" w:hAnsi="Arial" w:cs="Arial"/>
          </w:rPr>
          <w:t xml:space="preserve">to the Parties at the contact address</w:t>
        </w:r>
        <w:commentRangeEnd w:id="714"/>
        <w:r>
          <w:commentReference w:id="714"/>
        </w:r>
      </w:ins>
      <w:r>
        <w:rPr>
          <w:rFonts w:ascii="Arial" w:hAnsi="Arial" w:cs="Arial"/>
        </w:rPr>
        <w:t xml:space="preserve"> within the applicable Order Form and </w:t>
      </w:r>
      <w:r>
        <w:rPr>
          <w:rFonts w:ascii="Arial" w:hAnsi="Arial" w:cs="Arial"/>
        </w:rPr>
        <w:t>legal@largeco.com</w:t>
      </w:r>
      <w:r>
        <w:rPr>
          <w:rFonts w:ascii="Arial" w:hAnsi="Arial" w:cs="Arial"/>
        </w:rPr>
        <w:t xml:space="preserve"> </w:t>
      </w:r>
      <w:commentRangeEnd w:id="438"/>
      <w:commentRangeEnd w:id="736"/>
      <w:r>
        <w:rPr>
          <w:rStyle w:val="CommentReference"/>
          <w:rFonts w:cs="Times New Roman"/>
          <w:color w:val="auto"/>
          <w14:textOutline w14:w="0" w14:cap="rnd" w14:cmpd="sng" w14:algn="ctr">
            <w14:noFill/>
            <w14:prstDash w14:val="solid"/>
            <w14:bevel/>
          </w14:textOutline>
        </w:rPr>
        <w:commentReference w:id="438"/>
      </w:r>
      <w:r>
        <w:commentReference w:id="736"/>
      </w:r>
    </w:p>
    <w:p w14:paraId="4E1446C9" w14:textId="2C381D0B">
      <w:pPr>
        <w:pStyle w:val="Body"/>
        <w:spacing w:after="120" w:line="276" w:lineRule="auto"/>
        <w:ind w:left="720"/>
        <w:jc w:val="both"/>
        <w:rPr>
          <w:rFonts w:ascii="Arial" w:eastAsia="Times New Roman" w:hAnsi="Arial" w:cs="Arial"/>
        </w:rPr>
      </w:pPr>
      <w:ins w:id="447" w:author="Trainer 1 - AgentCo" w:date="2026-05-07T20:39:00Z">
        <w:r>
          <w:rPr>
            <w:rFonts w:ascii="Arial" w:hAnsi="Arial" w:cs="Arial"/>
          </w:rPr>
          <w:t>18.7</w:t>
        </w:r>
        <w:r>
          <w:rPr>
            <w:rFonts w:ascii="Arial" w:hAnsi="Arial" w:cs="Arial"/>
          </w:rPr>
          <w:tab/>
        </w:r>
      </w:ins>
      <w:commentRangeStart w:id="448"/>
      <w:r>
        <w:rPr>
          <w:rFonts w:ascii="Arial" w:hAnsi="Arial" w:cs="Arial"/>
        </w:rPr>
        <w:t>No Waiver. No waiver will be implied from any conduct or any failure to enforce or exercise a right under th</w:t>
      </w:r>
      <w:r>
        <w:rPr>
          <w:rFonts w:ascii="Arial" w:hAnsi="Arial" w:cs="Arial"/>
        </w:rPr>
        <w:t>is Agreement</w:t>
      </w:r>
      <w:r>
        <w:rPr>
          <w:rFonts w:ascii="Arial" w:hAnsi="Arial" w:cs="Arial"/>
        </w:rPr>
        <w:t xml:space="preserve">; no waiver will be effective unless set forth in a writing signed by the waiving </w:t>
      </w:r>
      <w:r>
        <w:rPr>
          <w:rFonts w:ascii="Arial" w:hAnsi="Arial" w:cs="Arial"/>
        </w:rPr>
        <w:t>P</w:t>
      </w:r>
      <w:r>
        <w:rPr>
          <w:rFonts w:ascii="Arial" w:hAnsi="Arial" w:cs="Arial"/>
        </w:rPr>
        <w:t>arty.</w:t>
      </w:r>
    </w:p>
    <w:p w14:paraId="7AEC794A" w14:textId="3ABA7C61">
      <w:pPr>
        <w:pStyle w:val="Body"/>
        <w:spacing w:after="120" w:line="276" w:lineRule="auto"/>
        <w:ind w:left="720"/>
        <w:jc w:val="both"/>
        <w:rPr>
          <w:rFonts w:ascii="Arial" w:hAnsi="Arial" w:cs="Arial"/>
        </w:rPr>
      </w:pPr>
      <w:r>
        <w:rPr>
          <w:rFonts w:ascii="Arial" w:hAnsi="Arial" w:cs="Arial"/>
        </w:rPr>
        <w:t xml:space="preserve">18.8 </w:t>
      </w:r>
      <w:r>
        <w:rPr>
          <w:rFonts w:ascii="Arial" w:hAnsi="Arial" w:cs="Arial"/>
        </w:rPr>
        <w:t>Entire Agreement. Th</w:t>
      </w:r>
      <w:r>
        <w:rPr>
          <w:rFonts w:ascii="Arial" w:hAnsi="Arial" w:cs="Arial"/>
        </w:rPr>
        <w:t xml:space="preserve">is Agreement </w:t>
      </w:r>
      <w:r>
        <w:rPr>
          <w:rFonts w:ascii="Arial" w:hAnsi="Arial" w:cs="Arial"/>
        </w:rPr>
        <w:t>set</w:t>
      </w:r>
      <w:r>
        <w:rPr>
          <w:rFonts w:ascii="Arial" w:hAnsi="Arial" w:cs="Arial"/>
        </w:rPr>
        <w:t>s</w:t>
      </w:r>
      <w:r>
        <w:rPr>
          <w:rFonts w:ascii="Arial" w:hAnsi="Arial" w:cs="Arial"/>
        </w:rPr>
        <w:t xml:space="preserve"> forth the complete and exclusive understanding of the </w:t>
      </w:r>
      <w:r>
        <w:rPr>
          <w:rFonts w:ascii="Arial" w:hAnsi="Arial" w:cs="Arial"/>
        </w:rPr>
        <w:t>P</w:t>
      </w:r>
      <w:r>
        <w:rPr>
          <w:rFonts w:ascii="Arial" w:hAnsi="Arial" w:cs="Arial"/>
        </w:rPr>
        <w:t xml:space="preserve">arties regarding </w:t>
      </w:r>
      <w:r>
        <w:rPr>
          <w:rFonts w:ascii="Arial" w:hAnsi="Arial" w:cs="Arial"/>
        </w:rPr>
        <w:t xml:space="preserve">LargeCo’s </w:t>
      </w:r>
      <w:r>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Pr>
          <w:rFonts w:ascii="Arial" w:hAnsi="Arial" w:cs="Arial"/>
        </w:rPr>
        <w:t>arty represents that, with respect to the Service, it has not relied on any term or representation not contained in th</w:t>
      </w:r>
      <w:r>
        <w:rPr>
          <w:rFonts w:ascii="Arial" w:hAnsi="Arial" w:cs="Arial"/>
        </w:rPr>
        <w:t>is Agreement</w:t>
      </w:r>
      <w:r>
        <w:rPr>
          <w:rFonts w:ascii="Arial" w:hAnsi="Arial" w:cs="Arial"/>
        </w:rPr>
        <w:t>.</w:t>
      </w:r>
    </w:p>
    <w:p w14:paraId="33ABAF75" w14:textId="0C18FF61">
      <w:pPr>
        <w:pStyle w:val="Body"/>
        <w:spacing w:after="120" w:line="276" w:lineRule="auto"/>
        <w:ind w:left="720"/>
        <w:jc w:val="both"/>
        <w:rPr>
          <w:rFonts w:ascii="Arial" w:eastAsia="Times New Roman" w:hAnsi="Arial" w:cs="Arial"/>
        </w:rPr>
      </w:pPr>
      <w:r>
        <w:rPr>
          <w:rFonts w:ascii="Arial" w:hAnsi="Arial" w:cs="Arial"/>
        </w:rPr>
        <w:t xml:space="preserve">18.9 Modification. Any changes to this Agreement must be in writing and approved by </w:t>
      </w:r>
      <w:r>
        <w:rPr>
          <w:rFonts w:ascii="Arial" w:hAnsi="Arial" w:cs="Arial"/>
        </w:rPr>
        <w:t>both Parties.</w:t>
      </w:r>
      <w:commentRangeEnd w:id="448"/>
      <w:r>
        <w:rPr>
          <w:rStyle w:val="CommentReference"/>
          <w:rFonts w:cs="Times New Roman"/>
          <w:color w:val="auto"/>
          <w14:textOutline w14:w="0" w14:cap="rnd" w14:cmpd="sng" w14:algn="ctr">
            <w14:noFill/>
            <w14:prstDash w14:val="solid"/>
            <w14:bevel/>
          </w14:textOutline>
        </w:rPr>
        <w:commentReference w:id="448"/>
      </w:r>
    </w:p>
    <w:p w14:paraId="27BD9342" w14:textId="0ECE93D7">
      <w:pPr>
        <w:pStyle w:val="Body"/>
        <w:spacing w:after="120" w:line="276" w:lineRule="auto"/>
        <w:ind w:left="720"/>
        <w:jc w:val="both"/>
        <w:rPr>
          <w:ins w:id="449" w:author="Trainer 1 - AgentCo" w:date="2026-05-08T09:53:00Z"/>
          <w:rFonts w:ascii="Arial" w:hAnsi="Arial" w:cs="Arial"/>
        </w:rPr>
      </w:pPr>
      <w:ins w:id="450" w:author="Trainer 1 - AgentCo" w:date="2026-05-07T20:40:00Z">
        <w:r>
          <w:rPr>
            <w:rFonts w:ascii="Arial" w:hAnsi="Arial" w:cs="Arial"/>
          </w:rPr>
          <w:t>18.</w:t>
        </w:r>
      </w:ins>
      <w:ins w:id="451" w:author="Trainer 1 - AgentCo" w:date="2026-05-07T20:42:00Z">
        <w:r>
          <w:rPr>
            <w:rFonts w:ascii="Arial" w:hAnsi="Arial" w:cs="Arial"/>
          </w:rPr>
          <w:t>10</w:t>
        </w:r>
      </w:ins>
      <w:ins w:id="452" w:author="Trainer 1 - AgentCo" w:date="2026-05-07T20:40:00Z">
        <w:r>
          <w:rPr>
            <w:rFonts w:ascii="Arial" w:hAnsi="Arial" w:cs="Arial"/>
          </w:rPr>
          <w:t xml:space="preserve"> </w:t>
        </w:r>
      </w:ins>
      <w:ins w:id="453" w:author="Trainer 1 - AgentCo" w:date="2026-05-07T20:35:00Z">
        <w:r>
          <w:rPr>
            <w:rFonts w:ascii="Arial" w:hAnsi="Arial" w:cs="Arial"/>
          </w:rPr>
          <w:t xml:space="preserve">Force Majeure. Neither </w:t>
        </w:r>
      </w:ins>
      <w:ins w:id="454" w:author="Trainer 1 - AgentCo" w:date="2026-05-07T20:40:00Z">
        <w:r>
          <w:rPr>
            <w:rFonts w:ascii="Arial" w:hAnsi="Arial" w:cs="Arial"/>
          </w:rPr>
          <w:t>P</w:t>
        </w:r>
      </w:ins>
      <w:ins w:id="455" w:author="Trainer 1 - AgentCo" w:date="2026-05-07T20:35:00Z">
        <w:r>
          <w:rPr>
            <w:rFonts w:ascii="Arial" w:hAnsi="Arial" w:cs="Arial"/>
          </w:rPr>
          <w:t>arty will be liable to the other for any delay in or failure to perform any obligation under th</w:t>
        </w:r>
      </w:ins>
      <w:ins w:id="456" w:author="Trainer 1 - AgentCo" w:date="2026-05-07T20:40:00Z">
        <w:r>
          <w:rPr>
            <w:rFonts w:ascii="Arial" w:hAnsi="Arial" w:cs="Arial"/>
          </w:rPr>
          <w:t xml:space="preserve">is Agreement </w:t>
        </w:r>
      </w:ins>
      <w:ins w:id="457" w:author="Trainer 1 - AgentCo" w:date="2026-05-07T20:35:00Z">
        <w:r>
          <w:rPr>
            <w:rFonts w:ascii="Arial" w:hAnsi="Arial" w:cs="Arial"/>
          </w:rPr>
          <w:t xml:space="preserve">caused by circumstances beyond that </w:t>
        </w:r>
      </w:ins>
      <w:ins w:id="458" w:author="Trainer 1 - AgentCo" w:date="2026-05-07T20:40:00Z">
        <w:r>
          <w:rPr>
            <w:rFonts w:ascii="Arial" w:hAnsi="Arial" w:cs="Arial"/>
          </w:rPr>
          <w:t>P</w:t>
        </w:r>
      </w:ins>
      <w:ins w:id="459" w:author="Trainer 1 - AgentCo" w:date="2026-05-07T20:35:00Z">
        <w:r>
          <w:rPr>
            <w:rFonts w:ascii="Arial" w:hAnsi="Arial" w:cs="Arial"/>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r>
          <w:rPr>
            <w:rFonts w:ascii="Arial" w:hAnsi="Arial" w:cs="Arial"/>
          </w:rPr>
          <w:t>public health emergencies (including pandemics and epidemics); acts or orders of government; acts of terrorism; or war</w:t>
        </w:r>
      </w:ins>
      <w:r>
        <w:rPr>
          <w:rFonts w:ascii="Arial" w:hAnsi="Arial" w:cs="Arial"/>
        </w:rPr>
        <w:t xml:space="preserve"> (“Force </w:t>
      </w:r>
      <w:r>
        <w:rPr>
          <w:rFonts w:ascii="Arial" w:hAnsi="Arial" w:cs="Arial"/>
        </w:rPr>
        <w:t xml:space="preserve">Majeure Event”) </w:t>
      </w:r>
      <w:ins w:id="463" w:author="Trainer 1 - AgentCo" w:date="2026-05-07T20:35:00Z">
        <w:r>
          <w:rPr>
            <w:rFonts w:ascii="Arial" w:hAnsi="Arial" w:cs="Arial"/>
          </w:rPr>
          <w:t>.</w:t>
        </w:r>
      </w:ins>
      <w:r>
        <w:rPr>
          <w:rFonts w:ascii="Arial" w:hAnsi="Arial" w:cs="Arial"/>
        </w:rPr>
        <w:t xml:space="preserve"> In the event of a Force Majeure </w:t>
      </w:r>
      <w:r>
        <w:rPr>
          <w:rFonts w:ascii="Arial" w:hAnsi="Arial" w:cs="Arial"/>
        </w:rPr>
        <w:t>E</w:t>
      </w:r>
      <w:r>
        <w:rPr>
          <w:rFonts w:ascii="Arial" w:hAnsi="Arial" w:cs="Arial"/>
        </w:rPr>
        <w:t xml:space="preserve">vent </w:t>
      </w:r>
      <w:r>
        <w:rPr>
          <w:rFonts w:ascii="Arial" w:hAnsi="Arial" w:cs="Arial"/>
        </w:rPr>
        <w:t xml:space="preserve">by Provider that lasts longer </w:t>
      </w:r>
      <w:r>
        <w:rPr>
          <w:rFonts w:ascii="Arial" w:hAnsi="Arial" w:cs="Arial"/>
        </w:rPr>
        <w:t xml:space="preserve">than </w:t>
      </w:r>
      <w:del w:id="751" w:author="Reviewing Counsel (AgentCo)" w:date="2026-10-18T15:28:03Z">
        <w:r>
          <w:rPr>
            <w:rFonts w:ascii="Arial" w:hAnsi="Arial" w:cs="Arial"/>
          </w:rPr>
          <w:delText xml:space="preserve">ten (10) days</w:delText>
        </w:r>
      </w:del>
      <w:ins w:id="752" w:author="Reviewing Counsel (AgentCo)" w:date="2026-10-18T15:28:03Z">
        <w:commentRangeStart w:id="742"/>
        <w:r>
          <w:rPr>
            <w:rFonts w:ascii="Arial" w:hAnsi="Arial" w:cs="Arial"/>
          </w:rPr>
          <w:t xml:space="preserve">thirty (30) days</w:t>
        </w:r>
        <w:commentRangeEnd w:id="742"/>
        <w:r>
          <w:commentReference w:id="742"/>
        </w:r>
      </w:ins>
      <w:r>
        <w:rPr>
          <w:rFonts w:ascii="Arial" w:hAnsi="Arial" w:cs="Arial"/>
        </w:rPr>
        <w:t xml:space="preserve">, </w:t>
      </w:r>
      <w:proofErr w:type="spellStart"/>
      <w:r>
        <w:rPr>
          <w:rFonts w:ascii="Arial" w:hAnsi="Arial" w:cs="Arial"/>
        </w:rPr>
        <w:t>LargeCo</w:t>
      </w:r>
      <w:proofErr w:type="spellEnd"/>
      <w:r>
        <w:rPr>
          <w:rFonts w:ascii="Arial" w:hAnsi="Arial" w:cs="Arial"/>
        </w:rPr>
        <w:t xml:space="preserve"> may at its option terminate any active Order Form</w:t>
      </w:r>
      <w:r>
        <w:rPr>
          <w:rFonts w:ascii="Arial" w:hAnsi="Arial" w:cs="Arial"/>
        </w:rPr>
        <w:t xml:space="preserve">s and receive a pro-rata refund </w:t>
      </w:r>
      <w:r>
        <w:rPr>
          <w:rFonts w:ascii="Arial" w:hAnsi="Arial" w:cs="Arial"/>
        </w:rPr>
        <w:t>of the remaining subscription Term.</w:t>
      </w:r>
    </w:p>
    <w:p w14:paraId="5838C3A6" w14:textId="2838C0F8">
      <w:pPr>
        <w:pStyle w:val="Body"/>
        <w:spacing w:after="120" w:line="276" w:lineRule="auto"/>
        <w:ind w:left="720"/>
        <w:jc w:val="both"/>
        <w:rPr>
          <w:ins w:id="470" w:author="Trainer 1 - AgentCo" w:date="2026-05-07T16:14:00Z"/>
          <w:rFonts w:ascii="Arial" w:eastAsia="Times New Roman" w:hAnsi="Arial" w:cs="Arial"/>
        </w:rPr>
      </w:pPr>
      <w:ins w:id="472" w:author="Trainer 1 - AgentCo" w:date="2026-05-08T09:53:00Z">
        <w:r>
          <w:rPr>
            <w:rFonts w:ascii="Arial" w:hAnsi="Arial" w:cs="Arial"/>
          </w:rPr>
          <w:lastRenderedPageBreak/>
          <w:t xml:space="preserve">19.  </w:t>
        </w:r>
        <w:commentRangeStart w:id="474"/>
        <w:commentRangeStart w:id="737"/>
        <w:r>
          <w:rPr>
            <w:rFonts w:ascii="Arial" w:hAnsi="Arial" w:cs="Arial"/>
          </w:rPr>
          <w:t xml:space="preserve">Term and Termination.  </w:t>
        </w:r>
        <w:commentRangeEnd w:id="474"/>
        <w:commentRangeEnd w:id="737"/>
        <w:r>
          <w:rPr>
            <w:rStyle w:val="CommentReference"/>
            <w:rFonts w:cs="Times New Roman"/>
            <w:color w:val="auto"/>
            <w14:textOutline w14:w="0" w14:cap="rnd" w14:cmpd="sng" w14:algn="ctr">
              <w14:noFill/>
              <w14:prstDash w14:val="solid"/>
              <w14:bevel/>
            </w14:textOutline>
          </w:rPr>
          <w:commentReference w:id="474"/>
        </w:r>
        <w:r>
          <w:commentReference w:id="737"/>
        </w:r>
      </w:ins>
    </w:p>
    <w:p w14:paraId="24D48DA4" w14:textId="77777777">
      <w:pPr>
        <w:pStyle w:val="Body"/>
        <w:keepNext/>
        <w:keepLines/>
        <w:spacing w:before="240" w:after="240"/>
        <w:jc w:val="both"/>
        <w:rPr>
          <w:ins w:id="475" w:author="Trainer 1 - AgentCo" w:date="2026-05-07T20:20:00Z"/>
          <w:rFonts w:ascii="Arial" w:hAnsi="Arial"/>
          <w:kern w:val="20"/>
        </w:rPr>
      </w:pPr>
    </w:p>
    <w:p w14:paraId="459B8AA8" w14:textId="4253D30E">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pPr>
        <w:pStyle w:val="Body"/>
        <w:widowControl/>
      </w:pPr>
      <w:r>
        <w:rPr>
          <w:rFonts w:ascii="Arial Unicode MS" w:hAnsi="Arial Unicode MS"/>
          <w:kern w:val="20"/>
        </w:rPr>
        <w:br w:type="page"/>
      </w:r>
    </w:p>
    <w:p w14:paraId="6EC7443B"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pPr>
        <w:pStyle w:val="Body"/>
        <w:jc w:val="center"/>
        <w:rPr>
          <w:rFonts w:ascii="Arial" w:eastAsia="Arial" w:hAnsi="Arial" w:cs="Arial"/>
          <w:b/>
          <w:bCs/>
        </w:rPr>
      </w:pPr>
      <w:r>
        <w:rPr>
          <w:rFonts w:ascii="Arial" w:hAnsi="Arial"/>
          <w:b/>
          <w:bCs/>
        </w:rPr>
        <w:t>SERVICE LEVEL AGREEMENT (SLA)</w:t>
      </w:r>
    </w:p>
    <w:p w14:paraId="018D3613" w14:textId="77777777">
      <w:pPr>
        <w:pStyle w:val="Body"/>
        <w:jc w:val="center"/>
        <w:rPr>
          <w:rFonts w:ascii="Arial" w:eastAsia="Arial" w:hAnsi="Arial" w:cs="Arial"/>
          <w:b/>
          <w:bCs/>
        </w:rPr>
      </w:pPr>
    </w:p>
    <w:p w14:paraId="21602D61" w14:textId="07BE28A6">
      <w:pPr>
        <w:pStyle w:val="Body"/>
        <w:jc w:val="both"/>
        <w:rPr>
          <w:rFonts w:ascii="Arial" w:eastAsia="Arial" w:hAnsi="Arial" w:cs="Arial"/>
        </w:rPr>
      </w:pPr>
      <w:r>
        <w:rPr>
          <w:rFonts w:ascii="Arial" w:hAnsi="Arial"/>
        </w:rPr>
        <w:t>This Service Level Agreement (“SLA”) (</w:t>
      </w:r>
      <w:proofErr w:type="spellStart"/>
      <w:r>
        <w:rPr>
          <w:rFonts w:ascii="Arial" w:hAnsi="Arial"/>
        </w:rPr>
        <w:t>i</w:t>
      </w:r>
      <w:proofErr w:type="spellEnd"/>
      <w:r>
        <w:rPr>
          <w:rFonts w:ascii="Arial" w:hAnsi="Arial"/>
        </w:rPr>
        <w:t xml:space="preserve">) is written to specify </w:t>
      </w:r>
      <w:del w:id="476" w:author="Trainer 1 - AgentCo" w:date="2026-05-08T09:16:00Z">
        <w:r>
          <w:rPr>
            <w:rFonts w:ascii="Arial" w:hAnsi="Arial"/>
            <w:rPrChange w:id="477" w:author="Trainer 1 - AgentCo" w:date="2026-05-08T09:38:00Z">
              <w:rPr>
                <w:rFonts w:ascii="Arial" w:hAnsi="Arial"/>
                <w:highlight w:val="yellow"/>
              </w:rPr>
            </w:rPrChange>
          </w:rPr>
          <w:delText>guaranteed</w:delText>
        </w:r>
        <w:r>
          <w:rPr>
            <w:rFonts w:ascii="Arial" w:hAnsi="Arial"/>
          </w:rPr>
          <w:delText xml:space="preserve"> </w:delText>
        </w:r>
      </w:del>
      <w:r>
        <w:rPr>
          <w:rFonts w:ascii="Arial" w:hAnsi="Arial"/>
        </w:rPr>
        <w:t>levels of performance and availability for the Services; (ii) dictates what actions will occur when there are availability and performance issues or failures; and (iii) defines scheduled maintenance, support, and update windows.</w:t>
      </w:r>
    </w:p>
    <w:p w14:paraId="01B997BE" w14:textId="77777777">
      <w:pPr>
        <w:pStyle w:val="Body"/>
        <w:rPr>
          <w:rFonts w:ascii="Arial" w:eastAsia="Arial" w:hAnsi="Arial" w:cs="Arial"/>
        </w:rPr>
      </w:pPr>
    </w:p>
    <w:p w14:paraId="47FF0729" w14:textId="77777777">
      <w:pPr>
        <w:pStyle w:val="Body"/>
        <w:widowControl/>
        <w:numPr>
          <w:ilvl w:val="0"/>
          <w:numId w:val="4"/>
        </w:numPr>
        <w:spacing w:after="120"/>
        <w:jc w:val="both"/>
        <w:rPr>
          <w:rFonts w:ascii="Arial" w:hAnsi="Arial"/>
          <w:lang w:val="fr-FR"/>
        </w:rPr>
      </w:pPr>
      <w:proofErr w:type="spellStart"/>
      <w:r>
        <w:rPr>
          <w:rFonts w:ascii="Arial" w:hAnsi="Arial"/>
          <w:b/>
          <w:bCs/>
          <w:lang w:val="fr-FR"/>
        </w:rPr>
        <w:t>Definitions</w:t>
      </w:r>
      <w:proofErr w:type="spellEnd"/>
      <w:r>
        <w:rPr>
          <w:rFonts w:ascii="Arial" w:hAnsi="Arial"/>
        </w:rPr>
        <w:t>.</w:t>
      </w:r>
    </w:p>
    <w:p w14:paraId="1DC29BC2"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xml:space="preserve">” means all Services are fully available for access and use by </w:t>
      </w:r>
      <w:proofErr w:type="spellStart"/>
      <w:r>
        <w:rPr>
          <w:rFonts w:ascii="Arial" w:hAnsi="Arial"/>
        </w:rPr>
        <w:t>LargeCo</w:t>
      </w:r>
      <w:proofErr w:type="spellEnd"/>
      <w:r>
        <w:rPr>
          <w:rFonts w:ascii="Arial" w:hAnsi="Arial"/>
        </w:rPr>
        <w:t>.</w:t>
      </w:r>
    </w:p>
    <w:p w14:paraId="4DDE2AD5" w14:textId="77777777">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w:t>
      </w:r>
      <w:proofErr w:type="spellStart"/>
      <w:r>
        <w:rPr>
          <w:rFonts w:ascii="Arial" w:hAnsi="Arial"/>
        </w:rPr>
        <w:t>i</w:t>
      </w:r>
      <w:proofErr w:type="spellEnd"/>
      <w:r>
        <w:rPr>
          <w:rFonts w:ascii="Arial" w:hAnsi="Arial"/>
        </w:rPr>
        <w:t>) problem, disaster, failure, or comparable event that results or could result in a loss of Data or (ii) un-Availability.</w:t>
      </w:r>
    </w:p>
    <w:p w14:paraId="5F1E008C"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1896E90">
      <w:pPr>
        <w:pStyle w:val="Body"/>
        <w:widowControl/>
        <w:numPr>
          <w:ilvl w:val="0"/>
          <w:numId w:val="4"/>
        </w:numPr>
        <w:spacing w:after="120"/>
        <w:jc w:val="both"/>
        <w:rPr>
          <w:rFonts w:ascii="Arial" w:eastAsia="Arial" w:hAnsi="Arial" w:cs="Arial"/>
        </w:rPr>
      </w:pPr>
      <w:bookmarkStart w:id="478" w:name="_Hlk187423523"/>
      <w:commentRangeStart w:id="727"/>
      <w:r>
        <w:rPr>
          <w:rFonts w:ascii="Arial" w:hAnsi="Arial"/>
          <w:b/>
          <w:bCs/>
        </w:rPr>
        <w:t>Service Commitments</w:t>
      </w:r>
      <w:r>
        <w:rPr>
          <w:rFonts w:ascii="Arial" w:hAnsi="Arial"/>
        </w:rPr>
        <w:t xml:space="preserve">. Provider shall, in each calendar month, (a) make all Services Available to </w:t>
      </w:r>
      <w:proofErr w:type="spellStart"/>
      <w:r>
        <w:rPr>
          <w:rFonts w:ascii="Arial" w:hAnsi="Arial"/>
        </w:rPr>
        <w:t>LargeCo</w:t>
      </w:r>
      <w:proofErr w:type="spellEnd"/>
      <w:r>
        <w:rPr>
          <w:rFonts w:ascii="Arial" w:hAnsi="Arial"/>
        </w:rPr>
        <w:t xml:space="preserve"> </w:t>
      </w:r>
      <w:commentRangeStart w:id="479"/>
      <w:r>
        <w:rPr>
          <w:rFonts w:ascii="Arial" w:hAnsi="Arial"/>
        </w:rPr>
        <w:t>9</w:t>
      </w:r>
      <w:ins w:id="481" w:author="Trainer 1 - AgentCo" w:date="2026-05-08T00:15:00Z">
        <w:r>
          <w:rPr>
            <w:rFonts w:ascii="Arial" w:hAnsi="Arial"/>
          </w:rPr>
          <w:t>7</w:t>
        </w:r>
      </w:ins>
      <w:ins w:id="483" w:author="Trainer 1 - AgentCo" w:date="2026-05-08T09:16:00Z">
        <w:r>
          <w:rPr>
            <w:rFonts w:ascii="Arial" w:hAnsi="Arial"/>
          </w:rPr>
          <w:t>.</w:t>
        </w:r>
      </w:ins>
      <w:ins w:id="484" w:author="Trainer 1 - AgentCo" w:date="2026-05-08T00:15:00Z">
        <w:r>
          <w:rPr>
            <w:rFonts w:ascii="Arial" w:hAnsi="Arial"/>
          </w:rPr>
          <w:t xml:space="preserve">5 </w:t>
        </w:r>
      </w:ins>
      <w:del w:id="485" w:author="Trainer 1 - AgentCo" w:date="2026-05-08T00:15:00Z">
        <w:r>
          <w:rPr>
            <w:rFonts w:ascii="Arial" w:hAnsi="Arial"/>
          </w:rPr>
          <w:delText>9</w:delText>
        </w:r>
      </w:del>
      <w:r>
        <w:rPr>
          <w:rFonts w:ascii="Arial" w:hAnsi="Arial"/>
        </w:rPr>
        <w:t>.</w:t>
      </w:r>
      <w:del w:id="486" w:author="Trainer 1 - AgentCo" w:date="2026-05-08T00:15:00Z">
        <w:r>
          <w:rPr>
            <w:rFonts w:ascii="Arial" w:hAnsi="Arial"/>
          </w:rPr>
          <w:delText>99</w:delText>
        </w:r>
        <w:commentRangeEnd w:id="479"/>
        <w:r>
          <w:rPr>
            <w:rStyle w:val="CommentReference"/>
            <w:rFonts w:cs="Times New Roman"/>
            <w:color w:val="auto"/>
            <w14:textOutline w14:w="0" w14:cap="rnd" w14:cmpd="sng" w14:algn="ctr">
              <w14:noFill/>
              <w14:prstDash w14:val="solid"/>
              <w14:bevel/>
            </w14:textOutline>
          </w:rPr>
          <w:commentReference w:id="479"/>
        </w:r>
      </w:del>
      <w:ins w:id="487" w:author="Trainer 1 - AgentCo" w:date="2026-05-08T00:15:00Z">
        <w:r>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w:t>
      </w:r>
      <w:proofErr w:type="spellStart"/>
      <w:r>
        <w:rPr>
          <w:rFonts w:ascii="Arial" w:hAnsi="Arial"/>
        </w:rPr>
        <w:t>LargeCo</w:t>
      </w:r>
      <w:proofErr w:type="spellEnd"/>
      <w:r>
        <w:rPr>
          <w:rFonts w:ascii="Arial" w:hAnsi="Arial"/>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commentRangeEnd w:id="727"/>
      <w:r>
        <w:commentReference w:id="727"/>
      </w:r>
      <w:bookmarkEnd w:id="478"/>
    </w:p>
    <w:p w14:paraId="51D4DB93" w14:textId="77777777">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488"/>
      <w:r>
        <w:rPr>
          <w:rFonts w:ascii="Arial" w:hAnsi="Arial"/>
        </w:rPr>
        <w:t xml:space="preserve">Provider shall only conduct Scheduled Maintenance during the hours of 2:00 A.M. to 4:00 A.M. EST. </w:t>
      </w:r>
      <w:commentRangeEnd w:id="488"/>
      <w:r>
        <w:rPr>
          <w:rStyle w:val="CommentReference"/>
          <w:rFonts w:cs="Times New Roman"/>
          <w:color w:val="auto"/>
          <w14:textOutline w14:w="0" w14:cap="rnd" w14:cmpd="sng" w14:algn="ctr">
            <w14:noFill/>
            <w14:prstDash w14:val="solid"/>
            <w14:bevel/>
          </w14:textOutline>
        </w:rPr>
        <w:commentReference w:id="488"/>
      </w:r>
      <w:r>
        <w:rPr>
          <w:rFonts w:ascii="Arial" w:hAnsi="Arial"/>
        </w:rPr>
        <w:t xml:space="preserve">Provider shall notify </w:t>
      </w:r>
      <w:proofErr w:type="spellStart"/>
      <w:r>
        <w:rPr>
          <w:rFonts w:ascii="Arial" w:hAnsi="Arial"/>
        </w:rPr>
        <w:t>LargeCo</w:t>
      </w:r>
      <w:proofErr w:type="spellEnd"/>
      <w:r>
        <w:rPr>
          <w:rFonts w:ascii="Arial" w:hAnsi="Arial"/>
        </w:rPr>
        <w:t xml:space="preserve"> in writing (email being sufficient) of Scheduled Maintenance at least ten (10) business days in advance. In the event of non-Scheduled Maintenance, including any emergency maintenance, Provider shall, as soon as practical, notify </w:t>
      </w:r>
      <w:proofErr w:type="spellStart"/>
      <w:r>
        <w:rPr>
          <w:rFonts w:ascii="Arial" w:hAnsi="Arial"/>
        </w:rPr>
        <w:t>LargeCo</w:t>
      </w:r>
      <w:proofErr w:type="spellEnd"/>
      <w:r>
        <w:rPr>
          <w:rFonts w:ascii="Arial" w:hAnsi="Arial"/>
        </w:rPr>
        <w:t xml:space="preserve"> in writing (email being sufficient) of any instance of non-Scheduled Maintenance and shall keep </w:t>
      </w:r>
      <w:proofErr w:type="spellStart"/>
      <w:r>
        <w:rPr>
          <w:rFonts w:ascii="Arial" w:hAnsi="Arial"/>
        </w:rPr>
        <w:t>LargeCo</w:t>
      </w:r>
      <w:proofErr w:type="spellEnd"/>
      <w:r>
        <w:rPr>
          <w:rFonts w:ascii="Arial" w:hAnsi="Arial"/>
        </w:rPr>
        <w:t xml:space="preserve"> regularly informed of progress towards complete restoration of Availability of the Service(s).</w:t>
      </w:r>
    </w:p>
    <w:p w14:paraId="6DF8812C" w14:textId="43E249CD">
      <w:pPr>
        <w:pStyle w:val="Body"/>
        <w:widowControl/>
        <w:numPr>
          <w:ilvl w:val="0"/>
          <w:numId w:val="4"/>
        </w:numPr>
        <w:spacing w:after="240"/>
        <w:jc w:val="both"/>
        <w:rPr>
          <w:rFonts w:ascii="Arial" w:eastAsia="Arial" w:hAnsi="Arial" w:cs="Arial"/>
        </w:rPr>
      </w:pPr>
      <w:bookmarkStart w:id="489" w:name="_headingh.gjdgxs"/>
      <w:bookmarkEnd w:id="489"/>
      <w:r>
        <w:rPr>
          <w:rFonts w:ascii="Arial" w:hAnsi="Arial"/>
          <w:b/>
          <w:bCs/>
        </w:rPr>
        <w:t>S</w:t>
      </w:r>
      <w:proofErr w:type="spellStart"/>
      <w:r>
        <w:rPr>
          <w:rFonts w:ascii="Arial" w:hAnsi="Arial"/>
          <w:b/>
          <w:bCs/>
          <w:lang w:val="it-IT"/>
        </w:rPr>
        <w:t>upport</w:t>
      </w:r>
      <w:proofErr w:type="spellEnd"/>
      <w:r>
        <w:rPr>
          <w:rFonts w:ascii="Arial" w:hAnsi="Arial"/>
        </w:rPr>
        <w:t>. Provider agrees to use its best efforts to (a) ensure each of the Services operate in accordance with this Agreement and each Order Form; and (</w:t>
      </w:r>
      <w:commentRangeStart w:id="490"/>
      <w:r>
        <w:rPr>
          <w:rFonts w:ascii="Arial" w:hAnsi="Arial"/>
        </w:rPr>
        <w:t xml:space="preserve">b) provide </w:t>
      </w:r>
      <w:del w:id="491" w:author="Trainer 1 - AgentCo" w:date="2026-05-08T09:19:00Z">
        <w:r>
          <w:rPr>
            <w:rFonts w:ascii="Arial" w:hAnsi="Arial"/>
          </w:rPr>
          <w:delText xml:space="preserve">all </w:delText>
        </w:r>
      </w:del>
      <w:ins w:id="492" w:author="Trainer 1 - AgentCo" w:date="2026-05-08T09:19:00Z">
        <w:r>
          <w:rPr>
            <w:rFonts w:ascii="Arial" w:hAnsi="Arial"/>
          </w:rPr>
          <w:t xml:space="preserve">any </w:t>
        </w:r>
      </w:ins>
      <w:r>
        <w:rPr>
          <w:rFonts w:ascii="Arial" w:hAnsi="Arial"/>
        </w:rPr>
        <w:t>remote and on-site</w:t>
      </w:r>
      <w:r>
        <w:rPr>
          <w:rFonts w:ascii="Arial" w:hAnsi="Arial"/>
        </w:rPr>
        <w:t>, as set forth in the Order Form,</w:t>
      </w:r>
      <w:r>
        <w:rPr>
          <w:rFonts w:ascii="Arial" w:hAnsi="Arial"/>
        </w:rPr>
        <w:t xml:space="preserve"> </w:t>
      </w:r>
      <w:del w:id="493" w:author="Trainer 1 - AgentCo" w:date="2026-05-08T09:19:00Z">
        <w:r>
          <w:rPr>
            <w:rFonts w:ascii="Arial" w:hAnsi="Arial"/>
          </w:rPr>
          <w:delText xml:space="preserve">(if requested and/or permitted by LargeCo) </w:delText>
        </w:r>
      </w:del>
      <w:r>
        <w:rPr>
          <w:rFonts w:ascii="Arial" w:hAnsi="Arial"/>
        </w:rPr>
        <w:t xml:space="preserve">cooperation, assistance, management, maintenance, and support services </w:t>
      </w:r>
      <w:del w:id="494" w:author="Trainer 1 - AgentCo" w:date="2026-05-08T09:20:00Z">
        <w:r>
          <w:rPr>
            <w:rFonts w:ascii="Arial" w:hAnsi="Arial"/>
          </w:rPr>
          <w:delText xml:space="preserve">(at no additional charge) </w:delText>
        </w:r>
      </w:del>
      <w:r>
        <w:rPr>
          <w:rFonts w:ascii="Arial" w:hAnsi="Arial"/>
        </w:rPr>
        <w:t xml:space="preserve">to the fullest extent required to remedy all issues and failures associated with any of </w:t>
      </w:r>
      <w:r>
        <w:rPr>
          <w:rFonts w:ascii="Arial" w:hAnsi="Arial"/>
        </w:rPr>
        <w:t xml:space="preserve">Provider’s </w:t>
      </w:r>
      <w:del w:id="495" w:author="Trainer 1 - AgentCo" w:date="2026-05-08T09:20:00Z">
        <w:r>
          <w:rPr>
            <w:rFonts w:ascii="Arial" w:hAnsi="Arial"/>
          </w:rPr>
          <w:delText xml:space="preserve">the </w:delText>
        </w:r>
      </w:del>
      <w:r>
        <w:rPr>
          <w:rFonts w:ascii="Arial" w:hAnsi="Arial"/>
        </w:rPr>
        <w:t xml:space="preserve">testing, installation, configuration, implementation, deployment, and/or use of any Service </w:t>
      </w:r>
      <w:commentRangeEnd w:id="490"/>
      <w:r>
        <w:rPr>
          <w:rStyle w:val="CommentReference"/>
          <w:rFonts w:cs="Times New Roman"/>
          <w:color w:val="auto"/>
          <w14:textOutline w14:w="0" w14:cap="rnd" w14:cmpd="sng" w14:algn="ctr">
            <w14:noFill/>
            <w14:prstDash w14:val="solid"/>
            <w14:bevel/>
          </w14:textOutline>
        </w:rPr>
        <w:commentReference w:id="490"/>
      </w:r>
      <w:r>
        <w:rPr>
          <w:rFonts w:ascii="Arial" w:hAnsi="Arial"/>
        </w:rPr>
        <w:t>((a) and (b) together, “</w:t>
      </w:r>
      <w:r>
        <w:rPr>
          <w:rFonts w:ascii="Arial" w:hAnsi="Arial"/>
          <w:b/>
          <w:bCs/>
          <w:lang w:val="it-IT"/>
        </w:rPr>
        <w:t>Support</w:t>
      </w:r>
      <w:r>
        <w:rPr>
          <w:rFonts w:ascii="Arial" w:hAnsi="Arial"/>
        </w:rPr>
        <w:t xml:space="preserve">”). </w:t>
      </w:r>
      <w:commentRangeStart w:id="496"/>
      <w:r>
        <w:rPr>
          <w:rFonts w:ascii="Arial" w:hAnsi="Arial"/>
        </w:rPr>
        <w:t xml:space="preserve">Remote Support shall be made available by telephone and electronically during LargeCo’s business hours/the hours of 8 a.m. PST to 6 p.m. PST. </w:t>
      </w:r>
      <w:commentRangeEnd w:id="496"/>
      <w:r>
        <w:rPr>
          <w:rStyle w:val="CommentReference"/>
          <w:rFonts w:cs="Times New Roman"/>
          <w:color w:val="auto"/>
          <w14:textOutline w14:w="0" w14:cap="rnd" w14:cmpd="sng" w14:algn="ctr">
            <w14:noFill/>
            <w14:prstDash w14:val="solid"/>
            <w14:bevel/>
          </w14:textOutline>
        </w:rPr>
        <w:commentReference w:id="496"/>
      </w:r>
      <w:r>
        <w:rPr>
          <w:rFonts w:ascii="Arial" w:hAnsi="Arial"/>
        </w:rPr>
        <w:t xml:space="preserve">Provider shall ensure that all Provider personnel providing </w:t>
      </w:r>
      <w:commentRangeStart w:id="497"/>
      <w:r>
        <w:rPr>
          <w:rFonts w:ascii="Arial" w:hAnsi="Arial"/>
        </w:rPr>
        <w:t xml:space="preserve">Support have expertise and are fully trained in problem identification and resolution relating to the testing, installation, configuration, implementation, deployment, and use of </w:t>
      </w:r>
      <w:ins w:id="498" w:author="Trainer 1 - AgentCo" w:date="2026-05-08T09:20:00Z">
        <w:r>
          <w:rPr>
            <w:rFonts w:ascii="Arial" w:hAnsi="Arial"/>
          </w:rPr>
          <w:t xml:space="preserve">the </w:t>
        </w:r>
      </w:ins>
      <w:del w:id="499" w:author="Trainer 1 - AgentCo" w:date="2026-05-08T09:20:00Z">
        <w:r>
          <w:rPr>
            <w:rFonts w:ascii="Arial" w:hAnsi="Arial"/>
          </w:rPr>
          <w:delText xml:space="preserve">each </w:delText>
        </w:r>
      </w:del>
      <w:r>
        <w:rPr>
          <w:rFonts w:ascii="Arial" w:hAnsi="Arial"/>
        </w:rPr>
        <w:t>Service</w:t>
      </w:r>
      <w:ins w:id="500" w:author="Trainer 1 - AgentCo" w:date="2026-05-08T09:20:00Z">
        <w:r>
          <w:rPr>
            <w:rFonts w:ascii="Arial" w:hAnsi="Arial"/>
          </w:rPr>
          <w:t xml:space="preserve"> they are supporting</w:t>
        </w:r>
      </w:ins>
      <w:r>
        <w:rPr>
          <w:rFonts w:ascii="Arial" w:hAnsi="Arial"/>
        </w:rPr>
        <w:t>.</w:t>
      </w:r>
      <w:commentRangeEnd w:id="497"/>
      <w:r>
        <w:rPr>
          <w:rStyle w:val="CommentReference"/>
          <w:rFonts w:cs="Times New Roman"/>
          <w:color w:val="auto"/>
          <w14:textOutline w14:w="0" w14:cap="rnd" w14:cmpd="sng" w14:algn="ctr">
            <w14:noFill/>
            <w14:prstDash w14:val="solid"/>
            <w14:bevel/>
          </w14:textOutline>
        </w:rPr>
        <w:commentReference w:id="497"/>
      </w:r>
      <w:r>
        <w:rPr>
          <w:rFonts w:ascii="Arial" w:hAnsi="Arial"/>
        </w:rPr>
        <w:t xml:space="preserve"> Provider shall correct </w:t>
      </w:r>
      <w:commentRangeStart w:id="501"/>
      <w:del w:id="502" w:author="Trainer 1 - AgentCo" w:date="2026-05-08T09:23:00Z">
        <w:r>
          <w:rPr>
            <w:rFonts w:ascii="Arial" w:hAnsi="Arial"/>
          </w:rPr>
          <w:delText xml:space="preserve">any </w:delText>
        </w:r>
      </w:del>
      <w:ins w:id="503" w:author="Trainer 1 - AgentCo" w:date="2026-05-08T09:23:00Z">
        <w:r>
          <w:rPr>
            <w:rFonts w:ascii="Arial" w:hAnsi="Arial"/>
          </w:rPr>
          <w:t xml:space="preserve">the reported </w:t>
        </w:r>
      </w:ins>
      <w:r>
        <w:rPr>
          <w:rFonts w:ascii="Arial" w:hAnsi="Arial"/>
        </w:rPr>
        <w:t xml:space="preserve">error in </w:t>
      </w:r>
      <w:del w:id="504" w:author="Trainer 1 - AgentCo" w:date="2026-05-08T09:23:00Z">
        <w:r>
          <w:rPr>
            <w:rFonts w:ascii="Arial" w:hAnsi="Arial"/>
          </w:rPr>
          <w:delText xml:space="preserve">any </w:delText>
        </w:r>
      </w:del>
      <w:ins w:id="505" w:author="Trainer 1 - AgentCo" w:date="2026-05-08T09:23:00Z">
        <w:r>
          <w:rPr>
            <w:rFonts w:ascii="Arial" w:hAnsi="Arial"/>
          </w:rPr>
          <w:t xml:space="preserve">the </w:t>
        </w:r>
      </w:ins>
      <w:r>
        <w:rPr>
          <w:rFonts w:ascii="Arial" w:hAnsi="Arial"/>
        </w:rPr>
        <w:t xml:space="preserve">Service </w:t>
      </w:r>
      <w:ins w:id="506" w:author="Trainer 1 - AgentCo" w:date="2026-05-08T09:21:00Z">
        <w:r>
          <w:rPr>
            <w:rFonts w:ascii="Arial" w:hAnsi="Arial"/>
          </w:rPr>
          <w:t xml:space="preserve">without undue delay </w:t>
        </w:r>
      </w:ins>
      <w:del w:id="507" w:author="Trainer 1 - AgentCo" w:date="2026-05-08T09:21:00Z">
        <w:r>
          <w:rPr>
            <w:rFonts w:ascii="Arial" w:hAnsi="Arial"/>
          </w:rPr>
          <w:delText>as soon as possible</w:delText>
        </w:r>
        <w:commentRangeEnd w:id="501"/>
        <w:r>
          <w:rPr>
            <w:rStyle w:val="CommentReference"/>
            <w:rFonts w:cs="Times New Roman"/>
            <w:color w:val="auto"/>
            <w14:textOutline w14:w="0" w14:cap="rnd" w14:cmpd="sng" w14:algn="ctr">
              <w14:noFill/>
              <w14:prstDash w14:val="solid"/>
              <w14:bevel/>
            </w14:textOutline>
          </w:rPr>
          <w:commentReference w:id="501"/>
        </w:r>
        <w:r>
          <w:rPr>
            <w:rFonts w:ascii="Arial" w:hAnsi="Arial"/>
          </w:rPr>
          <w:delText xml:space="preserve"> </w:delText>
        </w:r>
      </w:del>
      <w:r>
        <w:rPr>
          <w:rFonts w:ascii="Arial" w:hAnsi="Arial"/>
        </w:rPr>
        <w:t xml:space="preserve">and in all cases in accordance with the applicable response and resolution times in the table set forth below in this </w:t>
      </w:r>
      <w:commentRangeStart w:id="508"/>
      <w:ins w:id="509" w:author="Trainer 1 - AgentCo" w:date="2026-05-08T09:21:00Z">
        <w:r>
          <w:rPr>
            <w:rFonts w:ascii="Arial" w:hAnsi="Arial"/>
          </w:rPr>
          <w:t>Exhibit A</w:t>
        </w:r>
      </w:ins>
      <w:del w:id="510" w:author="Trainer 1 - AgentCo" w:date="2026-05-08T09:21:00Z">
        <w:r>
          <w:rPr>
            <w:rFonts w:ascii="Arial" w:hAnsi="Arial"/>
          </w:rPr>
          <w:delText xml:space="preserve">Section </w:delText>
        </w:r>
      </w:del>
      <w:commentRangeEnd w:id="508"/>
      <w:r>
        <w:rPr>
          <w:rStyle w:val="CommentReference"/>
          <w:rFonts w:cs="Times New Roman"/>
          <w:color w:val="auto"/>
          <w14:textOutline w14:w="0" w14:cap="rnd" w14:cmpd="sng" w14:algn="ctr">
            <w14:noFill/>
            <w14:prstDash w14:val="solid"/>
            <w14:bevel/>
          </w14:textOutline>
        </w:rPr>
        <w:commentReference w:id="508"/>
      </w:r>
      <w:del w:id="511" w:author="Trainer 1 - AgentCo" w:date="2026-05-08T09:21:00Z">
        <w:r>
          <w:rPr>
            <w:rFonts w:ascii="Arial" w:hAnsi="Arial"/>
          </w:rPr>
          <w:delText>4</w:delText>
        </w:r>
      </w:del>
      <w:r>
        <w:rPr>
          <w:rFonts w:ascii="Arial" w:hAnsi="Arial"/>
        </w:rPr>
        <w:t xml:space="preserve">. </w:t>
      </w:r>
      <w:commentRangeStart w:id="512"/>
      <w:r>
        <w:rPr>
          <w:rFonts w:ascii="Arial" w:hAnsi="Arial"/>
        </w:rPr>
        <w:t xml:space="preserve">The severity level of each issue shall be as identified by </w:t>
      </w:r>
      <w:del w:id="513" w:author="Trainer 1 - AgentCo" w:date="2026-05-08T09:38:00Z">
        <w:r>
          <w:rPr>
            <w:rFonts w:ascii="Arial" w:hAnsi="Arial"/>
          </w:rPr>
          <w:delText xml:space="preserve">LargeCo </w:delText>
        </w:r>
      </w:del>
      <w:ins w:id="514" w:author="Trainer 1 - AgentCo" w:date="2026-05-08T09:38:00Z">
        <w:r>
          <w:rPr>
            <w:rFonts w:ascii="Arial" w:hAnsi="Arial"/>
          </w:rPr>
          <w:t xml:space="preserve">Provider </w:t>
        </w:r>
      </w:ins>
      <w:r>
        <w:rPr>
          <w:rFonts w:ascii="Arial" w:hAnsi="Arial"/>
        </w:rPr>
        <w:t xml:space="preserve">in the applicable Support request. </w:t>
      </w:r>
      <w:commentRangeEnd w:id="512"/>
      <w:r>
        <w:rPr>
          <w:rStyle w:val="CommentReference"/>
          <w:rFonts w:cs="Times New Roman"/>
          <w:color w:val="auto"/>
          <w14:textOutline w14:w="0" w14:cap="rnd" w14:cmpd="sng" w14:algn="ctr">
            <w14:noFill/>
            <w14:prstDash w14:val="solid"/>
            <w14:bevel/>
          </w14:textOutline>
        </w:rPr>
        <w:commentReference w:id="512"/>
      </w:r>
      <w:r>
        <w:rPr>
          <w:rFonts w:ascii="Arial" w:hAnsi="Arial"/>
        </w:rPr>
        <w:t xml:space="preserve">Additionally, Provider shall have </w:t>
      </w:r>
      <w:commentRangeStart w:id="515"/>
      <w:r>
        <w:rPr>
          <w:rFonts w:ascii="Arial" w:hAnsi="Arial"/>
        </w:rPr>
        <w:t xml:space="preserve">personnel </w:t>
      </w:r>
      <w:ins w:id="516" w:author="Trainer 1 - AgentCo" w:date="2026-05-08T09:22:00Z">
        <w:r>
          <w:rPr>
            <w:rFonts w:ascii="Arial" w:hAnsi="Arial"/>
          </w:rPr>
          <w:t xml:space="preserve">or third parties </w:t>
        </w:r>
        <w:commentRangeEnd w:id="515"/>
        <w:r>
          <w:rPr>
            <w:rStyle w:val="CommentReference"/>
            <w:rFonts w:cs="Times New Roman"/>
            <w:color w:val="auto"/>
            <w14:textOutline w14:w="0" w14:cap="rnd" w14:cmpd="sng" w14:algn="ctr">
              <w14:noFill/>
              <w14:prstDash w14:val="solid"/>
              <w14:bevel/>
            </w14:textOutline>
          </w:rPr>
          <w:commentReference w:id="515"/>
        </w:r>
      </w:ins>
      <w:r>
        <w:rPr>
          <w:rFonts w:ascii="Arial" w:hAnsi="Arial"/>
        </w:rPr>
        <w:t xml:space="preserve">with a </w:t>
      </w:r>
      <w:commentRangeStart w:id="517"/>
      <w:del w:id="518" w:author="Trainer 1 - AgentCo" w:date="2026-05-08T09:21:00Z">
        <w:r>
          <w:rPr>
            <w:rFonts w:ascii="Arial" w:hAnsi="Arial"/>
          </w:rPr>
          <w:delText xml:space="preserve">greater </w:delText>
        </w:r>
      </w:del>
      <w:commentRangeEnd w:id="517"/>
      <w:ins w:id="519" w:author="Trainer 1 - AgentCo" w:date="2026-05-08T09:21:00Z">
        <w:r>
          <w:rPr>
            <w:rFonts w:ascii="Arial" w:hAnsi="Arial"/>
          </w:rPr>
          <w:t xml:space="preserve">applicable </w:t>
        </w:r>
      </w:ins>
      <w:r>
        <w:rPr>
          <w:rStyle w:val="CommentReference"/>
          <w:rFonts w:cs="Times New Roman"/>
          <w:color w:val="auto"/>
          <w14:textOutline w14:w="0" w14:cap="rnd" w14:cmpd="sng" w14:algn="ctr">
            <w14:noFill/>
            <w14:prstDash w14:val="solid"/>
            <w14:bevel/>
          </w14:textOutline>
        </w:rPr>
        <w:commentReference w:id="517"/>
      </w:r>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pPr>
        <w:pStyle w:val="Body"/>
        <w:widowControl/>
        <w:spacing w:after="240"/>
        <w:jc w:val="both"/>
        <w:rPr>
          <w:rFonts w:ascii="Arial" w:eastAsia="Arial" w:hAnsi="Arial" w:cs="Arial"/>
        </w:rPr>
      </w:pPr>
    </w:p>
    <w:p w14:paraId="672DEED7" w14:textId="77777777">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pPr>
              <w:pStyle w:val="Body"/>
              <w:jc w:val="center"/>
            </w:pPr>
            <w:r>
              <w:t xml:space="preserve">     </w:t>
            </w:r>
            <w:r>
              <w:rPr>
                <w:rFonts w:ascii="Arial" w:hAnsi="Arial"/>
                <w:b/>
                <w:bCs/>
              </w:rPr>
              <w:t>Description</w:t>
            </w:r>
          </w:p>
        </w:tc>
      </w:tr>
      <w:tr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2E442C0C">
            <w:pPr>
              <w:pStyle w:val="Body"/>
              <w:jc w:val="center"/>
            </w:pPr>
            <w:r>
              <w:rPr>
                <w:rFonts w:ascii="Arial" w:hAnsi="Arial"/>
              </w:rPr>
              <w:t>30 minutes</w:t>
            </w:r>
            <w:ins w:id="520" w:author="Trainer 1 - AgentCo" w:date="2026-05-08T09:35:00Z">
              <w:r>
                <w:rPr>
                  <w:rFonts w:ascii="Arial" w:hAnsi="Arial"/>
                </w:rPr>
                <w:t xml:space="preserve"> to resolve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308DAE47">
            <w:pPr>
              <w:pStyle w:val="Body"/>
              <w:jc w:val="both"/>
            </w:pPr>
            <w:commentRangeStart w:id="521"/>
            <w:r>
              <w:rPr>
                <w:rFonts w:ascii="Arial" w:hAnsi="Arial"/>
              </w:rPr>
              <w:t>A</w:t>
            </w:r>
            <w:r>
              <w:rPr>
                <w:rFonts w:ascii="Arial" w:hAnsi="Arial"/>
              </w:rPr>
              <w:t xml:space="preserve"> </w:t>
            </w:r>
            <w:del w:id="523" w:author="Trainer 1 - AgentCo" w:date="2026-05-08T09:35:00Z">
              <w:r>
                <w:rPr>
                  <w:rFonts w:ascii="Arial" w:hAnsi="Arial"/>
                </w:rPr>
                <w:delText xml:space="preserve">ny </w:delText>
              </w:r>
            </w:del>
            <w:r>
              <w:rPr>
                <w:rFonts w:ascii="Arial" w:hAnsi="Arial"/>
              </w:rPr>
              <w:t xml:space="preserve">Service is </w:t>
            </w:r>
            <w:del w:id="524" w:author="Trainer 1 - AgentCo" w:date="2026-05-08T09:35:00Z">
              <w:r>
                <w:rPr>
                  <w:rFonts w:ascii="Arial" w:hAnsi="Arial"/>
                </w:rPr>
                <w:delText xml:space="preserve">un-Available or functioning so poorly as to render the Service(s) </w:delText>
              </w:r>
            </w:del>
            <w:r>
              <w:rPr>
                <w:rFonts w:ascii="Arial" w:hAnsi="Arial"/>
              </w:rPr>
              <w:t>unusable.</w:t>
            </w:r>
            <w:commentRangeEnd w:id="521"/>
            <w:r>
              <w:rPr>
                <w:rStyle w:val="CommentReference"/>
                <w:rFonts w:cs="Times New Roman"/>
                <w:color w:val="auto"/>
                <w14:textOutline w14:w="0" w14:cap="rnd" w14:cmpd="sng" w14:algn="ctr">
                  <w14:noFill/>
                  <w14:prstDash w14:val="solid"/>
                  <w14:bevel/>
                </w14:textOutline>
              </w:rPr>
              <w:commentReference w:id="521"/>
            </w:r>
          </w:p>
        </w:tc>
      </w:tr>
      <w:tr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44B782F9">
            <w:pPr>
              <w:pStyle w:val="Body"/>
              <w:jc w:val="center"/>
            </w:pPr>
            <w:r>
              <w:rPr>
                <w:rFonts w:ascii="Arial" w:hAnsi="Arial"/>
              </w:rPr>
              <w:t xml:space="preserve"> 1 hours</w:t>
            </w:r>
            <w:ins w:id="525" w:author="Trainer 1 - AgentCo" w:date="2026-05-08T09:35:00Z">
              <w:r>
                <w:rPr>
                  <w:rFonts w:ascii="Arial" w:hAnsi="Arial"/>
                </w:rPr>
                <w:t xml:space="preserve"> to resol</w:t>
              </w:r>
            </w:ins>
            <w:ins w:id="526" w:author="Trainer 1 - AgentCo" w:date="2026-05-08T09:36:00Z">
              <w:r>
                <w:rPr>
                  <w:rFonts w:ascii="Arial" w:hAnsi="Arial"/>
                </w:rPr>
                <w:t>ve or provide a plan of action</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pPr>
              <w:pStyle w:val="Body"/>
              <w:jc w:val="both"/>
            </w:pPr>
            <w:r>
              <w:rPr>
                <w:rFonts w:ascii="Arial" w:hAnsi="Arial"/>
              </w:rPr>
              <w:t>Loss of any</w:t>
            </w:r>
            <w:r>
              <w:rPr>
                <w:rFonts w:ascii="Arial" w:hAnsi="Arial"/>
              </w:rPr>
              <w:t xml:space="preserve"> material</w:t>
            </w:r>
            <w:r>
              <w:rPr>
                <w:rFonts w:ascii="Arial" w:hAnsi="Arial"/>
              </w:rPr>
              <w:t xml:space="preserve"> Service functionality or performance or a </w:t>
            </w:r>
            <w:r>
              <w:rPr>
                <w:rFonts w:ascii="Arial" w:hAnsi="Arial"/>
              </w:rPr>
              <w:t xml:space="preserve">material </w:t>
            </w:r>
            <w:r>
              <w:rPr>
                <w:rFonts w:ascii="Arial" w:hAnsi="Arial"/>
              </w:rPr>
              <w:t xml:space="preserve">function/product loss </w:t>
            </w:r>
            <w:del w:id="527" w:author="Trainer 1 - AgentCo" w:date="2026-05-08T09:36:00Z">
              <w:r>
                <w:rPr>
                  <w:rFonts w:ascii="Arial" w:hAnsi="Arial"/>
                </w:rPr>
                <w:delText xml:space="preserve">that affects </w:delText>
              </w:r>
              <w:commentRangeStart w:id="528"/>
              <w:r>
                <w:rPr>
                  <w:rFonts w:ascii="Arial" w:hAnsi="Arial"/>
                </w:rPr>
                <w:delText>a large number of users.</w:delText>
              </w:r>
              <w:commentRangeEnd w:id="528"/>
              <w:r>
                <w:rPr>
                  <w:rStyle w:val="CommentReference"/>
                  <w:rFonts w:cs="Times New Roman"/>
                  <w:color w:val="auto"/>
                  <w14:textOutline w14:w="0" w14:cap="rnd" w14:cmpd="sng" w14:algn="ctr">
                    <w14:noFill/>
                    <w14:prstDash w14:val="solid"/>
                    <w14:bevel/>
                  </w14:textOutline>
                </w:rPr>
                <w:commentReference w:id="528"/>
              </w:r>
            </w:del>
          </w:p>
        </w:tc>
      </w:tr>
      <w:tr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pPr>
              <w:pStyle w:val="Body"/>
              <w:jc w:val="both"/>
            </w:pPr>
            <w:r>
              <w:rPr>
                <w:rFonts w:ascii="Arial" w:hAnsi="Arial"/>
              </w:rPr>
              <w:t xml:space="preserve">There is a loss of a function or resource that does not </w:t>
            </w:r>
            <w:commentRangeStart w:id="529"/>
            <w:r>
              <w:rPr>
                <w:rFonts w:ascii="Arial" w:hAnsi="Arial"/>
              </w:rPr>
              <w:t xml:space="preserve">seriously </w:t>
            </w:r>
            <w:commentRangeEnd w:id="529"/>
            <w:r>
              <w:rPr>
                <w:rStyle w:val="CommentReference"/>
                <w:rFonts w:cs="Times New Roman"/>
                <w:color w:val="auto"/>
                <w14:textOutline w14:w="0" w14:cap="rnd" w14:cmpd="sng" w14:algn="ctr">
                  <w14:noFill/>
                  <w14:prstDash w14:val="solid"/>
                  <w14:bevel/>
                </w14:textOutline>
              </w:rPr>
              <w:commentReference w:id="529"/>
            </w:r>
            <w:r>
              <w:rPr>
                <w:rFonts w:ascii="Arial" w:hAnsi="Arial"/>
              </w:rPr>
              <w:t>affect the Services’ functionality.</w:t>
            </w:r>
          </w:p>
        </w:tc>
      </w:tr>
      <w:tr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pPr>
        <w:pStyle w:val="Body"/>
        <w:spacing w:after="240"/>
        <w:jc w:val="center"/>
        <w:rPr>
          <w:rFonts w:ascii="Arial" w:eastAsia="Arial" w:hAnsi="Arial" w:cs="Arial"/>
        </w:rPr>
      </w:pPr>
    </w:p>
    <w:p w14:paraId="4E646238" w14:textId="77777777">
      <w:pPr>
        <w:pStyle w:val="Body"/>
        <w:ind w:left="720"/>
        <w:jc w:val="both"/>
        <w:rPr>
          <w:rFonts w:ascii="Arial" w:eastAsia="Arial" w:hAnsi="Arial" w:cs="Arial"/>
        </w:rPr>
      </w:pPr>
    </w:p>
    <w:p w14:paraId="7C18EF2F" w14:textId="77777777">
      <w:pPr>
        <w:pStyle w:val="Body"/>
        <w:spacing w:after="240"/>
        <w:ind w:left="720"/>
        <w:jc w:val="both"/>
        <w:rPr>
          <w:rFonts w:ascii="Arial" w:eastAsia="Arial" w:hAnsi="Arial" w:cs="Arial"/>
        </w:rPr>
      </w:pPr>
      <w:r>
        <w:rPr>
          <w:rFonts w:ascii="Arial" w:hAnsi="Arial"/>
        </w:rPr>
        <w:t xml:space="preserve">Provider shall provide to </w:t>
      </w:r>
      <w:proofErr w:type="spellStart"/>
      <w:r>
        <w:rPr>
          <w:rFonts w:ascii="Arial" w:hAnsi="Arial"/>
        </w:rPr>
        <w:t>LargeCo</w:t>
      </w:r>
      <w:proofErr w:type="spellEnd"/>
      <w:r>
        <w:rPr>
          <w:rFonts w:ascii="Arial" w:hAnsi="Arial"/>
        </w:rPr>
        <w:t xml:space="preserve"> an </w:t>
      </w:r>
      <w:commentRangeStart w:id="530"/>
      <w:r>
        <w:rPr>
          <w:rFonts w:ascii="Arial" w:hAnsi="Arial"/>
        </w:rPr>
        <w:t>escalation plan for resolving each issue raised</w:t>
      </w:r>
      <w:commentRangeEnd w:id="530"/>
      <w:r>
        <w:rPr>
          <w:rStyle w:val="CommentReference"/>
          <w:rFonts w:cs="Times New Roman"/>
          <w:color w:val="auto"/>
          <w14:textOutline w14:w="0" w14:cap="rnd" w14:cmpd="sng" w14:algn="ctr">
            <w14:noFill/>
            <w14:prstDash w14:val="solid"/>
            <w14:bevel/>
          </w14:textOutline>
        </w:rPr>
        <w:commentReference w:id="530"/>
      </w:r>
      <w:r>
        <w:rPr>
          <w:rFonts w:ascii="Arial" w:hAnsi="Arial"/>
        </w:rPr>
        <w:t xml:space="preserve"> on any Support request.</w:t>
      </w:r>
    </w:p>
    <w:p w14:paraId="639CCD0B" w14:textId="77777777">
      <w:pPr>
        <w:pStyle w:val="Body"/>
        <w:widowControl/>
        <w:numPr>
          <w:ilvl w:val="0"/>
          <w:numId w:val="5"/>
        </w:numPr>
        <w:spacing w:after="120"/>
        <w:jc w:val="both"/>
        <w:rPr>
          <w:rFonts w:ascii="Arial" w:hAnsi="Arial"/>
        </w:rPr>
      </w:pPr>
      <w:r>
        <w:rPr>
          <w:rFonts w:ascii="Arial" w:hAnsi="Arial"/>
          <w:b/>
          <w:bCs/>
        </w:rPr>
        <w:t>Service Credits</w:t>
      </w:r>
      <w:r>
        <w:rPr>
          <w:rFonts w:ascii="Arial" w:hAnsi="Arial"/>
        </w:rPr>
        <w:t xml:space="preserve">. In the event Provider fails to achieve any Service Commitment in any calendar month, </w:t>
      </w:r>
      <w:proofErr w:type="spellStart"/>
      <w:r>
        <w:rPr>
          <w:rFonts w:ascii="Arial" w:hAnsi="Arial"/>
        </w:rPr>
        <w:t>LargeCo</w:t>
      </w:r>
      <w:proofErr w:type="spellEnd"/>
      <w:r>
        <w:rPr>
          <w:rFonts w:ascii="Arial" w:hAnsi="Arial"/>
        </w:rPr>
        <w:t xml:space="preserve"> shall receive a service credit (“</w:t>
      </w:r>
      <w:r>
        <w:rPr>
          <w:rFonts w:ascii="Arial" w:hAnsi="Arial"/>
          <w:b/>
          <w:bCs/>
        </w:rPr>
        <w:t>Service Credit(s)</w:t>
      </w:r>
      <w:r>
        <w:rPr>
          <w:rFonts w:ascii="Arial" w:hAnsi="Arial"/>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Pr>
          <w:rFonts w:ascii="Arial" w:hAnsi="Arial"/>
        </w:rPr>
        <w:t>LargeCo</w:t>
      </w:r>
      <w:proofErr w:type="spellEnd"/>
      <w:r>
        <w:rPr>
          <w:rFonts w:ascii="Arial" w:hAnsi="Arial"/>
        </w:rPr>
        <w:t xml:space="preserve"> on the next applicable invoice and/or refunded to </w:t>
      </w:r>
      <w:proofErr w:type="spellStart"/>
      <w:r>
        <w:rPr>
          <w:rFonts w:ascii="Arial" w:hAnsi="Arial"/>
        </w:rPr>
        <w:t>LargeCo</w:t>
      </w:r>
      <w:proofErr w:type="spellEnd"/>
      <w:r>
        <w:rPr>
          <w:rFonts w:ascii="Arial" w:hAnsi="Arial"/>
        </w:rPr>
        <w:t xml:space="preserve"> upon termination or expiration of the Agreement.</w:t>
      </w:r>
    </w:p>
    <w:p w14:paraId="1172F94A" w14:textId="23D39E2A">
      <w:pPr>
        <w:pStyle w:val="Body"/>
        <w:widowControl/>
        <w:numPr>
          <w:ilvl w:val="1"/>
          <w:numId w:val="4"/>
        </w:numPr>
        <w:spacing w:after="120"/>
        <w:jc w:val="both"/>
        <w:rPr>
          <w:rFonts w:ascii="Arial" w:hAnsi="Arial"/>
        </w:rPr>
      </w:pPr>
      <w:r>
        <w:rPr>
          <w:rFonts w:ascii="Arial" w:hAnsi="Arial"/>
        </w:rPr>
        <w:t xml:space="preserve">In the event that the Availability falls below the Uptime Commitment in any month, Provider shall </w:t>
      </w:r>
      <w:commentRangeStart w:id="531"/>
      <w:del w:id="532" w:author="Trainer 1 - AgentCo" w:date="2026-05-08T09:26:00Z">
        <w:r>
          <w:rPr>
            <w:rFonts w:ascii="Arial" w:hAnsi="Arial"/>
          </w:rPr>
          <w:delText xml:space="preserve">automatically </w:delText>
        </w:r>
        <w:commentRangeEnd w:id="531"/>
        <w:r>
          <w:rPr>
            <w:rStyle w:val="CommentReference"/>
            <w:rFonts w:cs="Times New Roman"/>
            <w:color w:val="auto"/>
            <w14:textOutline w14:w="0" w14:cap="rnd" w14:cmpd="sng" w14:algn="ctr">
              <w14:noFill/>
              <w14:prstDash w14:val="solid"/>
              <w14:bevel/>
            </w14:textOutline>
          </w:rPr>
          <w:commentReference w:id="531"/>
        </w:r>
      </w:del>
      <w:r>
        <w:rPr>
          <w:rFonts w:ascii="Arial" w:hAnsi="Arial"/>
        </w:rPr>
        <w:t xml:space="preserve">credit </w:t>
      </w:r>
      <w:proofErr w:type="spellStart"/>
      <w:r>
        <w:rPr>
          <w:rFonts w:ascii="Arial" w:hAnsi="Arial"/>
        </w:rPr>
        <w:t>LargeCo</w:t>
      </w:r>
      <w:proofErr w:type="spellEnd"/>
      <w:r>
        <w:rPr>
          <w:rFonts w:ascii="Arial" w:hAnsi="Arial"/>
        </w:rPr>
        <w:t xml:space="preserve">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pPr>
              <w:pStyle w:val="NormalWeb"/>
              <w:widowControl w:val="0"/>
              <w:spacing w:before="120" w:after="120"/>
              <w:ind w:left="86"/>
              <w:jc w:val="center"/>
            </w:pPr>
            <w:commentRangeStart w:id="533"/>
            <w:commentRangeStart w:id="739"/>
            <w:r>
              <w:rPr>
                <w:rFonts w:ascii="Arial" w:hAnsi="Arial"/>
                <w:b/>
                <w:bCs/>
                <w:sz w:val="20"/>
                <w:szCs w:val="20"/>
              </w:rPr>
              <w:t>Service Level</w:t>
            </w:r>
            <w:commentRangeEnd w:id="533"/>
            <w:commentRangeEnd w:id="739"/>
            <w:r>
              <w:rPr>
                <w:rStyle w:val="CommentReference"/>
                <w:rFonts w:cs="Times New Roman"/>
                <w:color w:val="auto"/>
              </w:rPr>
              <w:commentReference w:id="533"/>
            </w:r>
            <w:r>
              <w:commentReference w:id="739"/>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pPr>
              <w:pStyle w:val="NormalWeb"/>
              <w:widowControl w:val="0"/>
              <w:spacing w:before="120" w:after="120"/>
              <w:ind w:left="86"/>
              <w:jc w:val="center"/>
            </w:pPr>
            <w:r>
              <w:rPr>
                <w:rFonts w:ascii="Arial" w:hAnsi="Arial"/>
                <w:b/>
                <w:bCs/>
                <w:sz w:val="20"/>
                <w:szCs w:val="20"/>
              </w:rPr>
              <w:t>Credit</w:t>
            </w:r>
          </w:p>
        </w:tc>
      </w:tr>
      <w:tr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3B2B812C">
            <w:pPr>
              <w:pStyle w:val="NormalWeb"/>
              <w:widowControl w:val="0"/>
              <w:spacing w:before="120" w:after="120"/>
              <w:ind w:left="86"/>
              <w:jc w:val="center"/>
            </w:pPr>
            <w:r>
              <w:rPr>
                <w:rFonts w:ascii="Arial" w:hAnsi="Arial"/>
                <w:sz w:val="20"/>
                <w:szCs w:val="20"/>
              </w:rPr>
              <w:t>Less than 99.9</w:t>
            </w:r>
            <w:r>
              <w:rPr>
                <w:rFonts w:ascii="Arial" w:hAnsi="Arial"/>
                <w:sz w:val="20"/>
                <w:szCs w:val="20"/>
              </w:rPr>
              <w:t>9</w:t>
            </w:r>
            <w:r>
              <w:rPr>
                <w:rFonts w:ascii="Arial" w:hAnsi="Arial"/>
                <w:sz w:val="20"/>
                <w:szCs w:val="20"/>
              </w:rPr>
              <w:t>%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pPr>
              <w:pStyle w:val="NormalWeb"/>
              <w:widowControl w:val="0"/>
              <w:spacing w:before="120" w:after="120"/>
              <w:ind w:left="86"/>
              <w:jc w:val="center"/>
            </w:pPr>
            <w:r>
              <w:rPr>
                <w:rFonts w:ascii="Arial" w:hAnsi="Arial"/>
                <w:sz w:val="20"/>
                <w:szCs w:val="20"/>
              </w:rPr>
              <w:t>10%</w:t>
            </w:r>
          </w:p>
        </w:tc>
      </w:tr>
      <w:tr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pPr>
              <w:pStyle w:val="NormalWeb"/>
              <w:widowControl w:val="0"/>
              <w:spacing w:before="120" w:after="120"/>
              <w:ind w:left="86"/>
              <w:jc w:val="center"/>
            </w:pPr>
            <w:r>
              <w:rPr>
                <w:rFonts w:ascii="Arial" w:hAnsi="Arial"/>
                <w:sz w:val="20"/>
                <w:szCs w:val="20"/>
              </w:rPr>
              <w:t>20%</w:t>
            </w:r>
          </w:p>
        </w:tc>
      </w:tr>
      <w:tr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pPr>
              <w:pStyle w:val="NormalWeb"/>
              <w:widowControl w:val="0"/>
              <w:spacing w:before="120" w:after="120"/>
              <w:ind w:left="86"/>
              <w:jc w:val="center"/>
            </w:pPr>
            <w:r>
              <w:rPr>
                <w:rFonts w:ascii="Arial" w:hAnsi="Arial"/>
                <w:sz w:val="20"/>
                <w:szCs w:val="20"/>
              </w:rPr>
              <w:t>30%</w:t>
            </w:r>
          </w:p>
        </w:tc>
      </w:tr>
      <w:tr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pPr>
              <w:pStyle w:val="NormalWeb"/>
              <w:widowControl w:val="0"/>
              <w:spacing w:before="120" w:after="120"/>
              <w:ind w:left="86"/>
              <w:jc w:val="center"/>
            </w:pPr>
            <w:r>
              <w:rPr>
                <w:rFonts w:ascii="Arial" w:hAnsi="Arial"/>
                <w:sz w:val="20"/>
                <w:szCs w:val="20"/>
              </w:rPr>
              <w:t>60%</w:t>
            </w:r>
          </w:p>
        </w:tc>
      </w:tr>
      <w:tr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pPr>
              <w:pStyle w:val="NormalWeb"/>
              <w:widowControl w:val="0"/>
              <w:spacing w:before="120" w:after="120"/>
              <w:ind w:left="86"/>
              <w:jc w:val="center"/>
            </w:pPr>
            <w:commentRangeStart w:id="536"/>
            <w:r>
              <w:rPr>
                <w:rFonts w:ascii="Arial" w:hAnsi="Arial"/>
                <w:sz w:val="20"/>
                <w:szCs w:val="20"/>
              </w:rPr>
              <w:t>100%</w:t>
            </w:r>
            <w:commentRangeEnd w:id="536"/>
            <w:r>
              <w:rPr>
                <w:rStyle w:val="CommentReference"/>
                <w:rFonts w:cs="Times New Roman"/>
                <w:color w:val="auto"/>
              </w:rPr>
              <w:commentReference w:id="536"/>
            </w:r>
          </w:p>
        </w:tc>
      </w:tr>
    </w:tbl>
    <w:p w14:paraId="40E2F14C" w14:textId="77777777">
      <w:pPr>
        <w:pStyle w:val="Body"/>
        <w:numPr>
          <w:ilvl w:val="1"/>
          <w:numId w:val="4"/>
        </w:numPr>
        <w:spacing w:after="120"/>
        <w:jc w:val="center"/>
      </w:pPr>
    </w:p>
    <w:p w14:paraId="5D4FD011" w14:textId="77777777">
      <w:pPr>
        <w:pStyle w:val="Body"/>
        <w:widowControl/>
        <w:spacing w:after="120"/>
        <w:ind w:left="360"/>
        <w:jc w:val="both"/>
        <w:rPr>
          <w:rFonts w:ascii="Arial" w:eastAsia="Arial" w:hAnsi="Arial" w:cs="Arial"/>
        </w:rPr>
      </w:pPr>
    </w:p>
    <w:p w14:paraId="59EE05C0" w14:textId="12C52DBD">
      <w:pPr>
        <w:pStyle w:val="Body"/>
        <w:widowControl/>
        <w:numPr>
          <w:ilvl w:val="1"/>
          <w:numId w:val="6"/>
        </w:numPr>
        <w:spacing w:after="240"/>
        <w:jc w:val="both"/>
        <w:rPr>
          <w:rFonts w:ascii="Arial" w:hAnsi="Arial"/>
        </w:rPr>
      </w:pPr>
      <w:r>
        <w:rPr>
          <w:rFonts w:ascii="Arial" w:hAnsi="Arial"/>
        </w:rPr>
        <w:lastRenderedPageBreak/>
        <w:t xml:space="preserve">In the event Provider fails to meet the Response Times (set forth above), Resolution Times (set forth above), or Recovery Commitment (as defined below) for any Recovery Event, in any calendar month, Provider shall </w:t>
      </w:r>
      <w:del w:id="537" w:author="Trainer 1 - AgentCo" w:date="2026-05-08T09:27:00Z">
        <w:r>
          <w:rPr>
            <w:rFonts w:ascii="Arial" w:hAnsi="Arial"/>
          </w:rPr>
          <w:delText xml:space="preserve">automatically </w:delText>
        </w:r>
      </w:del>
      <w:r>
        <w:rPr>
          <w:rFonts w:ascii="Arial" w:hAnsi="Arial"/>
        </w:rPr>
        <w:t xml:space="preserve">credit </w:t>
      </w:r>
      <w:proofErr w:type="spellStart"/>
      <w:r>
        <w:rPr>
          <w:rFonts w:ascii="Arial" w:hAnsi="Arial"/>
        </w:rPr>
        <w:t>LargeCo</w:t>
      </w:r>
      <w:proofErr w:type="spellEnd"/>
      <w:r>
        <w:rPr>
          <w:rFonts w:ascii="Arial" w:hAnsi="Arial"/>
        </w:rPr>
        <w:t xml:space="preserve"> with Service Credits in an amount equal to five percent (5%) </w:t>
      </w:r>
      <w:r>
        <w:rPr>
          <w:rFonts w:ascii="Arial" w:hAnsi="Arial"/>
        </w:rPr>
        <w:t>of the monthly fees for each default during that month.</w:t>
      </w:r>
      <w:r>
        <w:rPr>
          <w:rFonts w:ascii="Arial" w:hAnsi="Arial"/>
        </w:rPr>
        <w:t xml:space="preserve"> </w:t>
      </w:r>
    </w:p>
    <w:p w14:paraId="1B5F6DF8" w14:textId="489987B3">
      <w:pPr>
        <w:pStyle w:val="Body"/>
        <w:widowControl/>
        <w:numPr>
          <w:ilvl w:val="1"/>
          <w:numId w:val="4"/>
        </w:numPr>
        <w:spacing w:after="240"/>
        <w:jc w:val="both"/>
        <w:rPr>
          <w:rFonts w:ascii="Arial" w:hAnsi="Arial"/>
        </w:rPr>
      </w:pPr>
      <w:r>
        <w:rPr>
          <w:rFonts w:ascii="Arial" w:hAnsi="Arial"/>
        </w:rPr>
        <w:t xml:space="preserve">Each calendar month, Provider shall provide </w:t>
      </w:r>
      <w:proofErr w:type="spellStart"/>
      <w:r>
        <w:rPr>
          <w:rFonts w:ascii="Arial" w:hAnsi="Arial"/>
        </w:rPr>
        <w:t>LargeCo</w:t>
      </w:r>
      <w:proofErr w:type="spellEnd"/>
      <w:r>
        <w:rPr>
          <w:rFonts w:ascii="Arial" w:hAnsi="Arial"/>
        </w:rPr>
        <w:t xml:space="preserve"> a report that details Provider’s performance under the Service Commitments and any Service Credits owed to </w:t>
      </w:r>
      <w:proofErr w:type="spellStart"/>
      <w:r>
        <w:rPr>
          <w:rFonts w:ascii="Arial" w:hAnsi="Arial"/>
        </w:rPr>
        <w:t>LargeCo</w:t>
      </w:r>
      <w:proofErr w:type="spellEnd"/>
      <w:r>
        <w:rPr>
          <w:rFonts w:ascii="Arial" w:hAnsi="Arial"/>
        </w:rPr>
        <w:t xml:space="preserve"> for the prior calendar month.</w:t>
      </w:r>
      <w:ins w:id="538" w:author="Trainer 1 - AgentCo" w:date="2026-05-08T00:16:00Z">
        <w:r>
          <w:rPr>
            <w:rFonts w:ascii="Arial" w:hAnsi="Arial"/>
          </w:rPr>
          <w:t xml:space="preserve"> </w:t>
        </w:r>
      </w:ins>
    </w:p>
    <w:p w14:paraId="370A870E" w14:textId="77777777">
      <w:pPr>
        <w:pStyle w:val="Body"/>
        <w:widowControl/>
        <w:numPr>
          <w:ilvl w:val="0"/>
          <w:numId w:val="7"/>
        </w:numPr>
        <w:spacing w:after="120"/>
        <w:jc w:val="both"/>
        <w:rPr>
          <w:rFonts w:ascii="Arial" w:hAnsi="Arial"/>
        </w:rPr>
      </w:pPr>
      <w:r>
        <w:rPr>
          <w:rFonts w:ascii="Arial" w:hAnsi="Arial"/>
          <w:b/>
          <w:bCs/>
        </w:rPr>
        <w:t>Customer Portal</w:t>
      </w:r>
      <w:r>
        <w:rPr>
          <w:rFonts w:ascii="Arial" w:hAnsi="Arial"/>
        </w:rPr>
        <w:t xml:space="preserve">. Throughout the entire duration of this Agreement, Provider shall operate, maintain, and make available to </w:t>
      </w:r>
      <w:proofErr w:type="spellStart"/>
      <w:r>
        <w:rPr>
          <w:rFonts w:ascii="Arial" w:hAnsi="Arial"/>
        </w:rPr>
        <w:t>LargeCo</w:t>
      </w:r>
      <w:proofErr w:type="spellEnd"/>
      <w:r>
        <w:rPr>
          <w:rFonts w:ascii="Arial" w:hAnsi="Arial"/>
        </w:rPr>
        <w:t xml:space="preserve">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w:t>
      </w:r>
      <w:proofErr w:type="spellStart"/>
      <w:r>
        <w:rPr>
          <w:rFonts w:ascii="Arial" w:hAnsi="Arial"/>
        </w:rPr>
        <w:t>LargeCo</w:t>
      </w:r>
      <w:proofErr w:type="spellEnd"/>
      <w:r>
        <w:rPr>
          <w:rFonts w:ascii="Arial" w:hAnsi="Arial"/>
        </w:rPr>
        <w:t xml:space="preserve"> to submit Support requests and monitor and track the performance of Support. </w:t>
      </w:r>
    </w:p>
    <w:p w14:paraId="29EBF443" w14:textId="330E9A51">
      <w:pPr>
        <w:pStyle w:val="Body"/>
        <w:widowControl/>
        <w:numPr>
          <w:ilvl w:val="0"/>
          <w:numId w:val="4"/>
        </w:numPr>
        <w:spacing w:after="120"/>
        <w:jc w:val="both"/>
        <w:rPr>
          <w:rFonts w:ascii="Arial" w:eastAsia="Arial" w:hAnsi="Arial" w:cs="Arial"/>
        </w:rPr>
      </w:pPr>
      <w:bookmarkStart w:id="539" w:name="_headingh.30j0zll"/>
      <w:bookmarkEnd w:id="539"/>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xml:space="preserve">”) for </w:t>
      </w:r>
      <w:proofErr w:type="spellStart"/>
      <w:r>
        <w:rPr>
          <w:rFonts w:ascii="Arial" w:hAnsi="Arial"/>
        </w:rPr>
        <w:t>LargeCo</w:t>
      </w:r>
      <w:proofErr w:type="spellEnd"/>
      <w:r>
        <w:rPr>
          <w:rFonts w:ascii="Arial" w:hAnsi="Arial"/>
        </w:rPr>
        <w:t xml:space="preserve"> as necessary to promptly correct any vulnerability and/or failure of the Services to operate in accordance with this Agreement and each Order Form</w:t>
      </w:r>
      <w:ins w:id="540" w:author="Trainer 1 - AgentCo" w:date="2026-05-08T09:28:00Z">
        <w:r>
          <w:rPr>
            <w:rFonts w:ascii="Arial" w:hAnsi="Arial"/>
          </w:rPr>
          <w:t>.</w:t>
        </w:r>
      </w:ins>
      <w:r>
        <w:rPr>
          <w:rFonts w:ascii="Arial" w:hAnsi="Arial"/>
        </w:rPr>
        <w:t xml:space="preserve"> </w:t>
      </w:r>
      <w:del w:id="541" w:author="Trainer 1 - AgentCo" w:date="2026-05-08T09:28:00Z">
        <w:r>
          <w:rPr>
            <w:rFonts w:ascii="Arial" w:hAnsi="Arial"/>
          </w:rPr>
          <w:delText xml:space="preserve">or as otherwise required to enable any Service to operate in conjunction with any new and generally available </w:delText>
        </w:r>
        <w:commentRangeStart w:id="542"/>
        <w:r>
          <w:rPr>
            <w:rFonts w:ascii="Arial" w:hAnsi="Arial"/>
          </w:rPr>
          <w:delText>releases and versions of any service or any operating system or other computer program with which the Services have been designed to operate</w:delText>
        </w:r>
        <w:commentRangeEnd w:id="542"/>
        <w:r>
          <w:rPr>
            <w:rStyle w:val="CommentReference"/>
            <w:rFonts w:cs="Times New Roman"/>
            <w:color w:val="auto"/>
            <w14:textOutline w14:w="0" w14:cap="rnd" w14:cmpd="sng" w14:algn="ctr">
              <w14:noFill/>
              <w14:prstDash w14:val="solid"/>
              <w14:bevel/>
            </w14:textOutline>
          </w:rPr>
          <w:commentReference w:id="542"/>
        </w:r>
        <w:r>
          <w:rPr>
            <w:rFonts w:ascii="Arial" w:hAnsi="Arial"/>
          </w:rPr>
          <w:delText xml:space="preserve">. </w:delText>
        </w:r>
      </w:del>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pPr>
        <w:pStyle w:val="Body"/>
        <w:widowControl/>
        <w:numPr>
          <w:ilvl w:val="0"/>
          <w:numId w:val="4"/>
        </w:numPr>
        <w:spacing w:after="120"/>
        <w:jc w:val="both"/>
        <w:rPr>
          <w:rFonts w:ascii="Arial" w:hAnsi="Arial"/>
          <w:b/>
          <w:bCs/>
        </w:rPr>
      </w:pPr>
      <w:r>
        <w:rPr>
          <w:rFonts w:ascii="Arial" w:hAnsi="Arial"/>
          <w:b/>
          <w:bCs/>
        </w:rPr>
        <w:t>Recovery Events</w:t>
      </w:r>
      <w:r>
        <w:rPr>
          <w:rFonts w:ascii="Arial" w:hAnsi="Arial"/>
        </w:rPr>
        <w:t xml:space="preserve">. Provider shall provide disaster recovery, backup, and business continuity capabilities and facilities </w:t>
      </w:r>
      <w:ins w:id="543" w:author="Trainer 1 - AgentCo" w:date="2026-05-08T09:30:00Z">
        <w:r>
          <w:rPr>
            <w:rFonts w:ascii="Arial" w:hAnsi="Arial"/>
          </w:rPr>
          <w:t xml:space="preserve">to reasonably </w:t>
        </w:r>
      </w:ins>
      <w:del w:id="544" w:author="Trainer 1 - AgentCo" w:date="2026-05-08T09:30:00Z">
        <w:r>
          <w:rPr>
            <w:rFonts w:ascii="Arial" w:hAnsi="Arial"/>
          </w:rPr>
          <w:delText xml:space="preserve">that </w:delText>
        </w:r>
      </w:del>
      <w:commentRangeStart w:id="545"/>
      <w:r>
        <w:rPr>
          <w:rFonts w:ascii="Arial" w:hAnsi="Arial"/>
        </w:rPr>
        <w:t xml:space="preserve">ensure </w:t>
      </w:r>
      <w:commentRangeEnd w:id="545"/>
      <w:r>
        <w:rPr>
          <w:rStyle w:val="CommentReference"/>
          <w:rFonts w:cs="Times New Roman"/>
          <w:color w:val="auto"/>
          <w14:textOutline w14:w="0" w14:cap="rnd" w14:cmpd="sng" w14:algn="ctr">
            <w14:noFill/>
            <w14:prstDash w14:val="solid"/>
            <w14:bevel/>
          </w14:textOutline>
        </w:rPr>
        <w:commentReference w:id="545"/>
      </w:r>
      <w:r>
        <w:rPr>
          <w:rFonts w:ascii="Arial" w:hAnsi="Arial"/>
        </w:rPr>
        <w:t xml:space="preserve">that </w:t>
      </w:r>
      <w:proofErr w:type="spellStart"/>
      <w:r>
        <w:rPr>
          <w:rFonts w:ascii="Arial" w:hAnsi="Arial"/>
        </w:rPr>
        <w:t>LargeCo</w:t>
      </w:r>
      <w:proofErr w:type="spellEnd"/>
      <w:r>
        <w:rPr>
          <w:rFonts w:ascii="Arial" w:hAnsi="Arial"/>
        </w:rPr>
        <w:t xml:space="preserve">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546" w:author="Trainer 1 - AgentCo" w:date="2026-05-08T09:31:00Z">
        <w:r>
          <w:rPr>
            <w:rFonts w:ascii="Arial" w:hAnsi="Arial"/>
          </w:rPr>
          <w:t>.</w:t>
        </w:r>
      </w:ins>
      <w:del w:id="547" w:author="Trainer 1 - AgentCo" w:date="2026-05-08T09:31:00Z">
        <w:r>
          <w:rPr>
            <w:rFonts w:ascii="Arial" w:hAnsi="Arial"/>
          </w:rPr>
          <w:delText xml:space="preserve"> </w:delText>
        </w:r>
        <w:commentRangeStart w:id="548"/>
        <w:r>
          <w:rPr>
            <w:rFonts w:ascii="Arial" w:hAnsi="Arial"/>
          </w:rPr>
          <w:delText>and ensure (i) a Recovery Time Objective of four (4) hours or less and (ii) a Recovery Point Objective of as close to real-time as commercially practicable (not to exceed fifteen (15) minutes) ((i) and (ii), together, the “</w:delText>
        </w:r>
        <w:r>
          <w:rPr>
            <w:rFonts w:ascii="Arial" w:hAnsi="Arial"/>
            <w:b/>
            <w:bCs/>
          </w:rPr>
          <w:delText>Recovery Commitment</w:delText>
        </w:r>
        <w:r>
          <w:rPr>
            <w:rFonts w:ascii="Arial" w:hAnsi="Arial"/>
          </w:rPr>
          <w:delText>” and all such policies and procedures, collectively, the “</w:delText>
        </w:r>
        <w:r>
          <w:rPr>
            <w:rFonts w:ascii="Arial" w:hAnsi="Arial"/>
            <w:b/>
            <w:bCs/>
          </w:rPr>
          <w:delText>Recovery Plan</w:delText>
        </w:r>
        <w:r>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549"/>
        <w:r>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549"/>
        <w:r>
          <w:rPr>
            <w:rStyle w:val="CommentReference"/>
            <w:rFonts w:cs="Times New Roman"/>
            <w:color w:val="auto"/>
            <w14:textOutline w14:w="0" w14:cap="rnd" w14:cmpd="sng" w14:algn="ctr">
              <w14:noFill/>
              <w14:prstDash w14:val="solid"/>
              <w14:bevel/>
            </w14:textOutline>
          </w:rPr>
          <w:commentReference w:id="549"/>
        </w:r>
        <w:r>
          <w:rPr>
            <w:rFonts w:ascii="Arial" w:hAnsi="Arial"/>
          </w:rPr>
          <w:delText xml:space="preserve">(e) reinstate all Services for LargeCo in the event of any Recovery Event with </w:delText>
        </w:r>
        <w:commentRangeStart w:id="550"/>
        <w:r>
          <w:rPr>
            <w:rFonts w:ascii="Arial" w:hAnsi="Arial"/>
          </w:rPr>
          <w:delText>as high or greater priority as that of any of Provider’s other customers; and</w:delText>
        </w:r>
        <w:commentRangeEnd w:id="550"/>
        <w:r>
          <w:rPr>
            <w:rStyle w:val="CommentReference"/>
            <w:rFonts w:cs="Times New Roman"/>
            <w:color w:val="auto"/>
            <w14:textOutline w14:w="0" w14:cap="rnd" w14:cmpd="sng" w14:algn="ctr">
              <w14:noFill/>
              <w14:prstDash w14:val="solid"/>
              <w14:bevel/>
            </w14:textOutline>
          </w:rPr>
          <w:commentReference w:id="550"/>
        </w:r>
        <w:r>
          <w:rPr>
            <w:rFonts w:ascii="Arial" w:hAnsi="Arial"/>
          </w:rPr>
          <w:delText xml:space="preserve"> (f) upon LargeCo’s request, certify to LargeCo in writing that Provider has complied with subsections (a) through (e) of this Section 8.</w:delText>
        </w:r>
      </w:del>
      <w:commentRangeEnd w:id="548"/>
      <w:r>
        <w:rPr>
          <w:rStyle w:val="CommentReference"/>
          <w:rFonts w:cs="Times New Roman"/>
          <w:color w:val="auto"/>
          <w14:textOutline w14:w="0" w14:cap="rnd" w14:cmpd="sng" w14:algn="ctr">
            <w14:noFill/>
            <w14:prstDash w14:val="solid"/>
            <w14:bevel/>
          </w14:textOutline>
        </w:rPr>
        <w:commentReference w:id="548"/>
      </w:r>
    </w:p>
    <w:p w14:paraId="7DEE890F" w14:textId="3E696C08">
      <w:pPr>
        <w:pStyle w:val="Body"/>
        <w:numPr>
          <w:ilvl w:val="0"/>
          <w:numId w:val="4"/>
        </w:numPr>
        <w:rPr>
          <w:rFonts w:ascii="Arial" w:hAnsi="Arial"/>
        </w:rPr>
      </w:pPr>
      <w:r>
        <w:rPr>
          <w:rFonts w:ascii="Arial" w:hAnsi="Arial"/>
          <w:b/>
          <w:bCs/>
        </w:rPr>
        <w:t xml:space="preserve">Failure to Correct. </w:t>
      </w:r>
      <w:commentRangeStart w:id="551"/>
      <w:r>
        <w:rPr>
          <w:rFonts w:ascii="Arial" w:hAnsi="Arial"/>
        </w:rPr>
        <w:t xml:space="preserve">Notwithstanding the foregoing, </w:t>
      </w:r>
      <w:proofErr w:type="spellStart"/>
      <w:r>
        <w:rPr>
          <w:rFonts w:ascii="Arial" w:hAnsi="Arial"/>
        </w:rPr>
        <w:t>LargeCo</w:t>
      </w:r>
      <w:proofErr w:type="spellEnd"/>
      <w:r>
        <w:rPr>
          <w:rFonts w:ascii="Arial" w:hAnsi="Arial"/>
        </w:rPr>
        <w:t xml:space="preserve"> also may, but will not be obligated to, </w:t>
      </w:r>
      <w:del w:id="552" w:author="Trainer 1 - AgentCo" w:date="2026-05-08T09:32:00Z">
        <w:r>
          <w:rPr>
            <w:rFonts w:ascii="Arial" w:hAnsi="Arial"/>
          </w:rPr>
          <w:delText xml:space="preserve">immediately </w:delText>
        </w:r>
      </w:del>
      <w:r>
        <w:rPr>
          <w:rFonts w:ascii="Arial" w:hAnsi="Arial"/>
        </w:rPr>
        <w:t xml:space="preserve">terminate the Agreement and/or any Order Form </w:t>
      </w:r>
      <w:r>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551"/>
      <w:r>
        <w:rPr>
          <w:rStyle w:val="CommentReference"/>
          <w:rFonts w:cs="Times New Roman"/>
          <w:color w:val="auto"/>
          <w14:textOutline w14:w="0" w14:cap="rnd" w14:cmpd="sng" w14:algn="ctr">
            <w14:noFill/>
            <w14:prstDash w14:val="solid"/>
            <w14:bevel/>
          </w14:textOutline>
        </w:rPr>
        <w:commentReference w:id="551"/>
      </w:r>
    </w:p>
    <w:p w14:paraId="430CEF13" w14:textId="77777777">
      <w:pPr>
        <w:pStyle w:val="Body"/>
        <w:rPr>
          <w:rFonts w:ascii="Arial" w:eastAsia="Arial" w:hAnsi="Arial" w:cs="Arial"/>
        </w:rPr>
      </w:pPr>
    </w:p>
    <w:p w14:paraId="623C71A9" w14:textId="77777777">
      <w:pPr>
        <w:pStyle w:val="Body"/>
        <w:rPr>
          <w:rFonts w:ascii="Arial" w:eastAsia="Arial" w:hAnsi="Arial" w:cs="Arial"/>
        </w:rPr>
      </w:pPr>
    </w:p>
    <w:p w14:paraId="43E13E5B" w14:textId="77777777">
      <w:pPr>
        <w:pStyle w:val="Body"/>
        <w:rPr>
          <w:rFonts w:ascii="Arial" w:eastAsia="Arial" w:hAnsi="Arial" w:cs="Arial"/>
        </w:rPr>
      </w:pPr>
    </w:p>
    <w:p w14:paraId="3321FA5B" w14:textId="77777777">
      <w:pPr>
        <w:pStyle w:val="Body"/>
        <w:rPr>
          <w:rFonts w:ascii="Arial" w:eastAsia="Arial" w:hAnsi="Arial" w:cs="Arial"/>
        </w:rPr>
      </w:pPr>
    </w:p>
    <w:p w14:paraId="398E51F8" w14:textId="77777777">
      <w:pPr>
        <w:pStyle w:val="Body"/>
        <w:rPr>
          <w:rFonts w:ascii="Arial" w:eastAsia="Arial" w:hAnsi="Arial" w:cs="Arial"/>
        </w:rPr>
      </w:pPr>
    </w:p>
    <w:p w14:paraId="23EB79ED" w14:textId="77777777">
      <w:pPr>
        <w:pStyle w:val="Body"/>
        <w:rPr>
          <w:rFonts w:ascii="Arial" w:eastAsia="Arial" w:hAnsi="Arial" w:cs="Arial"/>
        </w:rPr>
      </w:pPr>
    </w:p>
    <w:p w14:paraId="1BB142FB" w14:textId="77777777">
      <w:pPr>
        <w:pStyle w:val="Body"/>
        <w:rPr>
          <w:rFonts w:ascii="Arial" w:eastAsia="Arial" w:hAnsi="Arial" w:cs="Arial"/>
        </w:rPr>
      </w:pPr>
    </w:p>
    <w:p w14:paraId="7A634E67" w14:textId="77777777">
      <w:pPr>
        <w:pStyle w:val="Body"/>
        <w:rPr>
          <w:rFonts w:ascii="Arial" w:eastAsia="Arial" w:hAnsi="Arial" w:cs="Arial"/>
        </w:rPr>
      </w:pPr>
    </w:p>
    <w:p w14:paraId="4EC3C099" w14:textId="77777777">
      <w:pPr>
        <w:pStyle w:val="Body"/>
        <w:rPr>
          <w:rFonts w:ascii="Arial" w:eastAsia="Arial" w:hAnsi="Arial" w:cs="Arial"/>
        </w:rPr>
      </w:pPr>
    </w:p>
    <w:p w14:paraId="46C09F19" w14:textId="77777777">
      <w:pPr>
        <w:pStyle w:val="Body"/>
        <w:rPr>
          <w:rFonts w:ascii="Arial" w:eastAsia="Arial" w:hAnsi="Arial" w:cs="Arial"/>
        </w:rPr>
      </w:pPr>
    </w:p>
    <w:p w14:paraId="66A4630A" w14:textId="77777777">
      <w:pPr>
        <w:pStyle w:val="Body"/>
        <w:rPr>
          <w:rFonts w:ascii="Arial" w:eastAsia="Arial" w:hAnsi="Arial" w:cs="Arial"/>
        </w:rPr>
      </w:pPr>
    </w:p>
    <w:p w14:paraId="4B78521F" w14:textId="77777777">
      <w:pPr>
        <w:pStyle w:val="Body"/>
        <w:rPr>
          <w:rFonts w:ascii="Arial" w:eastAsia="Arial" w:hAnsi="Arial" w:cs="Arial"/>
        </w:rPr>
      </w:pPr>
    </w:p>
    <w:p w14:paraId="61F340C8" w14:textId="77777777">
      <w:pPr>
        <w:pStyle w:val="Body"/>
        <w:rPr>
          <w:rFonts w:ascii="Arial" w:eastAsia="Arial" w:hAnsi="Arial" w:cs="Arial"/>
        </w:rPr>
      </w:pPr>
    </w:p>
    <w:p w14:paraId="4C092A79" w14:textId="77777777">
      <w:pPr>
        <w:pStyle w:val="Body"/>
        <w:rPr>
          <w:rFonts w:ascii="Arial" w:eastAsia="Arial" w:hAnsi="Arial" w:cs="Arial"/>
        </w:rPr>
      </w:pPr>
    </w:p>
    <w:p w14:paraId="16AF3A6D" w14:textId="77777777">
      <w:pPr>
        <w:pStyle w:val="Body"/>
        <w:rPr>
          <w:rFonts w:ascii="Arial" w:eastAsia="Arial" w:hAnsi="Arial" w:cs="Arial"/>
        </w:rPr>
      </w:pPr>
    </w:p>
    <w:p w14:paraId="5B613299" w14:textId="77777777">
      <w:pPr>
        <w:pStyle w:val="Body"/>
        <w:rPr>
          <w:rFonts w:ascii="Arial" w:eastAsia="Arial" w:hAnsi="Arial" w:cs="Arial"/>
        </w:rPr>
      </w:pPr>
    </w:p>
    <w:p w14:paraId="3ADF10F7" w14:textId="77777777">
      <w:pPr>
        <w:pStyle w:val="Body"/>
        <w:rPr>
          <w:rFonts w:ascii="Arial" w:eastAsia="Arial" w:hAnsi="Arial" w:cs="Arial"/>
        </w:rPr>
      </w:pPr>
    </w:p>
    <w:p w14:paraId="1A9AB776" w14:textId="77777777">
      <w:pPr>
        <w:pStyle w:val="Body"/>
        <w:rPr>
          <w:rFonts w:ascii="Arial" w:eastAsia="Arial" w:hAnsi="Arial" w:cs="Arial"/>
        </w:rPr>
      </w:pPr>
    </w:p>
    <w:p w14:paraId="3C7CFAA4" w14:textId="77777777">
      <w:pPr>
        <w:pStyle w:val="Body"/>
        <w:rPr>
          <w:rFonts w:ascii="Arial" w:eastAsia="Arial" w:hAnsi="Arial" w:cs="Arial"/>
        </w:rPr>
      </w:pPr>
    </w:p>
    <w:p w14:paraId="21A83814" w14:textId="77777777">
      <w:pPr>
        <w:pStyle w:val="Body"/>
        <w:widowControl/>
        <w:rPr>
          <w:rFonts w:ascii="Arial" w:eastAsia="Arial" w:hAnsi="Arial" w:cs="Arial"/>
          <w:b/>
          <w:bCs/>
          <w:kern w:val="20"/>
          <w:u w:val="single"/>
        </w:rPr>
      </w:pPr>
    </w:p>
    <w:p w14:paraId="4D7C0A37" w14:textId="77777777">
      <w:pPr>
        <w:pStyle w:val="Body"/>
        <w:widowControl/>
        <w:spacing w:after="240"/>
        <w:jc w:val="center"/>
        <w:rPr>
          <w:rFonts w:ascii="Arial" w:eastAsia="Arial" w:hAnsi="Arial" w:cs="Arial"/>
          <w:b/>
          <w:bCs/>
          <w:kern w:val="20"/>
          <w:u w:val="single"/>
        </w:rPr>
      </w:pPr>
      <w:bookmarkStart w:id="553" w:name="_Hlk168515792"/>
    </w:p>
    <w:p w14:paraId="2AA0CD9A" w14:textId="77777777">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pPr>
        <w:pStyle w:val="Body"/>
        <w:widowControl/>
        <w:spacing w:after="240"/>
        <w:jc w:val="center"/>
        <w:rPr>
          <w:rFonts w:ascii="Arial" w:eastAsia="Arial" w:hAnsi="Arial" w:cs="Arial"/>
          <w:b/>
          <w:bCs/>
          <w:kern w:val="20"/>
        </w:rPr>
      </w:pPr>
      <w:commentRangeStart w:id="554"/>
      <w:r>
        <w:rPr>
          <w:rFonts w:ascii="Arial" w:hAnsi="Arial"/>
          <w:b/>
          <w:bCs/>
          <w:kern w:val="20"/>
          <w:lang w:val="de-DE"/>
        </w:rPr>
        <w:t>INSURANCE REQUIREMENTS</w:t>
      </w:r>
      <w:bookmarkEnd w:id="553"/>
      <w:commentRangeEnd w:id="554"/>
      <w:r>
        <w:rPr>
          <w:rStyle w:val="CommentReference"/>
          <w:rFonts w:cs="Times New Roman"/>
          <w:color w:val="auto"/>
          <w14:textOutline w14:w="0" w14:cap="rnd" w14:cmpd="sng" w14:algn="ctr">
            <w14:noFill/>
            <w14:prstDash w14:val="solid"/>
            <w14:bevel/>
          </w14:textOutline>
        </w:rPr>
        <w:commentReference w:id="554"/>
      </w:r>
    </w:p>
    <w:p w14:paraId="6D81AFE4" w14:textId="77777777">
      <w:pPr>
        <w:pStyle w:val="Body"/>
        <w:jc w:val="both"/>
        <w:rPr>
          <w:rFonts w:ascii="Arial" w:eastAsia="Arial" w:hAnsi="Arial" w:cs="Arial"/>
        </w:rPr>
      </w:pPr>
      <w:r>
        <w:rPr>
          <w:rFonts w:ascii="Arial" w:hAnsi="Arial"/>
        </w:rPr>
        <w:lastRenderedPageBreak/>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pPr>
        <w:pStyle w:val="Body"/>
        <w:jc w:val="both"/>
        <w:rPr>
          <w:rFonts w:ascii="Arial" w:eastAsia="Arial" w:hAnsi="Arial" w:cs="Arial"/>
        </w:rPr>
      </w:pPr>
    </w:p>
    <w:p w14:paraId="41707A81" w14:textId="77777777">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pPr>
        <w:pStyle w:val="Body"/>
        <w:jc w:val="both"/>
        <w:rPr>
          <w:rFonts w:ascii="Arial" w:eastAsia="Arial" w:hAnsi="Arial" w:cs="Arial"/>
        </w:rPr>
      </w:pPr>
    </w:p>
    <w:p w14:paraId="2D92B0A0" w14:textId="77777777">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pPr>
        <w:pStyle w:val="ListParagraph"/>
        <w:widowControl/>
        <w:spacing w:after="160" w:line="259" w:lineRule="auto"/>
        <w:jc w:val="both"/>
        <w:rPr>
          <w:rFonts w:ascii="Arial" w:eastAsia="Arial" w:hAnsi="Arial" w:cs="Arial"/>
        </w:rPr>
      </w:pPr>
    </w:p>
    <w:p w14:paraId="50BEE665" w14:textId="77777777">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pPr>
        <w:pStyle w:val="ListParagraph"/>
        <w:rPr>
          <w:rFonts w:ascii="Arial" w:eastAsia="Arial" w:hAnsi="Arial" w:cs="Arial"/>
        </w:rPr>
      </w:pPr>
    </w:p>
    <w:p w14:paraId="0EBCEE8B" w14:textId="77777777">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0117FD14" w14:textId="77777777">
      <w:pPr>
        <w:pStyle w:val="ListParagraph"/>
        <w:ind w:left="1080"/>
        <w:jc w:val="both"/>
        <w:rPr>
          <w:rFonts w:ascii="Arial" w:eastAsia="Arial" w:hAnsi="Arial" w:cs="Arial"/>
        </w:rPr>
      </w:pPr>
    </w:p>
    <w:p w14:paraId="10548CAF" w14:textId="77777777">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pPr>
        <w:pStyle w:val="Body"/>
        <w:jc w:val="both"/>
      </w:pPr>
      <w:r>
        <w:rPr>
          <w:rFonts w:ascii="Arial Unicode MS" w:hAnsi="Arial Unicode MS"/>
        </w:rPr>
        <w:br w:type="page"/>
      </w:r>
    </w:p>
    <w:p w14:paraId="72B70287" w14:textId="77777777">
      <w:pPr>
        <w:pStyle w:val="ListParagraph"/>
        <w:ind w:left="1080"/>
        <w:jc w:val="both"/>
        <w:rPr>
          <w:rFonts w:ascii="Arial" w:eastAsia="Arial" w:hAnsi="Arial" w:cs="Arial"/>
        </w:rPr>
      </w:pPr>
    </w:p>
    <w:p w14:paraId="71E8F9B3" w14:textId="77777777">
      <w:pPr>
        <w:pStyle w:val="ListParagraph"/>
        <w:ind w:left="1080"/>
        <w:jc w:val="both"/>
        <w:rPr>
          <w:rFonts w:ascii="Arial" w:eastAsia="Arial" w:hAnsi="Arial" w:cs="Arial"/>
        </w:rPr>
      </w:pPr>
    </w:p>
    <w:p w14:paraId="11C04BD4" w14:textId="77777777">
      <w:pPr>
        <w:pStyle w:val="ListParagraph"/>
        <w:jc w:val="both"/>
        <w:rPr>
          <w:rFonts w:ascii="Arial" w:eastAsia="Arial" w:hAnsi="Arial" w:cs="Arial"/>
        </w:rPr>
      </w:pPr>
    </w:p>
    <w:p w14:paraId="1929CAFA" w14:textId="77777777">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pPr>
        <w:pStyle w:val="Body"/>
        <w:jc w:val="both"/>
        <w:rPr>
          <w:rFonts w:ascii="Arial" w:eastAsia="Arial" w:hAnsi="Arial" w:cs="Arial"/>
        </w:rPr>
      </w:pPr>
    </w:p>
    <w:p w14:paraId="40933060" w14:textId="77777777">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w:t>
      </w:r>
      <w:proofErr w:type="spellStart"/>
      <w:r>
        <w:rPr>
          <w:rFonts w:ascii="Arial" w:hAnsi="Arial"/>
        </w:rPr>
        <w:t>LargeCo</w:t>
      </w:r>
      <w:proofErr w:type="spellEnd"/>
      <w:r>
        <w:rPr>
          <w:rFonts w:ascii="Arial" w:hAnsi="Arial"/>
        </w:rPr>
        <w:t xml:space="preserve"> Corporation and </w:t>
      </w:r>
      <w:proofErr w:type="spellStart"/>
      <w:r>
        <w:rPr>
          <w:rFonts w:ascii="Arial" w:hAnsi="Arial"/>
        </w:rPr>
        <w:t>LargeCocorp</w:t>
      </w:r>
      <w:proofErr w:type="spellEnd"/>
      <w:r>
        <w:rPr>
          <w:rFonts w:ascii="Arial" w:hAnsi="Arial"/>
        </w:rPr>
        <w:t xml:space="preserve"> Holdings LLC as loss payee.</w:t>
      </w:r>
    </w:p>
    <w:p w14:paraId="69B3B5DA" w14:textId="77777777">
      <w:pPr>
        <w:pStyle w:val="ListParagraph"/>
        <w:ind w:left="0"/>
        <w:jc w:val="both"/>
        <w:rPr>
          <w:rFonts w:ascii="Arial" w:eastAsia="Arial" w:hAnsi="Arial" w:cs="Arial"/>
          <w:b/>
          <w:bCs/>
          <w:u w:val="single"/>
        </w:rPr>
      </w:pPr>
    </w:p>
    <w:p w14:paraId="2E546A60" w14:textId="77777777">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pPr>
        <w:pStyle w:val="ListParagraph"/>
        <w:widowControl/>
        <w:numPr>
          <w:ilvl w:val="0"/>
          <w:numId w:val="14"/>
        </w:numPr>
        <w:spacing w:after="160" w:line="259" w:lineRule="auto"/>
        <w:jc w:val="both"/>
        <w:rPr>
          <w:rFonts w:ascii="Arial" w:eastAsia="Arial" w:hAnsi="Arial" w:cs="Arial"/>
        </w:rPr>
      </w:pPr>
      <w:bookmarkStart w:id="555" w:name="_Hlk42773907"/>
      <w:r>
        <w:rPr>
          <w:rFonts w:ascii="Arial" w:hAnsi="Arial"/>
        </w:rPr>
        <w:t xml:space="preserve">Contain an endorsement (blanket acceptable) including </w:t>
      </w:r>
      <w:bookmarkEnd w:id="555"/>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 as Additional Insureds (except for Workers’ Compensation);</w:t>
      </w:r>
    </w:p>
    <w:p w14:paraId="46D1CBE9" w14:textId="77777777">
      <w:pPr>
        <w:pStyle w:val="ListParagraph"/>
        <w:widowControl/>
        <w:numPr>
          <w:ilvl w:val="0"/>
          <w:numId w:val="14"/>
        </w:numPr>
        <w:spacing w:after="160" w:line="259" w:lineRule="auto"/>
        <w:jc w:val="both"/>
        <w:rPr>
          <w:rFonts w:ascii="Arial" w:hAnsi="Arial"/>
        </w:rPr>
      </w:pPr>
      <w:r>
        <w:rPr>
          <w:rFonts w:ascii="Arial" w:hAnsi="Arial"/>
        </w:rPr>
        <w:t xml:space="preserve">Contain an endorsement (blanket acceptable) with a Waiver of Subrogation in favor of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7988941D" w14:textId="77777777">
      <w:pPr>
        <w:pStyle w:val="ListParagraph"/>
        <w:widowControl/>
        <w:numPr>
          <w:ilvl w:val="0"/>
          <w:numId w:val="14"/>
        </w:numPr>
        <w:spacing w:after="160" w:line="259" w:lineRule="auto"/>
        <w:jc w:val="both"/>
        <w:rPr>
          <w:rFonts w:ascii="Arial" w:eastAsia="Arial" w:hAnsi="Arial" w:cs="Arial"/>
        </w:rPr>
      </w:pPr>
      <w:bookmarkStart w:id="556" w:name="_Hlk42773940"/>
      <w:r>
        <w:rPr>
          <w:rFonts w:ascii="Arial" w:hAnsi="Arial"/>
        </w:rPr>
        <w:t xml:space="preserve">Contain an endorsement (blanket acceptable) stating coverage </w:t>
      </w:r>
      <w:bookmarkEnd w:id="556"/>
      <w:r>
        <w:rPr>
          <w:rFonts w:ascii="Arial" w:hAnsi="Arial"/>
        </w:rPr>
        <w:t xml:space="preserve">is primary, not contributory, and not in excess of any other valid or collectible insurance carried by </w:t>
      </w:r>
      <w:proofErr w:type="spellStart"/>
      <w:r>
        <w:rPr>
          <w:rFonts w:ascii="Arial" w:hAnsi="Arial"/>
        </w:rPr>
        <w:t>LargeCo</w:t>
      </w:r>
      <w:proofErr w:type="spellEnd"/>
      <w:r>
        <w:rPr>
          <w:rFonts w:ascii="Arial" w:hAnsi="Arial"/>
        </w:rPr>
        <w:t xml:space="preserve"> Corporation, </w:t>
      </w:r>
      <w:proofErr w:type="spellStart"/>
      <w:r>
        <w:rPr>
          <w:rFonts w:ascii="Arial" w:hAnsi="Arial"/>
        </w:rPr>
        <w:t>LargeCocorp</w:t>
      </w:r>
      <w:proofErr w:type="spellEnd"/>
      <w:r>
        <w:rPr>
          <w:rFonts w:ascii="Arial" w:hAnsi="Arial"/>
        </w:rPr>
        <w:t xml:space="preserve"> Holdings LLC], its parents, subsidiaries, affiliated companies, officers, directors and employees;</w:t>
      </w:r>
    </w:p>
    <w:p w14:paraId="07A72103" w14:textId="77777777">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pPr>
        <w:pStyle w:val="ListParagraph"/>
        <w:widowControl/>
        <w:numPr>
          <w:ilvl w:val="0"/>
          <w:numId w:val="14"/>
        </w:numPr>
        <w:spacing w:after="160" w:line="259" w:lineRule="auto"/>
        <w:jc w:val="both"/>
        <w:rPr>
          <w:rFonts w:ascii="Arial" w:hAnsi="Arial"/>
        </w:rPr>
      </w:pPr>
      <w:r>
        <w:rPr>
          <w:rFonts w:ascii="Arial" w:hAnsi="Arial"/>
        </w:rPr>
        <w:t xml:space="preserve">Not be subject to material modifications except after thirty (30) days prior written notice to </w:t>
      </w:r>
      <w:proofErr w:type="spellStart"/>
      <w:r>
        <w:rPr>
          <w:rFonts w:ascii="Arial" w:hAnsi="Arial"/>
        </w:rPr>
        <w:t>LargeCo</w:t>
      </w:r>
      <w:proofErr w:type="spellEnd"/>
      <w:r>
        <w:rPr>
          <w:rFonts w:ascii="Arial" w:hAnsi="Arial"/>
        </w:rPr>
        <w:t xml:space="preserve"> Corporation nor be cancelable unless replaced by an insurance policy that meets or exceeds the requirements as specified above; and</w:t>
      </w:r>
    </w:p>
    <w:p w14:paraId="506741A5" w14:textId="77777777">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pPr>
        <w:pStyle w:val="ListParagraph"/>
        <w:jc w:val="both"/>
        <w:rPr>
          <w:rFonts w:ascii="Arial" w:eastAsia="Arial" w:hAnsi="Arial" w:cs="Arial"/>
        </w:rPr>
      </w:pPr>
    </w:p>
    <w:p w14:paraId="66815C86" w14:textId="77777777">
      <w:pPr>
        <w:pStyle w:val="ListParagraph"/>
        <w:jc w:val="both"/>
        <w:rPr>
          <w:rFonts w:ascii="Arial" w:eastAsia="Arial" w:hAnsi="Arial" w:cs="Arial"/>
        </w:rPr>
      </w:pPr>
      <w:r>
        <w:rPr>
          <w:rFonts w:ascii="Arial" w:hAnsi="Arial"/>
        </w:rPr>
        <w:t xml:space="preserve">Certificates of insurance and endorsements shall be submitted to </w:t>
      </w:r>
      <w:proofErr w:type="spellStart"/>
      <w:r>
        <w:rPr>
          <w:rFonts w:ascii="Arial" w:hAnsi="Arial"/>
        </w:rPr>
        <w:t>LargeCo</w:t>
      </w:r>
      <w:proofErr w:type="spellEnd"/>
      <w:r>
        <w:rPr>
          <w:rFonts w:ascii="Arial" w:hAnsi="Arial"/>
        </w:rPr>
        <w:t>.</w:t>
      </w:r>
    </w:p>
    <w:p w14:paraId="0BC779C4" w14:textId="77777777">
      <w:pPr>
        <w:pStyle w:val="Body"/>
        <w:widowControl/>
        <w:spacing w:after="240"/>
        <w:jc w:val="center"/>
        <w:rPr>
          <w:rFonts w:ascii="Arial" w:eastAsia="Arial" w:hAnsi="Arial" w:cs="Arial"/>
          <w:b/>
          <w:bCs/>
          <w:kern w:val="20"/>
        </w:rPr>
      </w:pPr>
    </w:p>
    <w:p w14:paraId="7E971C0E" w14:textId="77777777">
      <w:pPr>
        <w:pStyle w:val="Body"/>
        <w:widowControl/>
      </w:pPr>
      <w:r>
        <w:rPr>
          <w:rFonts w:ascii="Arial Unicode MS" w:hAnsi="Arial Unicode MS"/>
          <w:kern w:val="20"/>
        </w:rPr>
        <w:lastRenderedPageBreak/>
        <w:br w:type="page"/>
      </w:r>
    </w:p>
    <w:p w14:paraId="061C4CB6" w14:textId="77777777">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pPr>
        <w:pStyle w:val="Body"/>
        <w:spacing w:after="200" w:line="276" w:lineRule="auto"/>
        <w:jc w:val="both"/>
        <w:rPr>
          <w:rFonts w:ascii="Arial" w:eastAsia="Arial" w:hAnsi="Arial" w:cs="Arial"/>
          <w:b/>
          <w:bCs/>
          <w:sz w:val="21"/>
          <w:szCs w:val="21"/>
        </w:rPr>
      </w:pPr>
      <w:r>
        <w:rPr>
          <w:rFonts w:ascii="Arial" w:hAnsi="Arial"/>
          <w:sz w:val="21"/>
          <w:szCs w:val="21"/>
        </w:rPr>
        <w:t>“</w:t>
      </w:r>
      <w:proofErr w:type="spellStart"/>
      <w:r>
        <w:rPr>
          <w:rFonts w:ascii="Arial" w:hAnsi="Arial"/>
          <w:b/>
          <w:bCs/>
          <w:sz w:val="21"/>
          <w:szCs w:val="21"/>
          <w:lang w:val="pt-PT"/>
        </w:rPr>
        <w:t>Process</w:t>
      </w:r>
      <w:proofErr w:type="spellEnd"/>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pPr>
        <w:pStyle w:val="Body"/>
        <w:spacing w:after="200" w:line="276" w:lineRule="auto"/>
        <w:jc w:val="both"/>
        <w:rPr>
          <w:rFonts w:ascii="Arial" w:eastAsia="Arial" w:hAnsi="Arial" w:cs="Arial"/>
          <w:sz w:val="21"/>
          <w:szCs w:val="21"/>
        </w:rPr>
      </w:pPr>
      <w:commentRangeStart w:id="557"/>
      <w:r>
        <w:rPr>
          <w:rFonts w:ascii="Arial" w:hAnsi="Arial"/>
          <w:sz w:val="21"/>
          <w:szCs w:val="21"/>
        </w:rPr>
        <w:t>“</w:t>
      </w:r>
      <w:r>
        <w:rPr>
          <w:rFonts w:ascii="Arial" w:hAnsi="Arial"/>
          <w:b/>
          <w:bCs/>
          <w:sz w:val="21"/>
          <w:szCs w:val="21"/>
        </w:rPr>
        <w:t>Personal Financial Information</w:t>
      </w:r>
      <w:r>
        <w:rPr>
          <w:rFonts w:ascii="Arial" w:hAnsi="Arial"/>
          <w:sz w:val="21"/>
          <w:szCs w:val="21"/>
        </w:rPr>
        <w:t xml:space="preserve">” shall mean any and all financial account information, payment information or any other </w:t>
      </w:r>
      <w:proofErr w:type="spellStart"/>
      <w:r>
        <w:rPr>
          <w:rFonts w:ascii="Arial" w:hAnsi="Arial"/>
          <w:sz w:val="21"/>
          <w:szCs w:val="21"/>
        </w:rPr>
        <w:t>LargeCo</w:t>
      </w:r>
      <w:proofErr w:type="spellEnd"/>
      <w:r>
        <w:rPr>
          <w:rFonts w:ascii="Arial" w:hAnsi="Arial"/>
          <w:sz w:val="21"/>
          <w:szCs w:val="21"/>
        </w:rPr>
        <w:t xml:space="preserve"> or customer information defined as financial information under Applicable Law.  For the avoidance of doubt, Personal Financial Information includes, without limitation, “</w:t>
      </w:r>
      <w:r>
        <w:rPr>
          <w:rFonts w:ascii="Arial" w:hAnsi="Arial"/>
          <w:sz w:val="21"/>
          <w:szCs w:val="21"/>
          <w:lang w:val="da-DK"/>
        </w:rPr>
        <w:t>cardholder data</w:t>
      </w:r>
      <w:r>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557"/>
      <w:r>
        <w:rPr>
          <w:rStyle w:val="CommentReference"/>
          <w:rFonts w:cs="Times New Roman"/>
          <w:color w:val="auto"/>
          <w14:textOutline w14:w="0" w14:cap="rnd" w14:cmpd="sng" w14:algn="ctr">
            <w14:noFill/>
            <w14:prstDash w14:val="solid"/>
            <w14:bevel/>
          </w14:textOutline>
        </w:rPr>
        <w:commentReference w:id="557"/>
      </w:r>
    </w:p>
    <w:p w14:paraId="4D5A3BC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w:t>
      </w:r>
      <w:proofErr w:type="spellStart"/>
      <w:r>
        <w:rPr>
          <w:rFonts w:ascii="Arial" w:hAnsi="Arial"/>
          <w:sz w:val="21"/>
          <w:szCs w:val="21"/>
        </w:rPr>
        <w:t>LargeCo</w:t>
      </w:r>
      <w:proofErr w:type="spellEnd"/>
      <w:r>
        <w:rPr>
          <w:rFonts w:ascii="Arial" w:hAnsi="Arial"/>
          <w:sz w:val="21"/>
          <w:szCs w:val="21"/>
        </w:rPr>
        <w:t xml:space="preserve"> Systems, or any third party network, system, server, website, application or account using LargeCo’s Confidential Information or the </w:t>
      </w:r>
      <w:proofErr w:type="spellStart"/>
      <w:r>
        <w:rPr>
          <w:rFonts w:ascii="Arial" w:hAnsi="Arial"/>
          <w:sz w:val="21"/>
          <w:szCs w:val="21"/>
        </w:rPr>
        <w:t>LargeCo</w:t>
      </w:r>
      <w:proofErr w:type="spellEnd"/>
      <w:r>
        <w:rPr>
          <w:rFonts w:ascii="Arial" w:hAnsi="Arial"/>
          <w:sz w:val="21"/>
          <w:szCs w:val="21"/>
        </w:rPr>
        <w:t xml:space="preserve"> Systems, including, without limitation, engaging in any of the following activities: (</w:t>
      </w:r>
      <w:proofErr w:type="spellStart"/>
      <w:r>
        <w:rPr>
          <w:rFonts w:ascii="Arial" w:hAnsi="Arial"/>
          <w:sz w:val="21"/>
          <w:szCs w:val="21"/>
        </w:rPr>
        <w:t>i</w:t>
      </w:r>
      <w:proofErr w:type="spellEnd"/>
      <w:r>
        <w:rPr>
          <w:rFonts w:ascii="Arial" w:hAnsi="Arial"/>
          <w:sz w:val="21"/>
          <w:szCs w:val="21"/>
        </w:rPr>
        <w:t xml:space="preserve">) accessing servers, accounts, databases, etc. which Provider is not authorized to access, (ii) impersonating </w:t>
      </w:r>
      <w:proofErr w:type="spellStart"/>
      <w:r>
        <w:rPr>
          <w:rFonts w:ascii="Arial" w:hAnsi="Arial"/>
          <w:sz w:val="21"/>
          <w:szCs w:val="21"/>
        </w:rPr>
        <w:t>LargeCo</w:t>
      </w:r>
      <w:proofErr w:type="spellEnd"/>
      <w:r>
        <w:rPr>
          <w:rFonts w:ascii="Arial" w:hAnsi="Arial"/>
          <w:sz w:val="21"/>
          <w:szCs w:val="21"/>
        </w:rPr>
        <w:t xml:space="preserve"> personnel, (iii) attempting to probe, scan or test the vulnerability of any or all of the </w:t>
      </w:r>
      <w:proofErr w:type="spellStart"/>
      <w:r>
        <w:rPr>
          <w:rFonts w:ascii="Arial" w:hAnsi="Arial"/>
          <w:sz w:val="21"/>
          <w:szCs w:val="21"/>
        </w:rPr>
        <w:t>LargeCo</w:t>
      </w:r>
      <w:proofErr w:type="spellEnd"/>
      <w:r>
        <w:rPr>
          <w:rFonts w:ascii="Arial" w:hAnsi="Arial"/>
          <w:sz w:val="21"/>
          <w:szCs w:val="21"/>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w:t>
      </w:r>
      <w:proofErr w:type="spellStart"/>
      <w:r>
        <w:rPr>
          <w:rFonts w:ascii="Arial" w:hAnsi="Arial"/>
          <w:sz w:val="21"/>
          <w:szCs w:val="21"/>
        </w:rPr>
        <w:t>userIDs</w:t>
      </w:r>
      <w:proofErr w:type="spellEnd"/>
      <w:r>
        <w:rPr>
          <w:rFonts w:ascii="Arial" w:hAnsi="Arial"/>
          <w:sz w:val="21"/>
          <w:szCs w:val="21"/>
        </w:rPr>
        <w:t xml:space="preserve">, user names, user passwords, or users’ unique device identifiers.  To the extent Provider collects any User Information on </w:t>
      </w:r>
      <w:r>
        <w:rPr>
          <w:rFonts w:ascii="Arial" w:hAnsi="Arial"/>
          <w:sz w:val="21"/>
          <w:szCs w:val="21"/>
        </w:rPr>
        <w:lastRenderedPageBreak/>
        <w:t xml:space="preserve">or through any </w:t>
      </w:r>
      <w:proofErr w:type="gramStart"/>
      <w:r>
        <w:rPr>
          <w:rFonts w:ascii="Arial" w:hAnsi="Arial"/>
          <w:sz w:val="21"/>
          <w:szCs w:val="21"/>
        </w:rPr>
        <w:t>third party</w:t>
      </w:r>
      <w:proofErr w:type="gramEnd"/>
      <w:r>
        <w:rPr>
          <w:rFonts w:ascii="Arial" w:hAnsi="Arial"/>
          <w:sz w:val="21"/>
          <w:szCs w:val="21"/>
        </w:rPr>
        <w:t xml:space="preserve"> platform, Provider shall comply with applicable </w:t>
      </w:r>
      <w:r>
        <w:rPr>
          <w:rFonts w:ascii="Arial" w:hAnsi="Arial"/>
          <w:sz w:val="21"/>
          <w:szCs w:val="21"/>
        </w:rPr>
        <w:t>API terms</w:t>
      </w:r>
      <w:r>
        <w:rPr>
          <w:rFonts w:ascii="Arial" w:hAnsi="Arial"/>
          <w:sz w:val="21"/>
          <w:szCs w:val="21"/>
        </w:rPr>
        <w:t xml:space="preserve"> of such platforms.</w:t>
      </w:r>
    </w:p>
    <w:p w14:paraId="3CBE2CE0" w14:textId="3EA7A482">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w:t>
      </w:r>
      <w:proofErr w:type="spellStart"/>
      <w:r>
        <w:rPr>
          <w:rFonts w:ascii="Arial" w:hAnsi="Arial"/>
          <w:sz w:val="21"/>
          <w:szCs w:val="21"/>
        </w:rPr>
        <w:t>LargeCo</w:t>
      </w:r>
      <w:proofErr w:type="spellEnd"/>
      <w:r>
        <w:rPr>
          <w:rFonts w:ascii="Arial" w:hAnsi="Arial"/>
          <w:sz w:val="21"/>
          <w:szCs w:val="21"/>
        </w:rPr>
        <w:t xml:space="preserve">,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558"/>
      <w:ins w:id="559" w:author="Trainer 1 - AgentCo" w:date="2026-05-08T07:31:00Z">
        <w:r>
          <w:rPr>
            <w:rFonts w:ascii="Arial" w:hAnsi="Arial"/>
            <w:sz w:val="21"/>
            <w:szCs w:val="21"/>
          </w:rPr>
          <w:t>U</w:t>
        </w:r>
      </w:ins>
      <w:r>
        <w:rPr>
          <w:rFonts w:ascii="Arial" w:hAnsi="Arial"/>
          <w:sz w:val="21"/>
          <w:szCs w:val="21"/>
        </w:rPr>
        <w:t>ser</w:t>
      </w:r>
      <w:commentRangeEnd w:id="558"/>
      <w:r>
        <w:rPr>
          <w:rStyle w:val="CommentReference"/>
          <w:rFonts w:cs="Times New Roman"/>
          <w:color w:val="auto"/>
        </w:rPr>
        <w:commentReference w:id="558"/>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3A098F8E">
      <w:pPr>
        <w:pStyle w:val="ListParagraph"/>
        <w:widowControl/>
        <w:numPr>
          <w:ilvl w:val="1"/>
          <w:numId w:val="16"/>
        </w:numPr>
        <w:spacing w:after="200" w:line="276" w:lineRule="auto"/>
        <w:jc w:val="both"/>
        <w:rPr>
          <w:rFonts w:ascii="Arial" w:hAnsi="Arial"/>
          <w:sz w:val="21"/>
          <w:szCs w:val="21"/>
        </w:rPr>
      </w:pPr>
      <w:commentRangeStart w:id="728"/>
      <w:r>
        <w:rPr>
          <w:rFonts w:ascii="Arial" w:hAnsi="Arial"/>
          <w:b/>
          <w:bCs/>
          <w:sz w:val="21"/>
          <w:szCs w:val="21"/>
        </w:rPr>
        <w:t>General</w:t>
      </w:r>
      <w:r>
        <w:rPr>
          <w:rFonts w:ascii="Arial" w:hAnsi="Arial"/>
          <w:sz w:val="21"/>
          <w:szCs w:val="21"/>
        </w:rPr>
        <w:t>.  Provider agrees that its collection, use, storage and disposal of LargeCo’s Confidential Information shall at all times comply with (</w:t>
      </w:r>
      <w:proofErr w:type="spellStart"/>
      <w:r>
        <w:rPr>
          <w:rFonts w:ascii="Arial" w:hAnsi="Arial"/>
          <w:sz w:val="21"/>
          <w:szCs w:val="21"/>
        </w:rPr>
        <w:t>i</w:t>
      </w:r>
      <w:proofErr w:type="spellEnd"/>
      <w:r>
        <w:rPr>
          <w:rFonts w:ascii="Arial" w:hAnsi="Arial"/>
          <w:sz w:val="21"/>
          <w:szCs w:val="21"/>
        </w:rPr>
        <w:t xml:space="preserve">) Applicable Law and (ii) any representations made by Provider to any person from whom such Confidential Information was collected.   Provider shall, and shall contractually require </w:t>
      </w:r>
      <w:commentRangeStart w:id="560"/>
      <w:commentRangeEnd w:id="560"/>
      <w:r>
        <w:rPr>
          <w:rStyle w:val="CommentReference"/>
          <w:rFonts w:cs="Times New Roman"/>
          <w:color w:val="auto"/>
        </w:rPr>
        <w:commentReference w:id="560"/>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561"/>
      <w:ins w:id="562" w:author="Trainer 1 - AgentCo" w:date="2026-05-08T07:37:00Z">
        <w:r>
          <w:rPr>
            <w:rFonts w:ascii="Arial" w:hAnsi="Arial"/>
            <w:sz w:val="21"/>
            <w:szCs w:val="21"/>
          </w:rPr>
          <w:t xml:space="preserve">the </w:t>
        </w:r>
        <w:commentRangeEnd w:id="561"/>
        <w:r>
          <w:rPr>
            <w:rStyle w:val="CommentReference"/>
            <w:rFonts w:cs="Times New Roman"/>
            <w:color w:val="auto"/>
          </w:rPr>
          <w:commentReference w:id="561"/>
        </w:r>
      </w:ins>
      <w:r>
        <w:rPr>
          <w:rFonts w:ascii="Arial" w:hAnsi="Arial"/>
          <w:sz w:val="21"/>
          <w:szCs w:val="21"/>
        </w:rPr>
        <w:t xml:space="preserve">responsibility to implement </w:t>
      </w:r>
      <w:commentRangeStart w:id="563"/>
      <w:commentRangeStart w:id="564"/>
      <w:r>
        <w:rPr>
          <w:rFonts w:ascii="Arial" w:hAnsi="Arial"/>
          <w:sz w:val="21"/>
          <w:szCs w:val="21"/>
        </w:rPr>
        <w:t>th</w:t>
      </w:r>
      <w:r>
        <w:rPr>
          <w:rFonts w:ascii="Arial" w:hAnsi="Arial"/>
          <w:sz w:val="21"/>
          <w:szCs w:val="21"/>
        </w:rPr>
        <w:t>e Information Security Program.</w:t>
      </w:r>
      <w:commentRangeEnd w:id="563"/>
      <w:r>
        <w:rPr>
          <w:rStyle w:val="CommentReference"/>
          <w:rFonts w:cs="Times New Roman"/>
          <w:color w:val="auto"/>
        </w:rPr>
        <w:commentReference w:id="563"/>
      </w:r>
      <w:commentRangeEnd w:id="564"/>
      <w:r>
        <w:rPr>
          <w:rStyle w:val="CommentReference"/>
          <w:rFonts w:cs="Times New Roman"/>
          <w:color w:val="auto"/>
        </w:rPr>
        <w:commentReference w:id="564"/>
      </w:r>
      <w:ins w:id="565" w:author="Trainer 1 - AgentCo" w:date="2026-05-08T07:38:00Z">
        <w:r>
          <w:rPr>
            <w:rFonts w:ascii="Arial" w:hAnsi="Arial"/>
            <w:sz w:val="21"/>
            <w:szCs w:val="21"/>
          </w:rPr>
          <w:t xml:space="preserve"> </w:t>
        </w:r>
      </w:ins>
      <w:del w:id="566" w:author="Trainer 1 - AgentCo" w:date="2026-05-08T07:38:00Z">
        <w:r>
          <w:rPr>
            <w:rFonts w:ascii="Arial" w:hAnsi="Arial"/>
            <w:sz w:val="21"/>
            <w:szCs w:val="21"/>
          </w:rPr>
          <w:delText xml:space="preserve">ose measures. </w:delText>
        </w:r>
      </w:del>
      <w:r>
        <w:rPr>
          <w:rFonts w:ascii="Arial" w:hAnsi="Arial"/>
          <w:sz w:val="21"/>
          <w:szCs w:val="21"/>
        </w:rPr>
        <w:t xml:space="preserve">Provider and its Agents shall each </w:t>
      </w:r>
      <w:ins w:id="567" w:author="Trainer 1 - AgentCo" w:date="2026-05-08T07:43:00Z">
        <w:r>
          <w:rPr>
            <w:rFonts w:ascii="Arial" w:hAnsi="Arial"/>
            <w:sz w:val="21"/>
            <w:szCs w:val="21"/>
          </w:rPr>
          <w:t xml:space="preserve">use best efforts to </w:t>
        </w:r>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w:t>
      </w:r>
      <w:proofErr w:type="gramStart"/>
      <w:r>
        <w:rPr>
          <w:rFonts w:ascii="Arial" w:hAnsi="Arial"/>
          <w:sz w:val="21"/>
          <w:szCs w:val="21"/>
        </w:rPr>
        <w:t>third party</w:t>
      </w:r>
      <w:proofErr w:type="gramEnd"/>
      <w:r>
        <w:rPr>
          <w:rFonts w:ascii="Arial" w:hAnsi="Arial"/>
          <w:sz w:val="21"/>
          <w:szCs w:val="21"/>
        </w:rPr>
        <w:t xml:space="preserve">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w:t>
      </w:r>
      <w:proofErr w:type="spellStart"/>
      <w:r>
        <w:rPr>
          <w:rFonts w:ascii="Arial" w:hAnsi="Arial"/>
          <w:sz w:val="21"/>
          <w:szCs w:val="21"/>
        </w:rPr>
        <w:t>LargeCo</w:t>
      </w:r>
      <w:proofErr w:type="spellEnd"/>
      <w:r>
        <w:rPr>
          <w:rFonts w:ascii="Arial" w:hAnsi="Arial"/>
          <w:sz w:val="21"/>
          <w:szCs w:val="21"/>
        </w:rPr>
        <w:t xml:space="preserve">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569"/>
      <w:r>
        <w:rPr>
          <w:rFonts w:ascii="Arial" w:hAnsi="Arial"/>
          <w:sz w:val="21"/>
          <w:szCs w:val="21"/>
        </w:rPr>
        <w:t>at a minimum of 256-bit encryption.</w:t>
      </w:r>
      <w:commentRangeEnd w:id="569"/>
      <w:r>
        <w:rPr>
          <w:rStyle w:val="CommentReference"/>
          <w:rFonts w:cs="Times New Roman"/>
          <w:color w:val="auto"/>
        </w:rPr>
        <w:commentReference w:id="569"/>
      </w:r>
      <w:r>
        <w:rPr>
          <w:rFonts w:ascii="Arial" w:hAnsi="Arial"/>
          <w:sz w:val="21"/>
          <w:szCs w:val="21"/>
        </w:rPr>
        <w:t xml:space="preserve">  </w:t>
      </w:r>
      <w:commentRangeStart w:id="570"/>
      <w:r>
        <w:rPr>
          <w:rFonts w:ascii="Arial" w:hAnsi="Arial"/>
          <w:sz w:val="21"/>
          <w:szCs w:val="21"/>
        </w:rPr>
        <w:t xml:space="preserve">In addition, Provider (through its system architecture) shall physically </w:t>
      </w:r>
      <w:r>
        <w:rPr>
          <w:rFonts w:ascii="Arial" w:hAnsi="Arial"/>
          <w:sz w:val="21"/>
          <w:szCs w:val="21"/>
        </w:rPr>
        <w:lastRenderedPageBreak/>
        <w:t xml:space="preserve">segregate name and/or username from any other user data concerning the person or entity associated with such name or username in any data base or other storage of information.  </w:t>
      </w:r>
      <w:commentRangeEnd w:id="728"/>
      <w:r>
        <w:commentReference w:id="728"/>
      </w:r>
      <w:commentRangeEnd w:id="570"/>
      <w:r>
        <w:rPr>
          <w:rStyle w:val="CommentReference"/>
          <w:rFonts w:cs="Times New Roman"/>
          <w:color w:val="auto"/>
        </w:rPr>
        <w:commentReference w:id="570"/>
      </w:r>
    </w:p>
    <w:p w14:paraId="64533EE1"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w:t>
      </w:r>
      <w:proofErr w:type="spellStart"/>
      <w:r>
        <w:rPr>
          <w:rFonts w:ascii="Arial" w:hAnsi="Arial"/>
          <w:sz w:val="21"/>
          <w:szCs w:val="21"/>
        </w:rPr>
        <w:t>i</w:t>
      </w:r>
      <w:proofErr w:type="spellEnd"/>
      <w:r>
        <w:rPr>
          <w:rFonts w:ascii="Arial" w:hAnsi="Arial"/>
          <w:sz w:val="21"/>
          <w:szCs w:val="21"/>
        </w:rPr>
        <w:t xml:space="preserve">)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w:t>
      </w:r>
      <w:proofErr w:type="spellStart"/>
      <w:r>
        <w:rPr>
          <w:rFonts w:ascii="Arial" w:hAnsi="Arial"/>
          <w:sz w:val="21"/>
          <w:szCs w:val="21"/>
        </w:rPr>
        <w:t>LargeCo</w:t>
      </w:r>
      <w:proofErr w:type="spellEnd"/>
      <w:r>
        <w:rPr>
          <w:rFonts w:ascii="Arial" w:hAnsi="Arial"/>
          <w:sz w:val="21"/>
          <w:szCs w:val="21"/>
        </w:rPr>
        <w:t xml:space="preserve">; (iv) controls to ensure Provider’s security posture is maintained over time, such as patch management, backups, and incident management; (v) controls to protect access to Provider’s systems, the </w:t>
      </w:r>
      <w:proofErr w:type="spellStart"/>
      <w:r>
        <w:rPr>
          <w:rFonts w:ascii="Arial" w:hAnsi="Arial"/>
          <w:sz w:val="21"/>
          <w:szCs w:val="21"/>
        </w:rPr>
        <w:t>LargeCo</w:t>
      </w:r>
      <w:proofErr w:type="spellEnd"/>
      <w:r>
        <w:rPr>
          <w:rFonts w:ascii="Arial" w:hAnsi="Arial"/>
          <w:sz w:val="21"/>
          <w:szCs w:val="21"/>
        </w:rPr>
        <w:t xml:space="preserve">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w:t>
      </w:r>
      <w:proofErr w:type="spellStart"/>
      <w:r>
        <w:rPr>
          <w:rFonts w:ascii="Arial" w:hAnsi="Arial"/>
          <w:sz w:val="21"/>
          <w:szCs w:val="21"/>
        </w:rPr>
        <w:t>LargeCo</w:t>
      </w:r>
      <w:proofErr w:type="spellEnd"/>
      <w:r>
        <w:rPr>
          <w:rFonts w:ascii="Arial" w:hAnsi="Arial"/>
          <w:sz w:val="21"/>
          <w:szCs w:val="21"/>
        </w:rPr>
        <w:t xml:space="preserve"> Systems, Provider and applicable Agent shall </w:t>
      </w:r>
      <w:commentRangeStart w:id="571"/>
      <w:r>
        <w:rPr>
          <w:rFonts w:ascii="Arial" w:hAnsi="Arial"/>
          <w:sz w:val="21"/>
          <w:szCs w:val="21"/>
        </w:rPr>
        <w:t xml:space="preserve">only use Provider equipment to perform the Services. </w:t>
      </w:r>
      <w:commentRangeEnd w:id="571"/>
      <w:r>
        <w:rPr>
          <w:rStyle w:val="CommentReference"/>
          <w:rFonts w:cs="Times New Roman"/>
          <w:color w:val="auto"/>
        </w:rPr>
        <w:commentReference w:id="571"/>
      </w:r>
      <w:del w:id="572" w:author="Trainer 1 - AgentCo" w:date="2026-05-08T09:09:00Z">
        <w:r>
          <w:rPr>
            <w:rFonts w:ascii="Arial" w:hAnsi="Arial"/>
            <w:sz w:val="21"/>
            <w:szCs w:val="21"/>
          </w:rPr>
          <w:delText xml:space="preserve">not use any computers, laptops, PDAs, portable media storage devices and/or other electronic equipment that LargeCo has not pre-approved in writing. </w:delText>
        </w:r>
      </w:del>
    </w:p>
    <w:p w14:paraId="64E86A11" w14:textId="3D8E4FC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xml:space="preserve">.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proofErr w:type="spellStart"/>
      <w:r>
        <w:rPr>
          <w:rFonts w:ascii="Arial" w:hAnsi="Arial"/>
          <w:sz w:val="21"/>
          <w:szCs w:val="21"/>
        </w:rPr>
        <w:t>LargeCo</w:t>
      </w:r>
      <w:proofErr w:type="spellEnd"/>
      <w:r>
        <w:rPr>
          <w:rFonts w:ascii="Arial" w:hAnsi="Arial"/>
          <w:sz w:val="21"/>
          <w:szCs w:val="21"/>
        </w:rPr>
        <w:t xml:space="preserve"> and to the extent possible</w:t>
      </w:r>
      <w:r>
        <w:rPr>
          <w:rFonts w:ascii="Arial" w:hAnsi="Arial"/>
          <w:sz w:val="21"/>
          <w:szCs w:val="21"/>
        </w:rPr>
        <w:t xml:space="preserve">, </w:t>
      </w:r>
      <w:commentRangeStart w:id="573"/>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with a </w:t>
      </w:r>
      <w:del w:id="574" w:author="Trainer 1 - AgentCo" w:date="2026-05-08T09:13:00Z">
        <w:r>
          <w:rPr>
            <w:rFonts w:ascii="Arial" w:hAnsi="Arial"/>
            <w:sz w:val="21"/>
            <w:szCs w:val="21"/>
          </w:rPr>
          <w:delText xml:space="preserve">copy </w:delText>
        </w:r>
      </w:del>
      <w:proofErr w:type="gramStart"/>
      <w:ins w:id="575" w:author="Trainer 1 - AgentCo" w:date="2026-05-08T09:13:00Z">
        <w:r>
          <w:rPr>
            <w:rFonts w:ascii="Arial" w:hAnsi="Arial"/>
            <w:sz w:val="21"/>
            <w:szCs w:val="21"/>
          </w:rPr>
          <w:t xml:space="preserve">summary  </w:t>
        </w:r>
      </w:ins>
      <w:r>
        <w:rPr>
          <w:rFonts w:ascii="Arial" w:hAnsi="Arial"/>
          <w:sz w:val="21"/>
          <w:szCs w:val="21"/>
        </w:rPr>
        <w:t>of</w:t>
      </w:r>
      <w:proofErr w:type="gramEnd"/>
      <w:r>
        <w:rPr>
          <w:rFonts w:ascii="Arial" w:hAnsi="Arial"/>
          <w:sz w:val="21"/>
          <w:szCs w:val="21"/>
        </w:rPr>
        <w:t xml:space="preserve"> </w:t>
      </w:r>
      <w:del w:id="576" w:author="Trainer 1 - AgentCo" w:date="2026-05-08T09:13:00Z">
        <w:r>
          <w:rPr>
            <w:rFonts w:ascii="Arial" w:hAnsi="Arial"/>
            <w:sz w:val="21"/>
            <w:szCs w:val="21"/>
          </w:rPr>
          <w:delText xml:space="preserve">all </w:delText>
        </w:r>
      </w:del>
      <w:r>
        <w:rPr>
          <w:rFonts w:ascii="Arial" w:hAnsi="Arial"/>
          <w:sz w:val="21"/>
          <w:szCs w:val="21"/>
        </w:rPr>
        <w:t>development, QA or pre-production code analysis reports</w:t>
      </w:r>
      <w:r>
        <w:rPr>
          <w:rFonts w:ascii="Arial" w:hAnsi="Arial"/>
          <w:sz w:val="21"/>
          <w:szCs w:val="21"/>
        </w:rPr>
        <w:t>, provided such information is treated as Provider’s Confidential Information</w:t>
      </w:r>
      <w:r>
        <w:rPr>
          <w:rFonts w:ascii="Arial" w:hAnsi="Arial"/>
          <w:sz w:val="21"/>
          <w:szCs w:val="21"/>
        </w:rPr>
        <w:t>.</w:t>
      </w:r>
      <w:commentRangeEnd w:id="573"/>
      <w:r>
        <w:rPr>
          <w:rStyle w:val="CommentReference"/>
          <w:rFonts w:cs="Times New Roman"/>
          <w:color w:val="auto"/>
        </w:rPr>
        <w:commentReference w:id="573"/>
      </w:r>
    </w:p>
    <w:p w14:paraId="433A072F"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pPr>
        <w:pStyle w:val="ListParagraph"/>
        <w:widowControl/>
        <w:numPr>
          <w:ilvl w:val="2"/>
          <w:numId w:val="16"/>
        </w:numPr>
        <w:spacing w:after="200" w:line="276" w:lineRule="auto"/>
        <w:jc w:val="both"/>
        <w:rPr>
          <w:rFonts w:ascii="Arial" w:hAnsi="Arial"/>
          <w:sz w:val="21"/>
          <w:szCs w:val="21"/>
        </w:rPr>
      </w:pPr>
      <w:ins w:id="577" w:author="Trainer 1 - AgentCo" w:date="2026-05-08T09:05:00Z">
        <w:r>
          <w:rPr>
            <w:rFonts w:ascii="Arial" w:hAnsi="Arial"/>
            <w:b/>
            <w:bCs/>
            <w:sz w:val="21"/>
            <w:szCs w:val="21"/>
          </w:rPr>
          <w:t xml:space="preserve">Reserved.  </w:t>
        </w:r>
      </w:ins>
      <w:commentRangeStart w:id="578"/>
      <w:del w:id="579" w:author="Trainer 1 - AgentCo" w:date="2026-05-08T09:05:00Z">
        <w:r>
          <w:rPr>
            <w:rFonts w:ascii="Arial" w:hAnsi="Arial"/>
            <w:b/>
            <w:bCs/>
            <w:sz w:val="21"/>
            <w:szCs w:val="21"/>
          </w:rPr>
          <w:delText>By LargeCo</w:delText>
        </w:r>
        <w:r>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Pr>
            <w:rFonts w:ascii="Arial" w:hAnsi="Arial"/>
            <w:b/>
            <w:bCs/>
            <w:sz w:val="21"/>
            <w:szCs w:val="21"/>
          </w:rPr>
          <w:delText>Security Flaw</w:delText>
        </w:r>
        <w:r>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578"/>
      <w:r>
        <w:rPr>
          <w:rStyle w:val="CommentReference"/>
          <w:rFonts w:cs="Times New Roman"/>
          <w:color w:val="auto"/>
        </w:rPr>
        <w:commentReference w:id="578"/>
      </w:r>
    </w:p>
    <w:p w14:paraId="3FFEBE88" w14:textId="27B080F9">
      <w:pPr>
        <w:pStyle w:val="ListParagraph"/>
        <w:widowControl/>
        <w:numPr>
          <w:ilvl w:val="2"/>
          <w:numId w:val="16"/>
        </w:numPr>
        <w:spacing w:after="200" w:line="276" w:lineRule="auto"/>
        <w:jc w:val="both"/>
        <w:rPr>
          <w:rFonts w:ascii="Arial" w:hAnsi="Arial"/>
          <w:sz w:val="21"/>
          <w:szCs w:val="21"/>
        </w:rPr>
      </w:pPr>
      <w:commentRangeStart w:id="729"/>
      <w:r>
        <w:rPr>
          <w:rFonts w:ascii="Arial" w:hAnsi="Arial"/>
          <w:b/>
          <w:bCs/>
          <w:sz w:val="21"/>
          <w:szCs w:val="21"/>
        </w:rPr>
        <w:t>By Provider</w:t>
      </w:r>
      <w:r>
        <w:rPr>
          <w:rFonts w:ascii="Arial" w:hAnsi="Arial"/>
          <w:sz w:val="21"/>
          <w:szCs w:val="21"/>
        </w:rPr>
        <w:t xml:space="preserve">. Provider shall </w:t>
      </w:r>
      <w:ins w:id="580" w:author="Trainer 1 - AgentCo" w:date="2026-05-08T07:48:00Z">
        <w:r>
          <w:rPr>
            <w:rFonts w:ascii="Arial" w:hAnsi="Arial"/>
            <w:sz w:val="21"/>
            <w:szCs w:val="21"/>
          </w:rPr>
          <w:t xml:space="preserve">use </w:t>
        </w:r>
      </w:ins>
      <w:ins w:id="582" w:author="Trainer 1 - AgentCo" w:date="2026-05-08T07:48:00Z">
        <w:r>
          <w:rPr>
            <w:rFonts w:ascii="Arial" w:hAnsi="Arial"/>
            <w:sz w:val="21"/>
            <w:szCs w:val="21"/>
          </w:rPr>
          <w:t xml:space="preserve">best efforts to </w:t>
        </w:r>
      </w:ins>
      <w:r>
        <w:rPr>
          <w:rFonts w:ascii="Arial" w:hAnsi="Arial"/>
          <w:sz w:val="21"/>
          <w:szCs w:val="21"/>
        </w:rPr>
        <w:t xml:space="preserve">proactively ensure the security of its applications and environment.   Provider shall </w:t>
      </w:r>
      <w:ins w:id="584" w:author="Trainer 1 - AgentCo" w:date="2026-05-08T09:05:00Z">
        <w:r>
          <w:rPr>
            <w:rFonts w:ascii="Arial" w:hAnsi="Arial"/>
            <w:sz w:val="21"/>
            <w:szCs w:val="21"/>
          </w:rPr>
          <w:t>use</w:t>
        </w:r>
      </w:ins>
      <w:ins w:id="586" w:author="Trainer 1 - AgentCo" w:date="2026-05-08T09:05:00Z">
        <w:r>
          <w:rPr>
            <w:rFonts w:ascii="Arial" w:hAnsi="Arial"/>
            <w:sz w:val="21"/>
            <w:szCs w:val="21"/>
          </w:rPr>
          <w:t xml:space="preserve"> best efforts</w:t>
        </w:r>
        <w:r>
          <w:rPr>
            <w:rFonts w:ascii="Arial" w:hAnsi="Arial"/>
            <w:sz w:val="21"/>
            <w:szCs w:val="21"/>
          </w:rPr>
          <w:t xml:space="preserve"> to </w:t>
        </w:r>
      </w:ins>
      <w:r>
        <w:rPr>
          <w:rFonts w:ascii="Arial" w:hAnsi="Arial"/>
          <w:sz w:val="21"/>
          <w:szCs w:val="21"/>
        </w:rPr>
        <w:t>ensure that the Services and its networks, servers and applications are continuously monitored for potential Security Flaws.  Provider shall respond and resolve (at Provider’s expense) any detected Security Flaw</w:t>
      </w:r>
      <w:r>
        <w:rPr>
          <w:rFonts w:ascii="Arial" w:hAnsi="Arial"/>
          <w:sz w:val="21"/>
          <w:szCs w:val="21"/>
        </w:rPr>
        <w:t xml:space="preserve"> </w:t>
      </w:r>
      <w:ins w:id="592" w:author="Trainer 1 - AgentCo" w:date="2026-05-08T09:02:00Z">
        <w:r>
          <w:rPr>
            <w:rFonts w:ascii="Arial" w:hAnsi="Arial"/>
            <w:sz w:val="21"/>
            <w:szCs w:val="21"/>
          </w:rPr>
          <w:t>without unreasonable delay</w:t>
        </w:r>
        <w:r>
          <w:rPr>
            <w:rFonts w:ascii="Arial" w:hAnsi="Arial"/>
            <w:sz w:val="21"/>
            <w:szCs w:val="21"/>
          </w:rPr>
          <w:t xml:space="preserve">. </w:t>
        </w:r>
        <w:commentRangeEnd w:id="729"/>
      </w:ins>
      <w:r>
        <w:commentReference w:id="729"/>
      </w:r>
      <w:commentRangeStart w:id="594"/>
      <w:del w:id="595" w:author="Trainer 1 - AgentCo" w:date="2026-05-08T09:02:00Z">
        <w:r>
          <w:rPr>
            <w:rFonts w:ascii="Arial" w:hAnsi="Arial"/>
            <w:sz w:val="21"/>
            <w:szCs w:val="21"/>
          </w:rPr>
          <w:delText xml:space="preserve">within eight (8) hours of discovery. </w:delText>
        </w:r>
      </w:del>
      <w:commentRangeEnd w:id="594"/>
      <w:r>
        <w:rPr>
          <w:rStyle w:val="CommentReference"/>
          <w:rFonts w:cs="Times New Roman"/>
          <w:color w:val="auto"/>
        </w:rPr>
        <w:commentReference w:id="594"/>
      </w:r>
    </w:p>
    <w:p w14:paraId="2AE03808"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pPr>
        <w:pStyle w:val="ListParagraph"/>
        <w:widowControl/>
        <w:numPr>
          <w:ilvl w:val="0"/>
          <w:numId w:val="16"/>
        </w:numPr>
        <w:spacing w:after="200" w:line="276" w:lineRule="auto"/>
        <w:jc w:val="both"/>
        <w:rPr>
          <w:rFonts w:ascii="Arial" w:hAnsi="Arial"/>
          <w:sz w:val="21"/>
          <w:szCs w:val="21"/>
        </w:rPr>
      </w:pPr>
      <w:commentRangeStart w:id="596"/>
      <w:ins w:id="597" w:author="Trainer 1 - AgentCo" w:date="2026-05-08T09:03:00Z">
        <w:r>
          <w:rPr>
            <w:rFonts w:ascii="Arial" w:hAnsi="Arial"/>
            <w:b/>
            <w:bCs/>
            <w:sz w:val="21"/>
            <w:szCs w:val="21"/>
          </w:rPr>
          <w:t>Res</w:t>
        </w:r>
      </w:ins>
      <w:ins w:id="598" w:author="Trainer 1 - AgentCo" w:date="2026-05-08T09:04:00Z">
        <w:r>
          <w:rPr>
            <w:rFonts w:ascii="Arial" w:hAnsi="Arial"/>
            <w:b/>
            <w:bCs/>
            <w:sz w:val="21"/>
            <w:szCs w:val="21"/>
          </w:rPr>
          <w:t xml:space="preserve">erved. </w:t>
        </w:r>
        <w:commentRangeEnd w:id="596"/>
        <w:r>
          <w:rPr>
            <w:rStyle w:val="CommentReference"/>
            <w:rFonts w:cs="Times New Roman"/>
            <w:color w:val="auto"/>
          </w:rPr>
          <w:commentReference w:id="596"/>
        </w:r>
      </w:ins>
      <w:del w:id="599" w:author="Trainer 1 - AgentCo" w:date="2026-05-08T09:04:00Z">
        <w:r>
          <w:rPr>
            <w:rFonts w:ascii="Arial" w:hAnsi="Arial"/>
            <w:b/>
            <w:bCs/>
            <w:sz w:val="21"/>
            <w:szCs w:val="21"/>
          </w:rPr>
          <w:delText>Access to LargeCo Systems</w:delText>
        </w:r>
      </w:del>
      <w:del w:id="600" w:author="Trainer 1 - AgentCo" w:date="2026-05-08T09:03:00Z">
        <w:r>
          <w:rPr>
            <w:rFonts w:ascii="Arial" w:hAnsi="Arial"/>
            <w:b/>
            <w:bCs/>
            <w:sz w:val="21"/>
            <w:szCs w:val="21"/>
          </w:rPr>
          <w:delText xml:space="preserve"> and Facilities</w:delText>
        </w:r>
        <w:r>
          <w:rPr>
            <w:rFonts w:ascii="Arial" w:hAnsi="Arial"/>
            <w:sz w:val="21"/>
            <w:szCs w:val="21"/>
          </w:rPr>
          <w:delText xml:space="preserve">.  The </w:delText>
        </w:r>
      </w:del>
      <w:del w:id="601" w:author="Trainer 1 - AgentCo" w:date="2026-05-08T08:13:00Z">
        <w:r>
          <w:rPr>
            <w:rFonts w:ascii="Arial" w:hAnsi="Arial"/>
            <w:sz w:val="21"/>
            <w:szCs w:val="21"/>
          </w:rPr>
          <w:delText>p</w:delText>
        </w:r>
      </w:del>
      <w:del w:id="602" w:author="Trainer 1 - AgentCo" w:date="2026-05-08T09:03:00Z">
        <w:r>
          <w:rPr>
            <w:rFonts w:ascii="Arial" w:hAnsi="Arial"/>
            <w:sz w:val="21"/>
            <w:szCs w:val="21"/>
          </w:rPr>
          <w:delText>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p>
    <w:p w14:paraId="7D3F69C9" w14:textId="00BF7F1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Security Audit Rights</w:t>
      </w:r>
      <w:r>
        <w:rPr>
          <w:rFonts w:ascii="Arial" w:hAnsi="Arial"/>
          <w:sz w:val="21"/>
          <w:szCs w:val="21"/>
        </w:rPr>
        <w:t xml:space="preserve">.  At the request of </w:t>
      </w:r>
      <w:proofErr w:type="spellStart"/>
      <w:r>
        <w:rPr>
          <w:rFonts w:ascii="Arial" w:hAnsi="Arial"/>
          <w:sz w:val="21"/>
          <w:szCs w:val="21"/>
        </w:rPr>
        <w:t>LargeCo</w:t>
      </w:r>
      <w:proofErr w:type="spellEnd"/>
      <w:r>
        <w:rPr>
          <w:rFonts w:ascii="Arial" w:hAnsi="Arial"/>
          <w:sz w:val="21"/>
          <w:szCs w:val="21"/>
        </w:rPr>
        <w:t xml:space="preserve"> and at LargeCo’s cost, </w:t>
      </w:r>
      <w:ins w:id="603" w:author="Trainer 1 - AgentCo" w:date="2026-05-08T08:55:00Z">
        <w:r>
          <w:rPr>
            <w:rFonts w:ascii="Arial" w:hAnsi="Arial"/>
            <w:sz w:val="21"/>
            <w:szCs w:val="21"/>
          </w:rPr>
          <w:t>and upon reasonable a</w:t>
        </w:r>
      </w:ins>
      <w:ins w:id="604" w:author="Trainer 1 - AgentCo" w:date="2026-05-08T08:56:00Z">
        <w:r>
          <w:rPr>
            <w:rFonts w:ascii="Arial" w:hAnsi="Arial"/>
            <w:sz w:val="21"/>
            <w:szCs w:val="21"/>
          </w:rPr>
          <w:t xml:space="preserve">dvanced written notice to Provider, </w:t>
        </w:r>
      </w:ins>
      <w:r>
        <w:rPr>
          <w:rFonts w:ascii="Arial" w:hAnsi="Arial"/>
          <w:sz w:val="21"/>
          <w:szCs w:val="21"/>
        </w:rPr>
        <w:t xml:space="preserve">Provider shall provide </w:t>
      </w:r>
      <w:proofErr w:type="spellStart"/>
      <w:r>
        <w:rPr>
          <w:rFonts w:ascii="Arial" w:hAnsi="Arial"/>
          <w:sz w:val="21"/>
          <w:szCs w:val="21"/>
        </w:rPr>
        <w:t>LargeCo</w:t>
      </w:r>
      <w:proofErr w:type="spellEnd"/>
      <w:r>
        <w:rPr>
          <w:rFonts w:ascii="Arial" w:hAnsi="Arial"/>
          <w:sz w:val="21"/>
          <w:szCs w:val="21"/>
        </w:rPr>
        <w:t xml:space="preserve">, or an independent third-party auditor selected by </w:t>
      </w:r>
      <w:proofErr w:type="spellStart"/>
      <w:r>
        <w:rPr>
          <w:rFonts w:ascii="Arial" w:hAnsi="Arial"/>
          <w:sz w:val="21"/>
          <w:szCs w:val="21"/>
        </w:rPr>
        <w:t>LargeCo</w:t>
      </w:r>
      <w:proofErr w:type="spellEnd"/>
      <w:r>
        <w:rPr>
          <w:rFonts w:ascii="Arial" w:hAnsi="Arial"/>
          <w:sz w:val="21"/>
          <w:szCs w:val="21"/>
        </w:rPr>
        <w:t xml:space="preserve">, </w:t>
      </w:r>
      <w:ins w:id="605" w:author="Trainer 1 - AgentCo" w:date="2026-05-08T08:55:00Z">
        <w:r>
          <w:rPr>
            <w:rFonts w:ascii="Arial" w:hAnsi="Arial"/>
            <w:sz w:val="21"/>
            <w:szCs w:val="21"/>
          </w:rPr>
          <w:t xml:space="preserve">reasonable </w:t>
        </w:r>
      </w:ins>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shared with </w:t>
      </w:r>
      <w:proofErr w:type="spellStart"/>
      <w:r>
        <w:rPr>
          <w:rFonts w:ascii="Arial" w:hAnsi="Arial"/>
          <w:sz w:val="21"/>
          <w:szCs w:val="21"/>
        </w:rPr>
        <w:t>LargeCo</w:t>
      </w:r>
      <w:proofErr w:type="spellEnd"/>
      <w:r>
        <w:rPr>
          <w:rFonts w:ascii="Arial" w:hAnsi="Arial"/>
          <w:sz w:val="21"/>
          <w:szCs w:val="21"/>
        </w:rPr>
        <w:t xml:space="preserve"> within ten (10) days of Provider’s receipt of the audit results.  </w:t>
      </w:r>
      <w:del w:id="606" w:author="Trainer 1 - AgentCo" w:date="2026-05-08T09:01:00Z">
        <w:r>
          <w:rPr>
            <w:rFonts w:ascii="Arial" w:hAnsi="Arial"/>
            <w:sz w:val="21"/>
            <w:szCs w:val="21"/>
          </w:rPr>
          <w:delText xml:space="preserve">In addition, subject to Provider’s advance approval as to scope and timing, LargeCo also reserves the right to conduct, at its own cost, not more than </w:delText>
        </w:r>
      </w:del>
      <w:del w:id="607" w:author="Trainer 1 - AgentCo" w:date="2026-05-08T08:58:00Z">
        <w:r>
          <w:rPr>
            <w:rFonts w:ascii="Arial" w:hAnsi="Arial"/>
            <w:sz w:val="21"/>
            <w:szCs w:val="21"/>
          </w:rPr>
          <w:delText xml:space="preserve">twice </w:delText>
        </w:r>
      </w:del>
      <w:del w:id="608" w:author="Trainer 1 - AgentCo" w:date="2026-05-08T09:01:00Z">
        <w:r>
          <w:rPr>
            <w:rFonts w:ascii="Arial" w:hAnsi="Arial"/>
            <w:sz w:val="21"/>
            <w:szCs w:val="21"/>
          </w:rPr>
          <w:delText xml:space="preserve">per calendar year, </w:delText>
        </w:r>
      </w:del>
      <w:del w:id="609" w:author="Trainer 1 - AgentCo" w:date="2026-05-08T09:00:00Z">
        <w:r>
          <w:rPr>
            <w:rFonts w:ascii="Arial" w:hAnsi="Arial"/>
            <w:sz w:val="21"/>
            <w:szCs w:val="21"/>
          </w:rPr>
          <w:delText>technical security integrity reviews, and penetration tests and monthly Internet security scans to ensure Provider remains compliant with this Agreement and Applicable Laws (collectively, “</w:delText>
        </w:r>
        <w:r>
          <w:rPr>
            <w:rFonts w:ascii="Arial" w:hAnsi="Arial"/>
            <w:b/>
            <w:bCs/>
            <w:sz w:val="21"/>
            <w:szCs w:val="21"/>
          </w:rPr>
          <w:delText>Application Security Assessments</w:delText>
        </w:r>
        <w:r>
          <w:rPr>
            <w:rFonts w:ascii="Arial" w:hAnsi="Arial"/>
            <w:sz w:val="21"/>
            <w:szCs w:val="21"/>
          </w:rPr>
          <w:delText xml:space="preserve">”).  </w:delText>
        </w:r>
      </w:del>
      <w:del w:id="610" w:author="Trainer 1 - AgentCo" w:date="2026-05-08T08:59:00Z">
        <w:r>
          <w:rPr>
            <w:rFonts w:ascii="Arial" w:hAnsi="Arial"/>
            <w:sz w:val="21"/>
            <w:szCs w:val="21"/>
          </w:rPr>
          <w:delText xml:space="preserve">LargeCo will provide seven days’ notice prior to penetration testing or the commencement of monthly scanning activities.  Provider shall correct any Security Flaw discovered by LargeCo within eight (8) hours.  Further, </w:delText>
        </w:r>
      </w:del>
      <w:commentRangeStart w:id="611"/>
      <w:r>
        <w:rPr>
          <w:rFonts w:ascii="Arial" w:hAnsi="Arial"/>
          <w:sz w:val="21"/>
          <w:szCs w:val="21"/>
        </w:rPr>
        <w:t xml:space="preserve">Provider and any Agent </w:t>
      </w:r>
      <w:proofErr w:type="gramStart"/>
      <w:r>
        <w:rPr>
          <w:rFonts w:ascii="Arial" w:hAnsi="Arial"/>
          <w:sz w:val="21"/>
          <w:szCs w:val="21"/>
        </w:rPr>
        <w:t>that accesses</w:t>
      </w:r>
      <w:proofErr w:type="gramEnd"/>
      <w:r>
        <w:rPr>
          <w:rFonts w:ascii="Arial" w:hAnsi="Arial"/>
          <w:sz w:val="21"/>
          <w:szCs w:val="21"/>
        </w:rPr>
        <w:t>, stores or collects LargeCo’s Confidential Information shall conduct</w:t>
      </w:r>
      <w:ins w:id="612" w:author="Trainer 1 - AgentCo" w:date="2026-05-08T09:01:00Z">
        <w:r>
          <w:rPr>
            <w:rFonts w:ascii="Arial" w:hAnsi="Arial"/>
            <w:sz w:val="21"/>
            <w:szCs w:val="21"/>
          </w:rPr>
          <w:t xml:space="preserve"> annually</w:t>
        </w:r>
      </w:ins>
      <w:r>
        <w:rPr>
          <w:rFonts w:ascii="Arial" w:hAnsi="Arial"/>
          <w:sz w:val="21"/>
          <w:szCs w:val="21"/>
        </w:rPr>
        <w:t xml:space="preserve">, at its own cost, </w:t>
      </w:r>
      <w:del w:id="613" w:author="Trainer 1 - AgentCo" w:date="2026-05-08T09:00:00Z">
        <w:r>
          <w:rPr>
            <w:rFonts w:ascii="Arial" w:hAnsi="Arial"/>
            <w:sz w:val="21"/>
            <w:szCs w:val="21"/>
          </w:rPr>
          <w:delText xml:space="preserve">an </w:delText>
        </w:r>
      </w:del>
      <w:ins w:id="614" w:author="Trainer 1 - AgentCo" w:date="2026-05-08T09:00:00Z">
        <w:r>
          <w:rPr>
            <w:rFonts w:ascii="Arial" w:hAnsi="Arial"/>
            <w:sz w:val="21"/>
            <w:szCs w:val="21"/>
          </w:rPr>
          <w:t xml:space="preserve">technical security integrity reviews, and penetration tests and monthly Internet security scans to ensure Provider remains compliant with this Agreement and Applicable Laws </w:t>
        </w:r>
      </w:ins>
      <w:del w:id="615" w:author="Trainer 1 - AgentCo" w:date="2026-05-08T09:01:00Z">
        <w:r>
          <w:rPr>
            <w:rFonts w:ascii="Arial" w:hAnsi="Arial"/>
            <w:sz w:val="21"/>
            <w:szCs w:val="21"/>
          </w:rPr>
          <w:delText xml:space="preserve">Application Security Assessment annually </w:delText>
        </w:r>
      </w:del>
      <w:r>
        <w:rPr>
          <w:rFonts w:ascii="Arial" w:hAnsi="Arial"/>
          <w:sz w:val="21"/>
          <w:szCs w:val="21"/>
        </w:rPr>
        <w:t xml:space="preserve">using an independent third-party tester.  </w:t>
      </w:r>
      <w:proofErr w:type="spellStart"/>
      <w:r>
        <w:rPr>
          <w:rFonts w:ascii="Arial" w:hAnsi="Arial"/>
          <w:sz w:val="21"/>
          <w:szCs w:val="21"/>
        </w:rPr>
        <w:t>LargeCo</w:t>
      </w:r>
      <w:proofErr w:type="spellEnd"/>
      <w:r>
        <w:rPr>
          <w:rFonts w:ascii="Arial" w:hAnsi="Arial"/>
          <w:sz w:val="21"/>
          <w:szCs w:val="21"/>
        </w:rPr>
        <w:t xml:space="preserve"> acknowledges that all information relating to Provider’s records, policies, procedures and systems shall constitute Provider’s Confidential Information subject to the Confidentiality provisions of this Agreement.   </w:t>
      </w:r>
      <w:commentRangeEnd w:id="611"/>
      <w:r>
        <w:rPr>
          <w:rStyle w:val="CommentReference"/>
          <w:rFonts w:cs="Times New Roman"/>
          <w:color w:val="auto"/>
        </w:rPr>
        <w:commentReference w:id="611"/>
      </w:r>
    </w:p>
    <w:p w14:paraId="04CA30E5"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w:t>
      </w:r>
      <w:proofErr w:type="spellStart"/>
      <w:r>
        <w:rPr>
          <w:rFonts w:ascii="Arial" w:hAnsi="Arial"/>
          <w:sz w:val="21"/>
          <w:szCs w:val="21"/>
        </w:rPr>
        <w:t>LargeCo</w:t>
      </w:r>
      <w:proofErr w:type="spellEnd"/>
      <w:r>
        <w:rPr>
          <w:rFonts w:ascii="Arial" w:hAnsi="Arial"/>
          <w:sz w:val="21"/>
          <w:szCs w:val="21"/>
        </w:rPr>
        <w:t xml:space="preserve">.  The Personal Information is disclosed by </w:t>
      </w:r>
      <w:proofErr w:type="spellStart"/>
      <w:r>
        <w:rPr>
          <w:rFonts w:ascii="Arial" w:hAnsi="Arial"/>
          <w:sz w:val="21"/>
          <w:szCs w:val="21"/>
        </w:rPr>
        <w:t>LargeCo</w:t>
      </w:r>
      <w:proofErr w:type="spellEnd"/>
      <w:r>
        <w:rPr>
          <w:rFonts w:ascii="Arial" w:hAnsi="Arial"/>
          <w:sz w:val="21"/>
          <w:szCs w:val="21"/>
        </w:rPr>
        <w:t xml:space="preserve"> only for limited and specified purposes set forth in the Agreement.  The purpose and duration of Processing of Personal Information, including the types of Personal Information Processed by Provider, shall be set forth in </w:t>
      </w:r>
      <w:commentRangeStart w:id="616"/>
      <w:r>
        <w:rPr>
          <w:rFonts w:ascii="Arial" w:hAnsi="Arial"/>
          <w:sz w:val="21"/>
          <w:szCs w:val="21"/>
        </w:rPr>
        <w:t>Attachment 1</w:t>
      </w:r>
      <w:r>
        <w:rPr>
          <w:rFonts w:ascii="Arial" w:hAnsi="Arial"/>
          <w:sz w:val="21"/>
          <w:szCs w:val="21"/>
        </w:rPr>
        <w:t xml:space="preserve"> </w:t>
      </w:r>
      <w:commentRangeEnd w:id="616"/>
      <w:r>
        <w:rPr>
          <w:rStyle w:val="CommentReference"/>
          <w:rFonts w:cs="Times New Roman"/>
          <w:color w:val="auto"/>
        </w:rPr>
        <w:commentReference w:id="616"/>
      </w:r>
      <w:r>
        <w:rPr>
          <w:rFonts w:ascii="Arial" w:hAnsi="Arial"/>
          <w:sz w:val="21"/>
          <w:szCs w:val="21"/>
        </w:rPr>
        <w:t xml:space="preserve">to this Agreement. Provider certifies that it understands the restrictions set forth in this Agreement and will comply with them. With respect to Personal Information provided by </w:t>
      </w:r>
      <w:proofErr w:type="spellStart"/>
      <w:r>
        <w:rPr>
          <w:rFonts w:ascii="Arial" w:hAnsi="Arial"/>
          <w:sz w:val="21"/>
          <w:szCs w:val="21"/>
        </w:rPr>
        <w:t>LargeCo</w:t>
      </w:r>
      <w:proofErr w:type="spellEnd"/>
      <w:r>
        <w:rPr>
          <w:rFonts w:ascii="Arial" w:hAnsi="Arial"/>
          <w:sz w:val="21"/>
          <w:szCs w:val="21"/>
        </w:rPr>
        <w:t xml:space="preserve">, or otherwise Processed by Provider on LargeCo’s behalf, Provider shall, and shall </w:t>
      </w:r>
      <w:commentRangeStart w:id="617"/>
      <w:ins w:id="618" w:author="Trainer 1 - AgentCo" w:date="2026-05-08T08:17:00Z">
        <w:r>
          <w:rPr>
            <w:rFonts w:ascii="Arial" w:hAnsi="Arial"/>
            <w:sz w:val="21"/>
            <w:szCs w:val="21"/>
          </w:rPr>
          <w:t xml:space="preserve">use best efforts to </w:t>
        </w:r>
        <w:commentRangeEnd w:id="617"/>
        <w:r>
          <w:rPr>
            <w:rStyle w:val="CommentReference"/>
            <w:rFonts w:cs="Times New Roman"/>
            <w:color w:val="auto"/>
          </w:rPr>
          <w:commentReference w:id="617"/>
        </w:r>
      </w:ins>
      <w:r>
        <w:rPr>
          <w:rFonts w:ascii="Arial" w:hAnsi="Arial"/>
          <w:sz w:val="21"/>
          <w:szCs w:val="21"/>
        </w:rPr>
        <w:t xml:space="preserve">ensure any person engaging in Processing Personal Information on its behalf, shall: </w:t>
      </w:r>
    </w:p>
    <w:p w14:paraId="75C5AE4A" w14:textId="77777777">
      <w:pPr>
        <w:pStyle w:val="ListParagraph"/>
        <w:widowControl/>
        <w:numPr>
          <w:ilvl w:val="1"/>
          <w:numId w:val="17"/>
        </w:numPr>
        <w:spacing w:after="240" w:line="276" w:lineRule="auto"/>
        <w:jc w:val="both"/>
        <w:rPr>
          <w:rFonts w:ascii="Arial" w:eastAsia="Arial" w:hAnsi="Arial" w:cs="Arial"/>
          <w:sz w:val="21"/>
          <w:szCs w:val="21"/>
        </w:rPr>
      </w:pPr>
      <w:bookmarkStart w:id="619" w:name="_Hlk102143860"/>
      <w:r>
        <w:rPr>
          <w:rFonts w:ascii="Arial" w:hAnsi="Arial"/>
          <w:sz w:val="21"/>
          <w:szCs w:val="21"/>
        </w:rPr>
        <w:t xml:space="preserve">Process Personal Information only to deliver services as instructed and permitted by </w:t>
      </w:r>
      <w:proofErr w:type="spellStart"/>
      <w:r>
        <w:rPr>
          <w:rFonts w:ascii="Arial" w:hAnsi="Arial"/>
          <w:sz w:val="21"/>
          <w:szCs w:val="21"/>
        </w:rPr>
        <w:t>LargeCo</w:t>
      </w:r>
      <w:proofErr w:type="spellEnd"/>
      <w:r>
        <w:rPr>
          <w:rFonts w:ascii="Arial" w:hAnsi="Arial"/>
          <w:sz w:val="21"/>
          <w:szCs w:val="21"/>
        </w:rPr>
        <w:t>, in compliance with Applicable Law,</w:t>
      </w:r>
      <w:bookmarkEnd w:id="619"/>
      <w:r>
        <w:rPr>
          <w:rFonts w:ascii="Arial" w:hAnsi="Arial"/>
          <w:sz w:val="21"/>
          <w:szCs w:val="21"/>
        </w:rPr>
        <w:t xml:space="preserve"> </w:t>
      </w:r>
      <w:bookmarkStart w:id="620" w:name="_Hlk102139953"/>
      <w:r>
        <w:rPr>
          <w:rFonts w:ascii="Arial" w:hAnsi="Arial"/>
          <w:sz w:val="21"/>
          <w:szCs w:val="21"/>
        </w:rPr>
        <w:t xml:space="preserve">collect that Personal Information approved by </w:t>
      </w:r>
      <w:proofErr w:type="spellStart"/>
      <w:r>
        <w:rPr>
          <w:rFonts w:ascii="Arial" w:hAnsi="Arial"/>
          <w:sz w:val="21"/>
          <w:szCs w:val="21"/>
        </w:rPr>
        <w:t>LargeCo</w:t>
      </w:r>
      <w:proofErr w:type="spellEnd"/>
      <w:r>
        <w:rPr>
          <w:rFonts w:ascii="Arial" w:hAnsi="Arial"/>
          <w:sz w:val="21"/>
          <w:szCs w:val="21"/>
        </w:rPr>
        <w:t xml:space="preserve">, not sell or share (as those terms are defined in the CPRA) </w:t>
      </w:r>
      <w:bookmarkEnd w:id="620"/>
      <w:r>
        <w:rPr>
          <w:rFonts w:ascii="Arial" w:hAnsi="Arial"/>
          <w:sz w:val="21"/>
          <w:szCs w:val="21"/>
        </w:rPr>
        <w:t xml:space="preserve">and not Process Personal Information for any other purpose, including for a commercial purpose other than the business purposes set forth in the Agreement and the direct business relationship between the </w:t>
      </w:r>
      <w:proofErr w:type="spellStart"/>
      <w:r>
        <w:rPr>
          <w:rFonts w:ascii="Arial" w:hAnsi="Arial"/>
          <w:sz w:val="21"/>
          <w:szCs w:val="21"/>
        </w:rPr>
        <w:t>LargeCo</w:t>
      </w:r>
      <w:proofErr w:type="spellEnd"/>
      <w:r>
        <w:rPr>
          <w:rFonts w:ascii="Arial" w:hAnsi="Arial"/>
          <w:sz w:val="21"/>
          <w:szCs w:val="21"/>
        </w:rPr>
        <w:t xml:space="preserve"> and Provider, unless </w:t>
      </w:r>
      <w:proofErr w:type="spellStart"/>
      <w:r>
        <w:rPr>
          <w:rFonts w:ascii="Arial" w:hAnsi="Arial"/>
          <w:sz w:val="21"/>
          <w:szCs w:val="21"/>
        </w:rPr>
        <w:t>LargeCo</w:t>
      </w:r>
      <w:proofErr w:type="spellEnd"/>
      <w:r>
        <w:rPr>
          <w:rFonts w:ascii="Arial" w:hAnsi="Arial"/>
          <w:sz w:val="21"/>
          <w:szCs w:val="21"/>
        </w:rPr>
        <w:t xml:space="preserve"> has provided its prior written agreement or otherwise required by Applicable Law;</w:t>
      </w:r>
    </w:p>
    <w:p w14:paraId="3BBC333C" w14:textId="77777777">
      <w:pPr>
        <w:pStyle w:val="Body"/>
        <w:widowControl/>
        <w:numPr>
          <w:ilvl w:val="1"/>
          <w:numId w:val="17"/>
        </w:numPr>
        <w:spacing w:after="240"/>
        <w:jc w:val="both"/>
        <w:rPr>
          <w:rFonts w:ascii="Arial" w:eastAsia="Arial" w:hAnsi="Arial" w:cs="Arial"/>
          <w:sz w:val="21"/>
          <w:szCs w:val="21"/>
        </w:rPr>
      </w:pPr>
      <w:bookmarkStart w:id="621"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w:t>
      </w:r>
      <w:proofErr w:type="spellStart"/>
      <w:r>
        <w:rPr>
          <w:rFonts w:ascii="Arial" w:hAnsi="Arial"/>
          <w:sz w:val="21"/>
          <w:szCs w:val="21"/>
        </w:rPr>
        <w:t>LargeCo</w:t>
      </w:r>
      <w:proofErr w:type="spellEnd"/>
      <w:r>
        <w:rPr>
          <w:rFonts w:ascii="Arial" w:hAnsi="Arial"/>
          <w:sz w:val="21"/>
          <w:szCs w:val="21"/>
        </w:rPr>
        <w:t xml:space="preserve"> or otherwise expressly permitted by Applicable Laws;  </w:t>
      </w:r>
      <w:bookmarkEnd w:id="621"/>
    </w:p>
    <w:p w14:paraId="3E066348"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w:t>
      </w:r>
      <w:proofErr w:type="spellStart"/>
      <w:r>
        <w:rPr>
          <w:rFonts w:ascii="Arial" w:hAnsi="Arial"/>
          <w:sz w:val="21"/>
          <w:szCs w:val="21"/>
        </w:rPr>
        <w:t>LargeCo</w:t>
      </w:r>
      <w:proofErr w:type="spellEnd"/>
      <w:r>
        <w:rPr>
          <w:rFonts w:ascii="Arial" w:hAnsi="Arial"/>
          <w:sz w:val="21"/>
          <w:szCs w:val="21"/>
        </w:rPr>
        <w:t xml:space="preserve">, except where such disclosure, transfer or access is mandated by Applicable Law (subject to Provider providing </w:t>
      </w:r>
      <w:proofErr w:type="spellStart"/>
      <w:r>
        <w:rPr>
          <w:rFonts w:ascii="Arial" w:hAnsi="Arial"/>
          <w:sz w:val="21"/>
          <w:szCs w:val="21"/>
        </w:rPr>
        <w:t>LargeCo</w:t>
      </w:r>
      <w:proofErr w:type="spellEnd"/>
      <w:r>
        <w:rPr>
          <w:rFonts w:ascii="Arial" w:hAnsi="Arial"/>
          <w:sz w:val="21"/>
          <w:szCs w:val="21"/>
        </w:rPr>
        <w:t xml:space="preserve"> with prompt written notice of such requirement to transfer or disclose, unless such notice is prohibited by Applicable Law).  If </w:t>
      </w:r>
      <w:proofErr w:type="spellStart"/>
      <w:r>
        <w:rPr>
          <w:rFonts w:ascii="Arial" w:hAnsi="Arial"/>
          <w:sz w:val="21"/>
          <w:szCs w:val="21"/>
        </w:rPr>
        <w:t>LargeCo</w:t>
      </w:r>
      <w:proofErr w:type="spellEnd"/>
      <w:r>
        <w:rPr>
          <w:rFonts w:ascii="Arial" w:hAnsi="Arial"/>
          <w:sz w:val="21"/>
          <w:szCs w:val="21"/>
        </w:rPr>
        <w:t xml:space="preserve"> approves Provider’s disclosure and/or transfer granting access of Personal Information to a third party, such third party shall, prior to any such disclosure, have entered into an </w:t>
      </w:r>
      <w:r>
        <w:rPr>
          <w:rFonts w:ascii="Arial" w:hAnsi="Arial"/>
          <w:sz w:val="21"/>
          <w:szCs w:val="21"/>
        </w:rPr>
        <w:lastRenderedPageBreak/>
        <w:t>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pPr>
        <w:pStyle w:val="Body"/>
        <w:widowControl/>
        <w:numPr>
          <w:ilvl w:val="1"/>
          <w:numId w:val="17"/>
        </w:numPr>
        <w:spacing w:after="240"/>
        <w:jc w:val="both"/>
        <w:rPr>
          <w:rFonts w:ascii="Arial" w:hAnsi="Arial"/>
          <w:sz w:val="21"/>
          <w:szCs w:val="21"/>
        </w:rPr>
      </w:pPr>
      <w:ins w:id="622" w:author="Trainer 1 - AgentCo" w:date="2026-05-08T08:53:00Z">
        <w:r>
          <w:rPr>
            <w:rFonts w:ascii="Arial" w:hAnsi="Arial"/>
            <w:sz w:val="21"/>
            <w:szCs w:val="21"/>
          </w:rPr>
          <w:t xml:space="preserve">Reserved.  </w:t>
        </w:r>
      </w:ins>
      <w:commentRangeStart w:id="623"/>
      <w:del w:id="624" w:author="Trainer 1 - AgentCo" w:date="2026-05-08T08:54:00Z">
        <w:r>
          <w:rPr>
            <w:rFonts w:ascii="Arial" w:hAnsi="Arial"/>
            <w:sz w:val="21"/>
            <w:szCs w:val="21"/>
          </w:rPr>
          <w:delText>Ensure that all Personal Information created by Provider on behalf of LargeCo is accurate and</w:delText>
        </w:r>
        <w:r>
          <w:rPr>
            <w:rFonts w:ascii="Arial" w:hAnsi="Arial"/>
            <w:sz w:val="21"/>
            <w:szCs w:val="21"/>
          </w:rPr>
          <w:delText>, where appropriate, kept up to date, and ensure that any Personal Information which is inaccurate or incomplete is erased or rectified in accordance with LargeCo’</w:delText>
        </w:r>
        <w:r>
          <w:rPr>
            <w:rFonts w:ascii="Arial" w:hAnsi="Arial"/>
            <w:sz w:val="21"/>
            <w:szCs w:val="21"/>
            <w:lang w:val="fr-FR"/>
          </w:rPr>
          <w:delText>s instructions;</w:delText>
        </w:r>
        <w:commentRangeEnd w:id="623"/>
        <w:r>
          <w:rPr>
            <w:rStyle w:val="CommentReference"/>
            <w:rFonts w:cs="Times New Roman"/>
            <w:color w:val="auto"/>
            <w14:textOutline w14:w="0" w14:cap="rnd" w14:cmpd="sng" w14:algn="ctr">
              <w14:noFill/>
              <w14:prstDash w14:val="solid"/>
              <w14:bevel/>
            </w14:textOutline>
          </w:rPr>
          <w:commentReference w:id="623"/>
        </w:r>
      </w:del>
    </w:p>
    <w:p w14:paraId="3C5DD713"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Notify </w:t>
      </w:r>
      <w:proofErr w:type="spellStart"/>
      <w:r>
        <w:rPr>
          <w:rFonts w:ascii="Arial" w:hAnsi="Arial"/>
          <w:sz w:val="21"/>
          <w:szCs w:val="21"/>
        </w:rPr>
        <w:t>LargeCo</w:t>
      </w:r>
      <w:proofErr w:type="spellEnd"/>
      <w:r>
        <w:rPr>
          <w:rFonts w:ascii="Arial" w:hAnsi="Arial"/>
          <w:sz w:val="21"/>
          <w:szCs w:val="21"/>
        </w:rPr>
        <w:t xml:space="preserve"> within twenty-four (24) hours, unless specifically prohibited by Applicable Law, if Provider receives:  (</w:t>
      </w:r>
      <w:proofErr w:type="spellStart"/>
      <w:r>
        <w:rPr>
          <w:rFonts w:ascii="Arial" w:hAnsi="Arial"/>
          <w:sz w:val="21"/>
          <w:szCs w:val="21"/>
        </w:rPr>
        <w:t>i</w:t>
      </w:r>
      <w:proofErr w:type="spellEnd"/>
      <w:r>
        <w:rPr>
          <w:rFonts w:ascii="Arial" w:hAnsi="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Pr>
          <w:rFonts w:ascii="Arial" w:hAnsi="Arial"/>
          <w:sz w:val="21"/>
          <w:szCs w:val="21"/>
        </w:rPr>
        <w:t>LargeCo</w:t>
      </w:r>
      <w:proofErr w:type="spellEnd"/>
      <w:r>
        <w:rPr>
          <w:rFonts w:ascii="Arial" w:hAnsi="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proofErr w:type="spellStart"/>
      <w:r>
        <w:rPr>
          <w:rFonts w:ascii="Arial" w:hAnsi="Arial"/>
          <w:sz w:val="21"/>
          <w:szCs w:val="21"/>
        </w:rPr>
        <w:t>LargeCo</w:t>
      </w:r>
      <w:proofErr w:type="spellEnd"/>
      <w:r>
        <w:rPr>
          <w:rFonts w:ascii="Arial" w:hAnsi="Arial"/>
          <w:sz w:val="21"/>
          <w:szCs w:val="21"/>
        </w:rPr>
        <w:t xml:space="preserve"> with respect to any action taken relating to such request, complaint, or order or other document;</w:t>
      </w:r>
    </w:p>
    <w:p w14:paraId="7710D95A" w14:textId="77777777">
      <w:pPr>
        <w:pStyle w:val="Body"/>
        <w:widowControl/>
        <w:numPr>
          <w:ilvl w:val="1"/>
          <w:numId w:val="17"/>
        </w:numPr>
        <w:spacing w:after="240"/>
        <w:jc w:val="both"/>
        <w:rPr>
          <w:rFonts w:ascii="Arial" w:eastAsia="Arial" w:hAnsi="Arial" w:cs="Arial"/>
          <w:sz w:val="21"/>
          <w:szCs w:val="21"/>
        </w:rPr>
      </w:pPr>
      <w:bookmarkStart w:id="625" w:name="_Hlk102139898"/>
      <w:r>
        <w:rPr>
          <w:rFonts w:ascii="Arial" w:hAnsi="Arial"/>
          <w:sz w:val="21"/>
          <w:szCs w:val="21"/>
        </w:rPr>
        <w:t>Take appropriate technical and organizational measures for the fulfillment of data subject requests under Applicable Laws;</w:t>
      </w:r>
      <w:bookmarkEnd w:id="625"/>
    </w:p>
    <w:p w14:paraId="5C6F4FA6" w14:textId="77777777">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2C9EBBC">
      <w:pPr>
        <w:pStyle w:val="Body"/>
        <w:widowControl/>
        <w:numPr>
          <w:ilvl w:val="1"/>
          <w:numId w:val="17"/>
        </w:numPr>
        <w:spacing w:after="240"/>
        <w:jc w:val="both"/>
        <w:rPr>
          <w:rFonts w:ascii="Arial" w:hAnsi="Arial"/>
          <w:sz w:val="21"/>
          <w:szCs w:val="21"/>
        </w:rPr>
      </w:pPr>
      <w:r>
        <w:rPr>
          <w:rFonts w:ascii="Arial" w:hAnsi="Arial"/>
          <w:sz w:val="21"/>
          <w:szCs w:val="21"/>
        </w:rPr>
        <w:t xml:space="preserve">Provide to </w:t>
      </w:r>
      <w:proofErr w:type="spellStart"/>
      <w:r>
        <w:rPr>
          <w:rFonts w:ascii="Arial" w:hAnsi="Arial"/>
          <w:sz w:val="21"/>
          <w:szCs w:val="21"/>
        </w:rPr>
        <w:t>LargeCo</w:t>
      </w:r>
      <w:proofErr w:type="spellEnd"/>
      <w:r>
        <w:rPr>
          <w:rFonts w:ascii="Arial" w:hAnsi="Arial"/>
          <w:sz w:val="21"/>
          <w:szCs w:val="21"/>
        </w:rPr>
        <w:t xml:space="preserve">, its authorized representatives, and such independent inspection body as </w:t>
      </w:r>
      <w:proofErr w:type="spellStart"/>
      <w:r>
        <w:rPr>
          <w:rFonts w:ascii="Arial" w:hAnsi="Arial"/>
          <w:sz w:val="21"/>
          <w:szCs w:val="21"/>
        </w:rPr>
        <w:t>LargeCo</w:t>
      </w:r>
      <w:proofErr w:type="spellEnd"/>
      <w:r>
        <w:rPr>
          <w:rFonts w:ascii="Arial" w:hAnsi="Arial"/>
          <w:sz w:val="21"/>
          <w:szCs w:val="21"/>
        </w:rPr>
        <w:t xml:space="preserve"> may appoint, on reasonable notice: </w:t>
      </w:r>
      <w:commentRangeStart w:id="626"/>
      <w:commentRangeStart w:id="627"/>
      <w:commentRangeStart w:id="735"/>
      <w:r>
        <w:rPr>
          <w:rFonts w:ascii="Arial" w:hAnsi="Arial"/>
          <w:sz w:val="21"/>
          <w:szCs w:val="21"/>
        </w:rPr>
        <w:t>(</w:t>
      </w:r>
      <w:proofErr w:type="spellStart"/>
      <w:r>
        <w:rPr>
          <w:rFonts w:ascii="Arial" w:hAnsi="Arial"/>
          <w:sz w:val="21"/>
          <w:szCs w:val="21"/>
        </w:rPr>
        <w:t>i</w:t>
      </w:r>
      <w:proofErr w:type="spellEnd"/>
      <w:r>
        <w:rPr>
          <w:rFonts w:ascii="Arial" w:hAnsi="Arial"/>
          <w:sz w:val="21"/>
          <w:szCs w:val="21"/>
        </w:rPr>
        <w:t>) access to Provider’s information, processing premises, and records</w:t>
      </w:r>
      <w:ins w:id="628" w:author="Trainer 1 - AgentCo" w:date="2026-05-08T08:23:00Z">
        <w:r>
          <w:rPr>
            <w:rFonts w:ascii="Arial" w:hAnsi="Arial"/>
            <w:sz w:val="21"/>
            <w:szCs w:val="21"/>
          </w:rPr>
          <w:t xml:space="preserve"> </w:t>
        </w:r>
      </w:ins>
      <w:ins w:id="630" w:author="Trainer 1 - AgentCo" w:date="2026-05-08T08:22:00Z">
        <w:r>
          <w:rPr>
            <w:rFonts w:ascii="Arial" w:hAnsi="Arial"/>
            <w:sz w:val="21"/>
            <w:szCs w:val="21"/>
          </w:rPr>
          <w:t>in accordance with the confidentiality obligations set forth in this Agreement</w:t>
        </w:r>
      </w:ins>
      <w:r>
        <w:rPr>
          <w:rFonts w:ascii="Arial" w:hAnsi="Arial"/>
          <w:sz w:val="21"/>
          <w:szCs w:val="21"/>
        </w:rPr>
        <w:t xml:space="preserve">; </w:t>
      </w:r>
      <w:commentRangeEnd w:id="626"/>
      <w:r>
        <w:rPr>
          <w:rStyle w:val="CommentReference"/>
          <w:rFonts w:cs="Times New Roman"/>
          <w:color w:val="auto"/>
          <w14:textOutline w14:w="0" w14:cap="rnd" w14:cmpd="sng" w14:algn="ctr">
            <w14:noFill/>
            <w14:prstDash w14:val="solid"/>
            <w14:bevel/>
          </w14:textOutline>
        </w:rPr>
        <w:commentReference w:id="626"/>
      </w:r>
      <w:commentRangeEnd w:id="627"/>
      <w:commentRangeEnd w:id="735"/>
      <w:r>
        <w:rPr>
          <w:rStyle w:val="CommentReference"/>
          <w:rFonts w:cs="Times New Roman"/>
          <w:color w:val="auto"/>
          <w14:textOutline w14:w="0" w14:cap="rnd" w14:cmpd="sng" w14:algn="ctr">
            <w14:noFill/>
            <w14:prstDash w14:val="solid"/>
            <w14:bevel/>
          </w14:textOutline>
        </w:rPr>
        <w:commentReference w:id="627"/>
      </w:r>
      <w:r>
        <w:commentReference w:id="735"/>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632"/>
      <w:r>
        <w:rPr>
          <w:rFonts w:ascii="Arial" w:hAnsi="Arial"/>
          <w:sz w:val="21"/>
          <w:szCs w:val="21"/>
        </w:rPr>
        <w:t xml:space="preserve">commercially reasonable </w:t>
      </w:r>
      <w:commentRangeEnd w:id="632"/>
      <w:r>
        <w:rPr>
          <w:rStyle w:val="CommentReference"/>
          <w:rFonts w:cs="Times New Roman"/>
          <w:color w:val="auto"/>
        </w:rPr>
        <w:commentReference w:id="632"/>
      </w:r>
      <w:r>
        <w:rPr>
          <w:rFonts w:ascii="Arial" w:hAnsi="Arial"/>
          <w:sz w:val="21"/>
          <w:szCs w:val="21"/>
        </w:rPr>
        <w:t xml:space="preserve">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data protection impact assessment or other obligations applicable to </w:t>
      </w:r>
      <w:proofErr w:type="spellStart"/>
      <w:r>
        <w:rPr>
          <w:rFonts w:ascii="Arial" w:hAnsi="Arial"/>
          <w:sz w:val="21"/>
          <w:szCs w:val="21"/>
        </w:rPr>
        <w:t>LargeCo</w:t>
      </w:r>
      <w:proofErr w:type="spellEnd"/>
      <w:r>
        <w:rPr>
          <w:rFonts w:ascii="Arial" w:hAnsi="Arial"/>
          <w:sz w:val="21"/>
          <w:szCs w:val="21"/>
        </w:rPr>
        <w:t xml:space="preserve"> under Applicable Law or in responding to any investigation by any law enforcement body or regulator if and to the extent such regulation relates to Confidential Information handled by Provider on LargeCo’s behalf.</w:t>
      </w:r>
    </w:p>
    <w:p w14:paraId="703C88E6" w14:textId="77777777">
      <w:pPr>
        <w:pStyle w:val="ListParagraph"/>
        <w:ind w:left="1440"/>
        <w:rPr>
          <w:rFonts w:ascii="Arial" w:eastAsia="Arial" w:hAnsi="Arial" w:cs="Arial"/>
          <w:sz w:val="21"/>
          <w:szCs w:val="21"/>
        </w:rPr>
      </w:pPr>
    </w:p>
    <w:p w14:paraId="5D5CC89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w:t>
      </w:r>
      <w:proofErr w:type="spellStart"/>
      <w:r>
        <w:rPr>
          <w:rFonts w:ascii="Arial" w:hAnsi="Arial"/>
          <w:sz w:val="21"/>
          <w:szCs w:val="21"/>
        </w:rPr>
        <w:t>LargeCo</w:t>
      </w:r>
      <w:proofErr w:type="spellEnd"/>
      <w:r>
        <w:rPr>
          <w:rFonts w:ascii="Arial" w:hAnsi="Arial"/>
          <w:sz w:val="21"/>
          <w:szCs w:val="21"/>
        </w:rPr>
        <w:t xml:space="preserve">.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w:t>
      </w:r>
      <w:r>
        <w:rPr>
          <w:rFonts w:ascii="Arial" w:hAnsi="Arial"/>
          <w:sz w:val="21"/>
          <w:szCs w:val="21"/>
        </w:rPr>
        <w:lastRenderedPageBreak/>
        <w:t xml:space="preserve">by Provider or its Agents to comply with this Section. Provider shall cooperate with LargeCo’s reasonable requests in order for </w:t>
      </w:r>
      <w:proofErr w:type="spellStart"/>
      <w:r>
        <w:rPr>
          <w:rFonts w:ascii="Arial" w:hAnsi="Arial"/>
          <w:sz w:val="21"/>
          <w:szCs w:val="21"/>
        </w:rPr>
        <w:t>LargeCo</w:t>
      </w:r>
      <w:proofErr w:type="spellEnd"/>
      <w:r>
        <w:rPr>
          <w:rFonts w:ascii="Arial" w:hAnsi="Arial"/>
          <w:sz w:val="21"/>
          <w:szCs w:val="21"/>
        </w:rPr>
        <w:t xml:space="preserve"> to fulfill its obligation under Applicable Laws to monitor Provider’s Processing of De-identified Data and compliance with this Section.</w:t>
      </w:r>
    </w:p>
    <w:p w14:paraId="4B88AF1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w:t>
      </w:r>
      <w:proofErr w:type="spellStart"/>
      <w:r>
        <w:rPr>
          <w:rFonts w:ascii="Arial" w:hAnsi="Arial"/>
          <w:sz w:val="21"/>
          <w:szCs w:val="21"/>
        </w:rPr>
        <w:t>LargeCo</w:t>
      </w:r>
      <w:proofErr w:type="spellEnd"/>
      <w:r>
        <w:rPr>
          <w:rFonts w:ascii="Arial" w:hAnsi="Arial"/>
          <w:sz w:val="21"/>
          <w:szCs w:val="21"/>
        </w:rPr>
        <w:t xml:space="preserve">.  At LargeCo’s request, Provider and any </w:t>
      </w:r>
      <w:r>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w:t>
      </w:r>
      <w:proofErr w:type="spellStart"/>
      <w:r>
        <w:rPr>
          <w:rFonts w:ascii="Arial" w:hAnsi="Arial"/>
          <w:sz w:val="21"/>
          <w:szCs w:val="21"/>
        </w:rPr>
        <w:t>LargeCo</w:t>
      </w:r>
      <w:proofErr w:type="spellEnd"/>
      <w:r>
        <w:rPr>
          <w:rFonts w:ascii="Arial" w:hAnsi="Arial"/>
          <w:sz w:val="21"/>
          <w:szCs w:val="21"/>
        </w:rPr>
        <w:t xml:space="preserve"> Affiliates in order to allow LargeCo’s Confidential Information to be transferred to Provider and any Affiliate or subcontractor of Provider by </w:t>
      </w:r>
      <w:proofErr w:type="spellStart"/>
      <w:r>
        <w:rPr>
          <w:rFonts w:ascii="Arial" w:hAnsi="Arial"/>
          <w:sz w:val="21"/>
          <w:szCs w:val="21"/>
        </w:rPr>
        <w:t>LargeCo</w:t>
      </w:r>
      <w:proofErr w:type="spellEnd"/>
      <w:r>
        <w:rPr>
          <w:rFonts w:ascii="Arial" w:hAnsi="Arial"/>
          <w:sz w:val="21"/>
          <w:szCs w:val="21"/>
        </w:rPr>
        <w:t xml:space="preserve"> or LargeCo’s international Affiliates.</w:t>
      </w:r>
    </w:p>
    <w:p w14:paraId="55B2A5FA" w14:textId="78475FF8">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633"/>
      <w:r>
        <w:rPr>
          <w:rFonts w:ascii="Arial" w:hAnsi="Arial"/>
          <w:sz w:val="21"/>
          <w:szCs w:val="21"/>
        </w:rPr>
        <w:t xml:space="preserve">provide reasonable </w:t>
      </w:r>
      <w:r>
        <w:rPr>
          <w:rFonts w:ascii="Arial" w:hAnsi="Arial"/>
          <w:sz w:val="21"/>
          <w:szCs w:val="21"/>
        </w:rPr>
        <w:t>assist</w:t>
      </w:r>
      <w:r>
        <w:rPr>
          <w:rFonts w:ascii="Arial" w:hAnsi="Arial"/>
          <w:sz w:val="21"/>
          <w:szCs w:val="21"/>
        </w:rPr>
        <w:t>ance</w:t>
      </w:r>
      <w:r>
        <w:rPr>
          <w:rFonts w:ascii="Arial" w:hAnsi="Arial"/>
          <w:sz w:val="21"/>
          <w:szCs w:val="21"/>
        </w:rPr>
        <w:t xml:space="preserve"> and support</w:t>
      </w:r>
      <w:r>
        <w:rPr>
          <w:rFonts w:ascii="Arial" w:hAnsi="Arial"/>
          <w:sz w:val="21"/>
          <w:szCs w:val="21"/>
        </w:rPr>
        <w:t xml:space="preserve"> to</w:t>
      </w:r>
      <w:r>
        <w:rPr>
          <w:rFonts w:ascii="Arial" w:hAnsi="Arial"/>
          <w:sz w:val="21"/>
          <w:szCs w:val="21"/>
        </w:rPr>
        <w:t xml:space="preserve"> </w:t>
      </w:r>
      <w:proofErr w:type="spellStart"/>
      <w:r>
        <w:rPr>
          <w:rFonts w:ascii="Arial" w:hAnsi="Arial"/>
          <w:sz w:val="21"/>
          <w:szCs w:val="21"/>
        </w:rPr>
        <w:t>LargeCo</w:t>
      </w:r>
      <w:proofErr w:type="spellEnd"/>
      <w:r>
        <w:rPr>
          <w:rFonts w:ascii="Arial" w:hAnsi="Arial"/>
          <w:sz w:val="21"/>
          <w:szCs w:val="21"/>
        </w:rPr>
        <w:t xml:space="preserve"> </w:t>
      </w:r>
      <w:commentRangeEnd w:id="633"/>
      <w:r>
        <w:rPr>
          <w:rStyle w:val="CommentReference"/>
          <w:rFonts w:cs="Times New Roman"/>
          <w:color w:val="auto"/>
        </w:rPr>
        <w:commentReference w:id="633"/>
      </w:r>
      <w:r>
        <w:rPr>
          <w:rFonts w:ascii="Arial" w:hAnsi="Arial"/>
          <w:sz w:val="21"/>
          <w:szCs w:val="21"/>
        </w:rPr>
        <w:t xml:space="preserve">in the event of an investigation by any regulator, including a data protection regulator, or similar authority, if and to the extent that such investigation relates to Confidential Information handled by Provider on behalf of </w:t>
      </w:r>
      <w:proofErr w:type="spellStart"/>
      <w:r>
        <w:rPr>
          <w:rFonts w:ascii="Arial" w:hAnsi="Arial"/>
          <w:sz w:val="21"/>
          <w:szCs w:val="21"/>
        </w:rPr>
        <w:t>LargeCo</w:t>
      </w:r>
      <w:proofErr w:type="spellEnd"/>
      <w:r>
        <w:rPr>
          <w:rFonts w:ascii="Arial" w:hAnsi="Arial"/>
          <w:sz w:val="21"/>
          <w:szCs w:val="21"/>
        </w:rPr>
        <w:t xml:space="preserve">.  Such assistance shall be at LargeCo’s sole expense, except where such investigation was required due to Provider’s acts or omissions, in which case such assistance shall be at Provider’s sole expense.  Provider shall take any other steps reasonably requested by </w:t>
      </w:r>
      <w:proofErr w:type="spellStart"/>
      <w:r>
        <w:rPr>
          <w:rFonts w:ascii="Arial" w:hAnsi="Arial"/>
          <w:sz w:val="21"/>
          <w:szCs w:val="21"/>
        </w:rPr>
        <w:t>LargeCo</w:t>
      </w:r>
      <w:proofErr w:type="spellEnd"/>
      <w:r>
        <w:rPr>
          <w:rFonts w:ascii="Arial" w:hAnsi="Arial"/>
          <w:sz w:val="21"/>
          <w:szCs w:val="21"/>
        </w:rPr>
        <w:t xml:space="preserve"> to assist </w:t>
      </w:r>
      <w:proofErr w:type="spellStart"/>
      <w:r>
        <w:rPr>
          <w:rFonts w:ascii="Arial" w:hAnsi="Arial"/>
          <w:sz w:val="21"/>
          <w:szCs w:val="21"/>
        </w:rPr>
        <w:t>LargeCo</w:t>
      </w:r>
      <w:proofErr w:type="spellEnd"/>
      <w:r>
        <w:rPr>
          <w:rFonts w:ascii="Arial" w:hAnsi="Arial"/>
          <w:sz w:val="21"/>
          <w:szCs w:val="21"/>
        </w:rPr>
        <w:t xml:space="preserve"> in complying with any notification, registration or other obligations applicable to </w:t>
      </w:r>
      <w:proofErr w:type="spellStart"/>
      <w:r>
        <w:rPr>
          <w:rFonts w:ascii="Arial" w:hAnsi="Arial"/>
          <w:sz w:val="21"/>
          <w:szCs w:val="21"/>
        </w:rPr>
        <w:t>LargeCo</w:t>
      </w:r>
      <w:proofErr w:type="spellEnd"/>
      <w:r>
        <w:rPr>
          <w:rFonts w:ascii="Arial" w:hAnsi="Arial"/>
          <w:sz w:val="21"/>
          <w:szCs w:val="21"/>
        </w:rPr>
        <w:t xml:space="preserve"> or its Affiliates under Applicable Law with respect to Personal Information or Personal Financial Information</w:t>
      </w:r>
      <w:r>
        <w:rPr>
          <w:rFonts w:ascii="Arial" w:hAnsi="Arial"/>
          <w:sz w:val="21"/>
          <w:szCs w:val="21"/>
        </w:rPr>
        <w:t xml:space="preserve"> </w:t>
      </w:r>
      <w:commentRangeStart w:id="634"/>
      <w:r>
        <w:rPr>
          <w:rFonts w:ascii="Arial" w:hAnsi="Arial"/>
          <w:sz w:val="21"/>
          <w:szCs w:val="21"/>
        </w:rPr>
        <w:t>accessed by Provider under this Agreement</w:t>
      </w:r>
      <w:r>
        <w:rPr>
          <w:rFonts w:ascii="Arial" w:hAnsi="Arial"/>
          <w:sz w:val="21"/>
          <w:szCs w:val="21"/>
        </w:rPr>
        <w:t>.</w:t>
      </w:r>
      <w:commentRangeEnd w:id="634"/>
      <w:r>
        <w:rPr>
          <w:rStyle w:val="CommentReference"/>
          <w:rFonts w:cs="Times New Roman"/>
          <w:color w:val="auto"/>
        </w:rPr>
        <w:commentReference w:id="634"/>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25605028">
      <w:pPr>
        <w:pStyle w:val="ListParagraph"/>
        <w:widowControl/>
        <w:numPr>
          <w:ilvl w:val="1"/>
          <w:numId w:val="16"/>
        </w:numPr>
        <w:spacing w:after="200" w:line="276" w:lineRule="auto"/>
        <w:jc w:val="both"/>
        <w:rPr>
          <w:rFonts w:ascii="Arial" w:hAnsi="Arial"/>
          <w:sz w:val="21"/>
          <w:szCs w:val="21"/>
        </w:rPr>
      </w:pPr>
      <w:commentRangeStart w:id="730"/>
      <w:r>
        <w:rPr>
          <w:rFonts w:ascii="Arial" w:hAnsi="Arial"/>
          <w:b/>
          <w:bCs/>
          <w:sz w:val="21"/>
          <w:szCs w:val="21"/>
        </w:rPr>
        <w:t>Breach Notification</w:t>
      </w:r>
      <w:r>
        <w:rPr>
          <w:rFonts w:ascii="Arial" w:hAnsi="Arial"/>
          <w:sz w:val="21"/>
          <w:szCs w:val="21"/>
        </w:rPr>
        <w:t xml:space="preserve">.  Provider shall comply with Applicable Law with respect to Data Security Breach procedures, including, without limitation, notice requirements.  Provider shall notify </w:t>
      </w:r>
      <w:proofErr w:type="spellStart"/>
      <w:r>
        <w:rPr>
          <w:rFonts w:ascii="Arial" w:hAnsi="Arial"/>
          <w:sz w:val="21"/>
          <w:szCs w:val="21"/>
        </w:rPr>
        <w:t>LargeCo</w:t>
      </w:r>
      <w:proofErr w:type="spellEnd"/>
      <w:r>
        <w:rPr>
          <w:rFonts w:ascii="Arial" w:hAnsi="Arial"/>
          <w:sz w:val="21"/>
          <w:szCs w:val="21"/>
        </w:rPr>
        <w:t xml:space="preserve"> via the email address provided below (as may be updated by </w:t>
      </w:r>
      <w:proofErr w:type="spellStart"/>
      <w:r>
        <w:rPr>
          <w:rFonts w:ascii="Arial" w:hAnsi="Arial"/>
          <w:sz w:val="21"/>
          <w:szCs w:val="21"/>
        </w:rPr>
        <w:t>LargeCo</w:t>
      </w:r>
      <w:proofErr w:type="spellEnd"/>
      <w:r>
        <w:rPr>
          <w:rFonts w:ascii="Arial" w:hAnsi="Arial"/>
          <w:sz w:val="21"/>
          <w:szCs w:val="21"/>
        </w:rPr>
        <w:t xml:space="preserve"> from time to time) of: (a) any access, possession, use or disclosure of LargeCo’s Confidential Information, or attempt thereof, not expressly permitted by this Agreement; (b) any suspected breach or compromise of LargeCo’s Confidential Information or </w:t>
      </w:r>
      <w:proofErr w:type="spellStart"/>
      <w:r>
        <w:rPr>
          <w:rFonts w:ascii="Arial" w:hAnsi="Arial"/>
          <w:sz w:val="21"/>
          <w:szCs w:val="21"/>
        </w:rPr>
        <w:t>LargeCo</w:t>
      </w:r>
      <w:proofErr w:type="spellEnd"/>
      <w:r>
        <w:rPr>
          <w:rFonts w:ascii="Arial" w:hAnsi="Arial"/>
          <w:sz w:val="21"/>
          <w:szCs w:val="21"/>
        </w:rPr>
        <w:t xml:space="preserve"> Systems, or Provider’s systems or networks that directly or indirectly support LargeCo’s Confidential Information and </w:t>
      </w:r>
      <w:proofErr w:type="spellStart"/>
      <w:r>
        <w:rPr>
          <w:rFonts w:ascii="Arial" w:hAnsi="Arial"/>
          <w:sz w:val="21"/>
          <w:szCs w:val="21"/>
        </w:rPr>
        <w:t>LargeCo</w:t>
      </w:r>
      <w:proofErr w:type="spellEnd"/>
      <w:r>
        <w:rPr>
          <w:rFonts w:ascii="Arial" w:hAnsi="Arial"/>
          <w:sz w:val="21"/>
          <w:szCs w:val="21"/>
        </w:rPr>
        <w:t xml:space="preserve">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xml:space="preserve">”).  Provider shall use best efforts to notify </w:t>
      </w:r>
      <w:proofErr w:type="spellStart"/>
      <w:r>
        <w:rPr>
          <w:rFonts w:ascii="Arial" w:hAnsi="Arial"/>
          <w:sz w:val="21"/>
          <w:szCs w:val="21"/>
        </w:rPr>
        <w:t>LargeCo</w:t>
      </w:r>
      <w:proofErr w:type="spellEnd"/>
      <w:r>
        <w:rPr>
          <w:rFonts w:ascii="Arial" w:hAnsi="Arial"/>
          <w:sz w:val="21"/>
          <w:szCs w:val="21"/>
        </w:rPr>
        <w:t xml:space="preserve"> of the Data Security Breach with</w:t>
      </w:r>
      <w:ins w:id="635" w:author="Trainer 1 - AgentCo" w:date="2026-05-08T08:35:00Z">
        <w:r>
          <w:rPr>
            <w:rFonts w:ascii="Arial" w:hAnsi="Arial"/>
            <w:sz w:val="21"/>
            <w:szCs w:val="21"/>
          </w:rPr>
          <w:t>out undue delay</w:t>
        </w:r>
      </w:ins>
      <w:ins w:id="637" w:author="Trainer 1 - AgentCo" w:date="2026-05-08T08:35:00Z">
        <w:r>
          <w:rPr>
            <w:rFonts w:ascii="Arial" w:hAnsi="Arial"/>
            <w:sz w:val="21"/>
            <w:szCs w:val="21"/>
          </w:rPr>
          <w:t xml:space="preserve"> </w:t>
        </w:r>
      </w:ins>
      <w:del w:id="638" w:author="Trainer 1 - AgentCo" w:date="2026-05-08T08:36:00Z">
        <w:r>
          <w:rPr>
            <w:rFonts w:ascii="Arial" w:hAnsi="Arial"/>
            <w:sz w:val="21"/>
            <w:szCs w:val="21"/>
          </w:rPr>
          <w:delText xml:space="preserve">in </w:delText>
        </w:r>
      </w:del>
      <w:del w:id="639" w:author="Trainer 1 - AgentCo" w:date="2026-05-08T08:35:00Z">
        <w:r>
          <w:rPr>
            <w:rFonts w:ascii="Arial" w:hAnsi="Arial"/>
            <w:sz w:val="21"/>
            <w:szCs w:val="21"/>
          </w:rPr>
          <w:delText xml:space="preserve">eight </w:delText>
        </w:r>
      </w:del>
      <w:commentRangeStart w:id="640"/>
      <w:del w:id="641" w:author="Trainer 1 - AgentCo" w:date="2026-05-08T08:36:00Z">
        <w:r>
          <w:rPr>
            <w:rFonts w:ascii="Arial" w:hAnsi="Arial"/>
            <w:sz w:val="21"/>
            <w:szCs w:val="21"/>
          </w:rPr>
          <w:delText>(</w:delText>
        </w:r>
      </w:del>
      <w:del w:id="642" w:author="Trainer 1 - AgentCo" w:date="2026-05-08T08:35:00Z">
        <w:r>
          <w:rPr>
            <w:rFonts w:ascii="Arial" w:hAnsi="Arial"/>
            <w:sz w:val="21"/>
            <w:szCs w:val="21"/>
          </w:rPr>
          <w:delText>8</w:delText>
        </w:r>
      </w:del>
      <w:del w:id="643" w:author="Trainer 1 - AgentCo" w:date="2026-05-08T08:36:00Z">
        <w:r>
          <w:rPr>
            <w:rFonts w:ascii="Arial" w:hAnsi="Arial"/>
            <w:sz w:val="21"/>
            <w:szCs w:val="21"/>
          </w:rPr>
          <w:delText xml:space="preserve">) hours </w:delText>
        </w:r>
        <w:commentRangeEnd w:id="640"/>
        <w:r>
          <w:rPr>
            <w:rStyle w:val="CommentReference"/>
            <w:rFonts w:cs="Times New Roman"/>
            <w:color w:val="auto"/>
          </w:rPr>
          <w:commentReference w:id="640"/>
        </w:r>
      </w:del>
      <w:r>
        <w:rPr>
          <w:rFonts w:ascii="Arial" w:hAnsi="Arial"/>
          <w:sz w:val="21"/>
          <w:szCs w:val="21"/>
        </w:rPr>
        <w:t xml:space="preserve">after detecting or being notified of the Data Security Breach.  Notwithstanding the foregoing, in no circumstances will more than twenty-four (24) hours elapse between the time Provider detects or is notified of a Data Security Breach and the time Provider notifies </w:t>
      </w:r>
      <w:proofErr w:type="spellStart"/>
      <w:r>
        <w:rPr>
          <w:rFonts w:ascii="Arial" w:hAnsi="Arial"/>
          <w:sz w:val="21"/>
          <w:szCs w:val="21"/>
        </w:rPr>
        <w:t>LargeCo</w:t>
      </w:r>
      <w:proofErr w:type="spellEnd"/>
      <w:r>
        <w:rPr>
          <w:rFonts w:ascii="Arial" w:hAnsi="Arial"/>
          <w:sz w:val="21"/>
          <w:szCs w:val="21"/>
        </w:rPr>
        <w:t xml:space="preserve"> of the Data Security Breach. LargeCo’s designated email contact is:  infosec@LargeCo.com. </w:t>
      </w:r>
      <w:commentRangeEnd w:id="730"/>
      <w:r>
        <w:commentReference w:id="730"/>
      </w:r>
    </w:p>
    <w:p w14:paraId="7516D183" w14:textId="6CA6DE66">
      <w:pPr>
        <w:pStyle w:val="ListParagraph"/>
        <w:widowControl/>
        <w:numPr>
          <w:ilvl w:val="1"/>
          <w:numId w:val="16"/>
        </w:numPr>
        <w:spacing w:after="200" w:line="276" w:lineRule="auto"/>
        <w:jc w:val="both"/>
        <w:rPr>
          <w:rFonts w:ascii="Arial" w:hAnsi="Arial"/>
          <w:sz w:val="21"/>
          <w:szCs w:val="21"/>
        </w:rPr>
      </w:pPr>
      <w:ins w:id="644" w:author="Trainer 1 - AgentCo" w:date="2026-05-08T08:39:00Z">
        <w:r>
          <w:rPr>
            <w:rFonts w:ascii="Arial" w:hAnsi="Arial"/>
            <w:b/>
            <w:bCs/>
            <w:sz w:val="21"/>
            <w:szCs w:val="21"/>
          </w:rPr>
          <w:t>R</w:t>
        </w:r>
      </w:ins>
      <w:ins w:id="645" w:author="Trainer 1 - AgentCo" w:date="2026-05-08T08:40:00Z">
        <w:r>
          <w:rPr>
            <w:rFonts w:ascii="Arial" w:hAnsi="Arial"/>
            <w:b/>
            <w:bCs/>
            <w:sz w:val="21"/>
            <w:szCs w:val="21"/>
          </w:rPr>
          <w:t xml:space="preserve">eserved. </w:t>
        </w:r>
      </w:ins>
      <w:commentRangeStart w:id="646"/>
      <w:del w:id="647" w:author="Trainer 1 - AgentCo" w:date="2026-05-08T08:39:00Z">
        <w:r>
          <w:rPr>
            <w:rFonts w:ascii="Arial" w:hAnsi="Arial"/>
            <w:b/>
            <w:bCs/>
            <w:sz w:val="21"/>
            <w:szCs w:val="21"/>
          </w:rPr>
          <w:delText>Notice</w:delText>
        </w:r>
      </w:del>
      <w:r>
        <w:rPr>
          <w:rFonts w:ascii="Arial" w:hAnsi="Arial"/>
          <w:b/>
          <w:bCs/>
          <w:sz w:val="21"/>
          <w:szCs w:val="21"/>
        </w:rPr>
        <w:t xml:space="preserve"> </w:t>
      </w:r>
      <w:del w:id="648" w:author="Trainer 1 - AgentCo" w:date="2026-05-08T08:39:00Z">
        <w:r>
          <w:rPr>
            <w:rFonts w:ascii="Arial" w:hAnsi="Arial"/>
            <w:b/>
            <w:bCs/>
            <w:sz w:val="21"/>
            <w:szCs w:val="21"/>
          </w:rPr>
          <w:delText>to Other Parties</w:delText>
        </w:r>
        <w:r>
          <w:rPr>
            <w:rFonts w:ascii="Arial" w:hAnsi="Arial"/>
            <w:sz w:val="21"/>
            <w:szCs w:val="21"/>
          </w:rPr>
          <w:delText xml:space="preserve">.  Provider shall not notify any parties other than LargeCo and relevant law enforcement agencies of any Data Security Breach unless such notification is agreed to in advance by LargeCo in writing.    </w:delText>
        </w:r>
        <w:commentRangeEnd w:id="646"/>
        <w:r>
          <w:rPr>
            <w:rStyle w:val="CommentReference"/>
            <w:rFonts w:cs="Times New Roman"/>
            <w:color w:val="auto"/>
          </w:rPr>
          <w:commentReference w:id="646"/>
        </w:r>
      </w:del>
    </w:p>
    <w:p w14:paraId="07709278" w14:textId="738D639F">
      <w:pPr>
        <w:pStyle w:val="ListParagraph"/>
        <w:widowControl/>
        <w:numPr>
          <w:ilvl w:val="1"/>
          <w:numId w:val="16"/>
        </w:numPr>
        <w:spacing w:after="200" w:line="276" w:lineRule="auto"/>
        <w:jc w:val="both"/>
        <w:rPr>
          <w:rFonts w:ascii="Arial" w:hAnsi="Arial"/>
          <w:sz w:val="21"/>
          <w:szCs w:val="21"/>
        </w:rPr>
      </w:pPr>
      <w:commentRangeStart w:id="649"/>
      <w:r>
        <w:rPr>
          <w:rFonts w:ascii="Arial" w:hAnsi="Arial"/>
          <w:b/>
          <w:bCs/>
          <w:sz w:val="21"/>
          <w:szCs w:val="21"/>
        </w:rPr>
        <w:lastRenderedPageBreak/>
        <w:t>Resolution</w:t>
      </w:r>
      <w:r>
        <w:rPr>
          <w:rFonts w:ascii="Arial" w:hAnsi="Arial"/>
          <w:sz w:val="21"/>
          <w:szCs w:val="21"/>
        </w:rPr>
        <w:t xml:space="preserve">.  For the avoidance of doubt, </w:t>
      </w:r>
      <w:ins w:id="650" w:author="Trainer 1 - AgentCo" w:date="2026-05-08T08:41:00Z">
        <w:r>
          <w:rPr>
            <w:rFonts w:ascii="Arial" w:hAnsi="Arial"/>
            <w:sz w:val="21"/>
            <w:szCs w:val="21"/>
          </w:rPr>
          <w:t>Provider shall use</w:t>
        </w:r>
      </w:ins>
      <w:ins w:id="652" w:author="Trainer 1 - AgentCo" w:date="2026-05-08T08:41:00Z">
        <w:r>
          <w:rPr>
            <w:rFonts w:ascii="Arial" w:hAnsi="Arial"/>
            <w:sz w:val="21"/>
            <w:szCs w:val="21"/>
          </w:rPr>
          <w:t xml:space="preserve"> best</w:t>
        </w:r>
        <w:proofErr w:type="gramEnd"/>
        <w:r>
          <w:rPr>
            <w:rFonts w:ascii="Arial" w:hAnsi="Arial"/>
            <w:sz w:val="21"/>
            <w:szCs w:val="21"/>
          </w:rPr>
          <w:t xml:space="preserve"> efforts to resolve </w:t>
        </w:r>
      </w:ins>
      <w:r>
        <w:rPr>
          <w:rFonts w:ascii="Arial" w:hAnsi="Arial"/>
          <w:sz w:val="21"/>
          <w:szCs w:val="21"/>
        </w:rPr>
        <w:t>any Data Security Breach vulnerability</w:t>
      </w:r>
      <w:del w:id="653" w:author="Trainer 1 - AgentCo" w:date="2026-05-08T08:41:00Z">
        <w:r>
          <w:rPr>
            <w:rFonts w:ascii="Arial" w:hAnsi="Arial"/>
            <w:sz w:val="21"/>
            <w:szCs w:val="21"/>
          </w:rPr>
          <w:delText xml:space="preserve"> shall be resolved to LargeCo’s satisfaction</w:delText>
        </w:r>
      </w:del>
      <w:r>
        <w:rPr>
          <w:rFonts w:ascii="Arial" w:hAnsi="Arial"/>
          <w:sz w:val="21"/>
          <w:szCs w:val="21"/>
        </w:rPr>
        <w:t>, at Provider’s expense, with</w:t>
      </w:r>
      <w:ins w:id="654" w:author="Trainer 1 - AgentCo" w:date="2026-05-08T08:41:00Z">
        <w:r>
          <w:rPr>
            <w:rFonts w:ascii="Arial" w:hAnsi="Arial"/>
            <w:sz w:val="21"/>
            <w:szCs w:val="21"/>
          </w:rPr>
          <w:t xml:space="preserve">out unreasonable delay. </w:t>
        </w:r>
      </w:ins>
      <w:del w:id="655" w:author="Trainer 1 - AgentCo" w:date="2026-05-08T08:41:00Z">
        <w:r>
          <w:rPr>
            <w:rFonts w:ascii="Arial" w:hAnsi="Arial"/>
            <w:sz w:val="21"/>
            <w:szCs w:val="21"/>
          </w:rPr>
          <w:delText xml:space="preserve">in eight (8) hours of discovery. </w:delText>
        </w:r>
      </w:del>
      <w:commentRangeEnd w:id="649"/>
      <w:r>
        <w:rPr>
          <w:rStyle w:val="CommentReference"/>
          <w:rFonts w:cs="Times New Roman"/>
          <w:color w:val="auto"/>
        </w:rPr>
        <w:commentReference w:id="649"/>
      </w:r>
    </w:p>
    <w:p w14:paraId="04AFAD16" w14:textId="20BC1AC7">
      <w:pPr>
        <w:pStyle w:val="ListParagraph"/>
        <w:widowControl/>
        <w:numPr>
          <w:ilvl w:val="1"/>
          <w:numId w:val="16"/>
        </w:numPr>
        <w:spacing w:after="200" w:line="276" w:lineRule="auto"/>
        <w:jc w:val="both"/>
        <w:rPr>
          <w:rFonts w:ascii="Arial" w:hAnsi="Arial"/>
          <w:sz w:val="21"/>
          <w:szCs w:val="21"/>
        </w:rPr>
      </w:pPr>
      <w:commentRangeStart w:id="744"/>
      <w:r>
        <w:rPr>
          <w:rFonts w:ascii="Arial" w:hAnsi="Arial"/>
          <w:b/>
          <w:bCs/>
          <w:sz w:val="21"/>
          <w:szCs w:val="21"/>
        </w:rPr>
        <w:t>Data Security Breach Investigation</w:t>
      </w:r>
      <w:r>
        <w:rPr>
          <w:rFonts w:ascii="Arial" w:hAnsi="Arial"/>
          <w:sz w:val="21"/>
          <w:szCs w:val="21"/>
        </w:rPr>
        <w:t xml:space="preserve">. </w:t>
      </w:r>
      <w:ins w:id="656" w:author="Trainer 1 - AgentCo" w:date="2026-05-08T08:12:00Z">
        <w:r>
          <w:rPr>
            <w:rFonts w:ascii="Arial" w:hAnsi="Arial"/>
            <w:sz w:val="21"/>
            <w:szCs w:val="21"/>
          </w:rPr>
          <w:t xml:space="preserve"> In the event of a br</w:t>
        </w:r>
      </w:ins>
      <w:ins w:id="657" w:author="Trainer 1 - AgentCo" w:date="2026-05-08T08:13:00Z">
        <w:r>
          <w:rPr>
            <w:rFonts w:ascii="Arial" w:hAnsi="Arial"/>
            <w:sz w:val="21"/>
            <w:szCs w:val="21"/>
          </w:rPr>
          <w:t xml:space="preserve">each detection, Provider shall </w:t>
        </w:r>
      </w:ins>
      <w:commentRangeStart w:id="658"/>
      <w:r>
        <w:rPr>
          <w:rFonts w:ascii="Arial" w:hAnsi="Arial"/>
          <w:sz w:val="21"/>
          <w:szCs w:val="21"/>
        </w:rPr>
        <w:t xml:space="preserve">Upon LargeCo’s request and pursuant to LargeCo’s instructions, Provider shall cooperate with </w:t>
      </w:r>
      <w:proofErr w:type="spellStart"/>
      <w:r>
        <w:rPr>
          <w:rFonts w:ascii="Arial" w:hAnsi="Arial"/>
          <w:sz w:val="21"/>
          <w:szCs w:val="21"/>
        </w:rPr>
        <w:t>LargeCo</w:t>
      </w:r>
      <w:proofErr w:type="spellEnd"/>
      <w:r>
        <w:rPr>
          <w:rFonts w:ascii="Arial" w:hAnsi="Arial"/>
          <w:sz w:val="21"/>
          <w:szCs w:val="21"/>
        </w:rPr>
        <w:t xml:space="preserve"> and any outside agents hired by </w:t>
      </w:r>
      <w:proofErr w:type="spellStart"/>
      <w:r>
        <w:rPr>
          <w:rFonts w:ascii="Arial" w:hAnsi="Arial"/>
          <w:sz w:val="21"/>
          <w:szCs w:val="21"/>
        </w:rPr>
        <w:t>LargeCo</w:t>
      </w:r>
      <w:proofErr w:type="spellEnd"/>
      <w:r>
        <w:rPr>
          <w:rFonts w:ascii="Arial" w:hAnsi="Arial"/>
          <w:sz w:val="21"/>
          <w:szCs w:val="21"/>
        </w:rPr>
        <w:t xml:space="preserve"> within five (5) days of the breach detection: (</w:t>
      </w:r>
      <w:proofErr w:type="spellStart"/>
      <w:r>
        <w:rPr>
          <w:rFonts w:ascii="Arial" w:hAnsi="Arial"/>
          <w:sz w:val="21"/>
          <w:szCs w:val="21"/>
        </w:rPr>
        <w:t>i</w:t>
      </w:r>
      <w:proofErr w:type="spellEnd"/>
      <w:r>
        <w:rPr>
          <w:rFonts w:ascii="Arial" w:hAnsi="Arial"/>
          <w:sz w:val="21"/>
          <w:szCs w:val="21"/>
        </w:rPr>
        <w:t xml:space="preserve">) conducting an investigation of any actual or suspected Data Security Breach and (ii) providing </w:t>
      </w:r>
      <w:proofErr w:type="spellStart"/>
      <w:r>
        <w:rPr>
          <w:rFonts w:ascii="Arial" w:hAnsi="Arial"/>
          <w:sz w:val="21"/>
          <w:szCs w:val="21"/>
        </w:rPr>
        <w:t>LargeCo</w:t>
      </w:r>
      <w:proofErr w:type="spellEnd"/>
      <w:r>
        <w:rPr>
          <w:rFonts w:ascii="Arial" w:hAnsi="Arial"/>
          <w:sz w:val="21"/>
          <w:szCs w:val="21"/>
        </w:rPr>
        <w:t xml:space="preserve"> and its agents with administrative access to all affected systems or applications that store, process, transmit or otherwise access LargeCo’s Confidential Information or </w:t>
      </w:r>
      <w:proofErr w:type="spellStart"/>
      <w:r>
        <w:rPr>
          <w:rFonts w:ascii="Arial" w:hAnsi="Arial"/>
          <w:sz w:val="21"/>
          <w:szCs w:val="21"/>
        </w:rPr>
        <w:t>LargeCo</w:t>
      </w:r>
      <w:proofErr w:type="spellEnd"/>
      <w:r>
        <w:rPr>
          <w:rFonts w:ascii="Arial" w:hAnsi="Arial"/>
          <w:sz w:val="21"/>
          <w:szCs w:val="21"/>
        </w:rPr>
        <w:t xml:space="preserve"> Systems. In addition, Provider will, upon LargeCo’s request and pursuant to LargeCo’s instructions, at Provider’s cost, notify any affected persons or entities; provided that the method and content of such notice to shall be agreed to in writing by </w:t>
      </w:r>
      <w:proofErr w:type="spellStart"/>
      <w:r>
        <w:rPr>
          <w:rFonts w:ascii="Arial" w:hAnsi="Arial"/>
          <w:sz w:val="21"/>
          <w:szCs w:val="21"/>
        </w:rPr>
        <w:t>LargeCo</w:t>
      </w:r>
      <w:proofErr w:type="spellEnd"/>
      <w:r>
        <w:rPr>
          <w:rFonts w:ascii="Arial" w:hAnsi="Arial"/>
          <w:sz w:val="21"/>
          <w:szCs w:val="21"/>
        </w:rPr>
        <w:t xml:space="preserve"> prior to sending such notice.  Provider shall also cooperate with </w:t>
      </w:r>
      <w:proofErr w:type="spellStart"/>
      <w:r>
        <w:rPr>
          <w:rFonts w:ascii="Arial" w:hAnsi="Arial"/>
          <w:sz w:val="21"/>
          <w:szCs w:val="21"/>
        </w:rPr>
        <w:t>LargeCo</w:t>
      </w:r>
      <w:proofErr w:type="spellEnd"/>
      <w:r>
        <w:rPr>
          <w:rFonts w:ascii="Arial" w:hAnsi="Arial"/>
          <w:sz w:val="21"/>
          <w:szCs w:val="21"/>
        </w:rPr>
        <w:t xml:space="preserve"> and any relevant authority in the event of litigation or regulatory inquiry concerning a Data Security Breach.</w:t>
      </w:r>
      <w:commentRangeEnd w:id="744"/>
      <w:r>
        <w:commentReference w:id="744"/>
      </w:r>
      <w:commentRangeEnd w:id="658"/>
      <w:r>
        <w:rPr>
          <w:rStyle w:val="CommentReference"/>
          <w:rFonts w:cs="Times New Roman"/>
          <w:color w:val="auto"/>
        </w:rPr>
        <w:commentReference w:id="658"/>
      </w:r>
    </w:p>
    <w:p w14:paraId="628FCDE7" w14:textId="77777777">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pPr>
        <w:pStyle w:val="ListParagraph"/>
        <w:widowControl/>
        <w:numPr>
          <w:ilvl w:val="0"/>
          <w:numId w:val="16"/>
        </w:numPr>
        <w:spacing w:after="200" w:line="276" w:lineRule="auto"/>
        <w:jc w:val="both"/>
        <w:rPr>
          <w:rFonts w:ascii="Arial" w:hAnsi="Arial"/>
          <w:sz w:val="21"/>
          <w:szCs w:val="21"/>
        </w:rPr>
      </w:pPr>
      <w:commentRangeStart w:id="659"/>
      <w:ins w:id="660" w:author="Trainer 1 - AgentCo" w:date="2026-05-08T08:09:00Z">
        <w:r>
          <w:rPr>
            <w:rFonts w:ascii="Arial" w:hAnsi="Arial"/>
            <w:b/>
            <w:bCs/>
            <w:sz w:val="21"/>
            <w:szCs w:val="21"/>
          </w:rPr>
          <w:t xml:space="preserve">Reserved.  </w:t>
        </w:r>
        <w:commentRangeEnd w:id="659"/>
        <w:r>
          <w:rPr>
            <w:rStyle w:val="CommentReference"/>
            <w:rFonts w:cs="Times New Roman"/>
            <w:color w:val="auto"/>
          </w:rPr>
          <w:commentReference w:id="659"/>
        </w:r>
      </w:ins>
      <w:del w:id="661" w:author="Trainer 1 - AgentCo" w:date="2026-05-08T08:09:00Z">
        <w:r>
          <w:rPr>
            <w:rFonts w:ascii="Arial" w:hAnsi="Arial"/>
            <w:b/>
            <w:bCs/>
            <w:sz w:val="21"/>
            <w:szCs w:val="21"/>
          </w:rPr>
          <w:delText>Credit Monitoring</w:delText>
        </w:r>
        <w:r>
          <w:rPr>
            <w:rFonts w:ascii="Arial" w:hAnsi="Arial"/>
            <w:sz w:val="21"/>
            <w:szCs w:val="21"/>
          </w:rPr>
          <w:delText>.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w:delText>
        </w:r>
        <w:r>
          <w:rPr>
            <w:rFonts w:ascii="Arial" w:hAnsi="Arial"/>
            <w:b/>
            <w:bCs/>
            <w:sz w:val="21"/>
            <w:szCs w:val="21"/>
          </w:rPr>
          <w:delText>Credit Monitoring Services</w:delText>
        </w:r>
        <w:r>
          <w:rPr>
            <w:rFonts w:ascii="Arial" w:hAnsi="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855C883" w14:textId="6E52AAB7">
      <w:pPr>
        <w:pStyle w:val="ListParagraph"/>
        <w:widowControl/>
        <w:numPr>
          <w:ilvl w:val="0"/>
          <w:numId w:val="16"/>
        </w:numPr>
        <w:spacing w:after="200" w:line="276" w:lineRule="auto"/>
        <w:jc w:val="both"/>
        <w:rPr>
          <w:rFonts w:ascii="Arial" w:hAnsi="Arial"/>
          <w:sz w:val="21"/>
          <w:szCs w:val="21"/>
        </w:rPr>
      </w:pPr>
      <w:commentRangeStart w:id="731"/>
      <w:r>
        <w:rPr>
          <w:rFonts w:ascii="Arial" w:hAnsi="Arial"/>
          <w:b/>
          <w:bCs/>
          <w:sz w:val="21"/>
          <w:szCs w:val="21"/>
        </w:rPr>
        <w:t>Third Party Beneficiaries</w:t>
      </w:r>
      <w:r>
        <w:rPr>
          <w:rFonts w:ascii="Arial" w:hAnsi="Arial"/>
          <w:sz w:val="21"/>
          <w:szCs w:val="21"/>
        </w:rPr>
        <w:t>.</w:t>
      </w:r>
      <w:r>
        <w:rPr>
          <w:rFonts w:ascii="Arial" w:hAnsi="Arial"/>
          <w:sz w:val="21"/>
          <w:szCs w:val="21"/>
        </w:rPr>
        <w:t xml:space="preserve">  The </w:t>
      </w:r>
      <w:commentRangeStart w:id="662"/>
      <w:ins w:id="663" w:author="Trainer 1 - AgentCo" w:date="2026-05-08T08:43:00Z">
        <w:r>
          <w:rPr>
            <w:rFonts w:ascii="Arial" w:hAnsi="Arial"/>
            <w:sz w:val="21"/>
            <w:szCs w:val="21"/>
          </w:rPr>
          <w:t>P</w:t>
        </w:r>
      </w:ins>
      <w:del w:id="664" w:author="Trainer 1 - AgentCo" w:date="2026-05-08T08:43:00Z">
        <w:r>
          <w:rPr>
            <w:rFonts w:ascii="Arial" w:hAnsi="Arial"/>
            <w:sz w:val="21"/>
            <w:szCs w:val="21"/>
          </w:rPr>
          <w:delText>p</w:delText>
        </w:r>
      </w:del>
      <w:r>
        <w:rPr>
          <w:rFonts w:ascii="Arial" w:hAnsi="Arial"/>
          <w:sz w:val="21"/>
          <w:szCs w:val="21"/>
        </w:rPr>
        <w:t xml:space="preserve">arties </w:t>
      </w:r>
      <w:commentRangeEnd w:id="662"/>
      <w:r>
        <w:rPr>
          <w:rStyle w:val="CommentReference"/>
          <w:rFonts w:cs="Times New Roman"/>
          <w:color w:val="auto"/>
        </w:rPr>
        <w:commentReference w:id="662"/>
      </w:r>
      <w:r>
        <w:rPr>
          <w:rFonts w:ascii="Arial" w:hAnsi="Arial"/>
          <w:sz w:val="21"/>
          <w:szCs w:val="21"/>
        </w:rPr>
        <w:t xml:space="preserve">agree that LargeCo's Affiliates </w:t>
      </w:r>
      <w:del w:id="665" w:author="Trainer 1 - AgentCo" w:date="2026-05-08T08:47:00Z">
        <w:r>
          <w:rPr>
            <w:rFonts w:ascii="Arial" w:hAnsi="Arial"/>
            <w:sz w:val="21"/>
            <w:szCs w:val="21"/>
          </w:rPr>
          <w:delText xml:space="preserve">are </w:delText>
        </w:r>
      </w:del>
      <w:ins w:id="666" w:author="Trainer 1 - AgentCo" w:date="2026-05-08T08:47:00Z">
        <w:r>
          <w:rPr>
            <w:rFonts w:ascii="Arial" w:hAnsi="Arial"/>
            <w:sz w:val="21"/>
            <w:szCs w:val="21"/>
          </w:rPr>
          <w:t xml:space="preserve">may be </w:t>
        </w:r>
      </w:ins>
      <w:del w:id="667" w:author="Trainer 1 - AgentCo" w:date="2026-05-08T08:47:00Z">
        <w:r>
          <w:rPr>
            <w:rFonts w:ascii="Arial" w:hAnsi="Arial"/>
            <w:sz w:val="21"/>
            <w:szCs w:val="21"/>
          </w:rPr>
          <w:delText xml:space="preserve">intended </w:delText>
        </w:r>
      </w:del>
      <w:r>
        <w:rPr>
          <w:rFonts w:ascii="Arial" w:hAnsi="Arial"/>
          <w:sz w:val="21"/>
          <w:szCs w:val="21"/>
        </w:rPr>
        <w:t xml:space="preserve">third party beneficiaries of the privacy and data security provisions of this Agreement and such provisions are intended to inure to the benefit of LargeCo’s Affiliates.  </w:t>
      </w:r>
      <w:del w:id="668" w:author="Trainer 1 - AgentCo" w:date="2026-05-08T08:43:00Z">
        <w:r>
          <w:rPr>
            <w:rFonts w:ascii="Arial" w:hAnsi="Arial"/>
            <w:sz w:val="21"/>
            <w:szCs w:val="21"/>
          </w:rPr>
          <w:delText>“</w:delText>
        </w:r>
        <w:commentRangeStart w:id="669"/>
        <w:r>
          <w:rPr>
            <w:rFonts w:ascii="Arial" w:hAnsi="Arial"/>
            <w:b/>
            <w:bCs/>
            <w:sz w:val="21"/>
            <w:szCs w:val="21"/>
          </w:rPr>
          <w:delText>Affiliate</w:delText>
        </w:r>
        <w:r>
          <w:rPr>
            <w:rFonts w:ascii="Arial" w:hAnsi="Arial"/>
            <w:sz w:val="21"/>
            <w:szCs w:val="21"/>
          </w:rPr>
          <w:delText xml:space="preserve">” means as to any entity, any other entity that, directly or indirectly, controls, is controlled by or is under common control with such entity.  </w:delText>
        </w:r>
      </w:del>
      <w:commentRangeEnd w:id="669"/>
      <w:r>
        <w:rPr>
          <w:rStyle w:val="CommentReference"/>
          <w:rFonts w:cs="Times New Roman"/>
          <w:color w:val="auto"/>
        </w:rPr>
        <w:commentReference w:id="669"/>
      </w:r>
      <w:commentRangeStart w:id="670"/>
      <w:commentRangeStart w:id="671"/>
      <w:commentRangeStart w:id="734"/>
      <w:r>
        <w:rPr>
          <w:rFonts w:ascii="Arial" w:hAnsi="Arial"/>
          <w:sz w:val="21"/>
          <w:szCs w:val="21"/>
        </w:rPr>
        <w:t xml:space="preserve">Without limiting the foregoing, LargeCo’s Affiliates </w:t>
      </w:r>
      <w:del w:id="672" w:author="Trainer 1 - AgentCo" w:date="2026-05-08T08:47:00Z">
        <w:r>
          <w:rPr>
            <w:rFonts w:ascii="Arial" w:hAnsi="Arial"/>
            <w:sz w:val="21"/>
            <w:szCs w:val="21"/>
          </w:rPr>
          <w:delText>will</w:delText>
        </w:r>
      </w:del>
      <w:del w:id="674" w:author="Trainer 1 - AgentCo" w:date="2026-05-08T08:47:00Z">
        <w:r>
          <w:rPr>
            <w:rFonts w:ascii="Arial" w:hAnsi="Arial"/>
            <w:sz w:val="21"/>
            <w:szCs w:val="21"/>
          </w:rPr>
          <w:delText xml:space="preserve"> </w:delText>
        </w:r>
      </w:del>
      <w:ins w:id="675" w:author="Trainer 1 - AgentCo" w:date="2026-05-08T08:47:00Z">
        <w:r>
          <w:rPr>
            <w:rFonts w:ascii="Arial" w:hAnsi="Arial"/>
            <w:sz w:val="21"/>
            <w:szCs w:val="21"/>
          </w:rPr>
          <w:t xml:space="preserve">may </w:t>
        </w:r>
      </w:ins>
      <w:r>
        <w:rPr>
          <w:rFonts w:ascii="Arial" w:hAnsi="Arial"/>
          <w:sz w:val="21"/>
          <w:szCs w:val="21"/>
        </w:rPr>
        <w:t xml:space="preserve">be entitled to enforce all privacy and data security provisions of this Agreement as if each was a signatory to this Agreement. </w:t>
      </w:r>
      <w:commentRangeEnd w:id="731"/>
      <w:r>
        <w:commentReference w:id="731"/>
      </w:r>
      <w:commentRangeEnd w:id="670"/>
      <w:r>
        <w:rPr>
          <w:rStyle w:val="CommentReference"/>
          <w:rFonts w:cs="Times New Roman"/>
          <w:color w:val="auto"/>
        </w:rPr>
        <w:commentReference w:id="670"/>
      </w:r>
      <w:commentRangeEnd w:id="671"/>
      <w:commentRangeEnd w:id="734"/>
      <w:r>
        <w:rPr>
          <w:rStyle w:val="CommentReference"/>
          <w:rFonts w:cs="Times New Roman"/>
          <w:color w:val="auto"/>
        </w:rPr>
        <w:commentReference w:id="671"/>
      </w:r>
      <w:r>
        <w:commentReference w:id="734"/>
      </w:r>
    </w:p>
    <w:p w14:paraId="5DFA095A"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w:t>
      </w:r>
      <w:proofErr w:type="spellStart"/>
      <w:r>
        <w:rPr>
          <w:rFonts w:ascii="Arial" w:hAnsi="Arial"/>
          <w:sz w:val="21"/>
          <w:szCs w:val="21"/>
        </w:rPr>
        <w:t>LargeCo</w:t>
      </w:r>
      <w:proofErr w:type="spellEnd"/>
      <w:r>
        <w:rPr>
          <w:rFonts w:ascii="Arial" w:hAnsi="Arial"/>
          <w:sz w:val="21"/>
          <w:szCs w:val="21"/>
        </w:rPr>
        <w:t xml:space="preserve"> Systems to distribute cookies or other tracking technology, including, without limitation, Flash or </w:t>
      </w:r>
      <w:proofErr w:type="gramStart"/>
      <w:r>
        <w:rPr>
          <w:rFonts w:ascii="Arial" w:hAnsi="Arial"/>
          <w:sz w:val="21"/>
          <w:szCs w:val="21"/>
        </w:rPr>
        <w:t>browser based</w:t>
      </w:r>
      <w:proofErr w:type="gramEnd"/>
      <w:r>
        <w:rPr>
          <w:rFonts w:ascii="Arial" w:hAnsi="Arial"/>
          <w:sz w:val="21"/>
          <w:szCs w:val="21"/>
        </w:rPr>
        <w:t xml:space="preserve"> cookies.  </w:t>
      </w:r>
      <w:proofErr w:type="spellStart"/>
      <w:r>
        <w:rPr>
          <w:rFonts w:ascii="Arial" w:hAnsi="Arial"/>
          <w:sz w:val="21"/>
          <w:szCs w:val="21"/>
        </w:rPr>
        <w:t>LargeCo</w:t>
      </w:r>
      <w:proofErr w:type="spellEnd"/>
      <w:r>
        <w:rPr>
          <w:rFonts w:ascii="Arial" w:hAnsi="Arial"/>
          <w:sz w:val="21"/>
          <w:szCs w:val="21"/>
        </w:rPr>
        <w:t xml:space="preserve"> acknowledges that Provider may distribute browser cookies in connection with the </w:t>
      </w:r>
      <w:proofErr w:type="spellStart"/>
      <w:r>
        <w:rPr>
          <w:rFonts w:ascii="Arial" w:hAnsi="Arial"/>
          <w:sz w:val="21"/>
          <w:szCs w:val="21"/>
        </w:rPr>
        <w:t>LargeCo</w:t>
      </w:r>
      <w:proofErr w:type="spellEnd"/>
      <w:r>
        <w:rPr>
          <w:rFonts w:ascii="Arial" w:hAnsi="Arial"/>
          <w:sz w:val="21"/>
          <w:szCs w:val="21"/>
        </w:rPr>
        <w:t xml:space="preserve"> Systems for the sole purpose of performing the Services for the benefit of </w:t>
      </w:r>
      <w:proofErr w:type="spellStart"/>
      <w:r>
        <w:rPr>
          <w:rFonts w:ascii="Arial" w:hAnsi="Arial"/>
          <w:sz w:val="21"/>
          <w:szCs w:val="21"/>
        </w:rPr>
        <w:t>LargeCo</w:t>
      </w:r>
      <w:proofErr w:type="spellEnd"/>
      <w:r>
        <w:rPr>
          <w:rFonts w:ascii="Arial" w:hAnsi="Arial"/>
          <w:sz w:val="21"/>
          <w:szCs w:val="21"/>
        </w:rPr>
        <w:t xml:space="preserve">.  Provider agrees that any information collected from the cookies on the </w:t>
      </w:r>
      <w:proofErr w:type="spellStart"/>
      <w:r>
        <w:rPr>
          <w:rFonts w:ascii="Arial" w:hAnsi="Arial"/>
          <w:sz w:val="21"/>
          <w:szCs w:val="21"/>
        </w:rPr>
        <w:t>LargeCo</w:t>
      </w:r>
      <w:proofErr w:type="spellEnd"/>
      <w:r>
        <w:rPr>
          <w:rFonts w:ascii="Arial" w:hAnsi="Arial"/>
          <w:sz w:val="21"/>
          <w:szCs w:val="21"/>
        </w:rPr>
        <w:t xml:space="preserve"> Systems shall be LargeCo’s Confidential Information.  </w:t>
      </w:r>
      <w:proofErr w:type="spellStart"/>
      <w:r>
        <w:rPr>
          <w:rFonts w:ascii="Arial" w:hAnsi="Arial"/>
          <w:sz w:val="21"/>
          <w:szCs w:val="21"/>
        </w:rPr>
        <w:t>LargeCo</w:t>
      </w:r>
      <w:proofErr w:type="spellEnd"/>
      <w:r>
        <w:rPr>
          <w:rFonts w:ascii="Arial" w:hAnsi="Arial"/>
          <w:sz w:val="21"/>
          <w:szCs w:val="21"/>
        </w:rPr>
        <w:t xml:space="preserve"> shall have the right to revoke or limit Provider’s right to distribute and/or use such cookies at any time.  Provider will not (</w:t>
      </w:r>
      <w:proofErr w:type="spellStart"/>
      <w:r>
        <w:rPr>
          <w:rFonts w:ascii="Arial" w:hAnsi="Arial"/>
          <w:sz w:val="21"/>
          <w:szCs w:val="21"/>
        </w:rPr>
        <w:t>i</w:t>
      </w:r>
      <w:proofErr w:type="spellEnd"/>
      <w:r>
        <w:rPr>
          <w:rFonts w:ascii="Arial" w:hAnsi="Arial"/>
          <w:sz w:val="21"/>
          <w:szCs w:val="21"/>
        </w:rPr>
        <w:t xml:space="preserve">) place any cookie that is associated as a </w:t>
      </w:r>
      <w:proofErr w:type="spellStart"/>
      <w:r>
        <w:rPr>
          <w:rFonts w:ascii="Arial" w:hAnsi="Arial"/>
          <w:sz w:val="21"/>
          <w:szCs w:val="21"/>
        </w:rPr>
        <w:t>LargeCo</w:t>
      </w:r>
      <w:proofErr w:type="spellEnd"/>
      <w:r>
        <w:rPr>
          <w:rFonts w:ascii="Arial" w:hAnsi="Arial"/>
          <w:sz w:val="21"/>
          <w:szCs w:val="21"/>
        </w:rPr>
        <w:t xml:space="preserve"> domain cookie; (ii) place a cookie in connection with the </w:t>
      </w:r>
      <w:proofErr w:type="spellStart"/>
      <w:r>
        <w:rPr>
          <w:rFonts w:ascii="Arial" w:hAnsi="Arial"/>
          <w:sz w:val="21"/>
          <w:szCs w:val="21"/>
        </w:rPr>
        <w:t>LargeCo</w:t>
      </w:r>
      <w:proofErr w:type="spellEnd"/>
      <w:r>
        <w:rPr>
          <w:rFonts w:ascii="Arial" w:hAnsi="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Pr>
          <w:rFonts w:ascii="Arial" w:hAnsi="Arial"/>
          <w:sz w:val="21"/>
          <w:szCs w:val="21"/>
        </w:rPr>
        <w:t>LargeCo</w:t>
      </w:r>
      <w:proofErr w:type="spellEnd"/>
      <w:r>
        <w:rPr>
          <w:rFonts w:ascii="Arial" w:hAnsi="Arial"/>
          <w:sz w:val="21"/>
          <w:szCs w:val="21"/>
        </w:rPr>
        <w:t xml:space="preserve"> Systems; or (iv) extract any information that could be used to personally identify a user, any </w:t>
      </w:r>
      <w:proofErr w:type="spellStart"/>
      <w:r>
        <w:rPr>
          <w:rFonts w:ascii="Arial" w:hAnsi="Arial"/>
          <w:sz w:val="21"/>
          <w:szCs w:val="21"/>
        </w:rPr>
        <w:t>userID</w:t>
      </w:r>
      <w:proofErr w:type="spellEnd"/>
      <w:r>
        <w:rPr>
          <w:rFonts w:ascii="Arial" w:hAnsi="Arial"/>
          <w:sz w:val="21"/>
          <w:szCs w:val="21"/>
        </w:rPr>
        <w:t xml:space="preserve">, user names, user passwords, or any unique device identifier from a referrer header.  Provider acknowledges and agrees that </w:t>
      </w:r>
      <w:proofErr w:type="spellStart"/>
      <w:r>
        <w:rPr>
          <w:rFonts w:ascii="Arial" w:hAnsi="Arial"/>
          <w:sz w:val="21"/>
          <w:szCs w:val="21"/>
        </w:rPr>
        <w:t>LargeCo</w:t>
      </w:r>
      <w:proofErr w:type="spellEnd"/>
      <w:r>
        <w:rPr>
          <w:rFonts w:ascii="Arial" w:hAnsi="Arial"/>
          <w:sz w:val="21"/>
          <w:szCs w:val="21"/>
        </w:rPr>
        <w:t xml:space="preserve"> will not grant </w:t>
      </w:r>
      <w:proofErr w:type="spellStart"/>
      <w:r>
        <w:rPr>
          <w:rFonts w:ascii="Arial" w:hAnsi="Arial"/>
          <w:sz w:val="21"/>
          <w:szCs w:val="21"/>
        </w:rPr>
        <w:t>javascript</w:t>
      </w:r>
      <w:proofErr w:type="spellEnd"/>
      <w:r>
        <w:rPr>
          <w:rFonts w:ascii="Arial" w:hAnsi="Arial"/>
          <w:sz w:val="21"/>
          <w:szCs w:val="21"/>
        </w:rPr>
        <w:t xml:space="preserve"> </w:t>
      </w:r>
      <w:r>
        <w:rPr>
          <w:rFonts w:ascii="Arial" w:hAnsi="Arial"/>
          <w:sz w:val="21"/>
          <w:szCs w:val="21"/>
        </w:rPr>
        <w:lastRenderedPageBreak/>
        <w:t xml:space="preserve">access to Provider into the </w:t>
      </w:r>
      <w:proofErr w:type="spellStart"/>
      <w:r>
        <w:rPr>
          <w:rFonts w:ascii="Arial" w:hAnsi="Arial"/>
          <w:sz w:val="21"/>
          <w:szCs w:val="21"/>
        </w:rPr>
        <w:t>LargeCo</w:t>
      </w:r>
      <w:proofErr w:type="spellEnd"/>
      <w:r>
        <w:rPr>
          <w:rFonts w:ascii="Arial" w:hAnsi="Arial"/>
          <w:sz w:val="21"/>
          <w:szCs w:val="21"/>
        </w:rPr>
        <w:t xml:space="preserve"> domain.   Provider shall comply with its privacy policy (currently available to users at </w:t>
      </w:r>
      <w:commentRangeStart w:id="677"/>
      <w:r>
        <w:rPr>
          <w:rFonts w:ascii="Arial" w:hAnsi="Arial"/>
          <w:sz w:val="21"/>
          <w:szCs w:val="21"/>
        </w:rPr>
        <w:t xml:space="preserve">[link to privacy policy]), </w:t>
      </w:r>
      <w:commentRangeEnd w:id="677"/>
      <w:r>
        <w:rPr>
          <w:rStyle w:val="CommentReference"/>
          <w:rFonts w:cs="Times New Roman"/>
          <w:color w:val="auto"/>
        </w:rPr>
        <w:commentReference w:id="677"/>
      </w:r>
      <w:r>
        <w:rPr>
          <w:rFonts w:ascii="Arial" w:hAnsi="Arial"/>
          <w:sz w:val="21"/>
          <w:szCs w:val="21"/>
        </w:rPr>
        <w:t xml:space="preserve">as may be amended from time to time.  </w:t>
      </w:r>
    </w:p>
    <w:p w14:paraId="78BCA249" w14:textId="237E740D">
      <w:pPr>
        <w:pStyle w:val="ListParagraph"/>
        <w:widowControl/>
        <w:numPr>
          <w:ilvl w:val="0"/>
          <w:numId w:val="16"/>
        </w:numPr>
        <w:spacing w:after="200" w:line="276" w:lineRule="auto"/>
        <w:jc w:val="both"/>
        <w:rPr>
          <w:rFonts w:ascii="Arial" w:hAnsi="Arial"/>
          <w:sz w:val="21"/>
          <w:szCs w:val="21"/>
        </w:rPr>
      </w:pPr>
      <w:commentRangeStart w:id="678"/>
      <w:commentRangeStart w:id="679"/>
      <w:r>
        <w:rPr>
          <w:rFonts w:ascii="Arial" w:hAnsi="Arial"/>
          <w:b/>
          <w:bCs/>
          <w:sz w:val="21"/>
          <w:szCs w:val="21"/>
        </w:rPr>
        <w:t xml:space="preserve">Reserved.  </w:t>
      </w:r>
      <w:commentRangeEnd w:id="678"/>
      <w:r>
        <w:rPr>
          <w:rStyle w:val="CommentReference"/>
          <w:rFonts w:cs="Times New Roman"/>
          <w:color w:val="auto"/>
        </w:rPr>
        <w:commentReference w:id="678"/>
      </w:r>
      <w:commentRangeEnd w:id="679"/>
      <w:r>
        <w:rPr>
          <w:rStyle w:val="CommentReference"/>
          <w:rFonts w:cs="Times New Roman"/>
          <w:color w:val="auto"/>
        </w:rPr>
        <w:commentReference w:id="679"/>
      </w:r>
    </w:p>
    <w:p w14:paraId="77AAD62F" w14:textId="17D1AA94">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680"/>
      <w:r>
        <w:rPr>
          <w:rFonts w:ascii="Arial" w:hAnsi="Arial"/>
          <w:sz w:val="21"/>
          <w:szCs w:val="21"/>
        </w:rPr>
        <w:t xml:space="preserve">Provider shall </w:t>
      </w:r>
      <w:r>
        <w:rPr>
          <w:rFonts w:ascii="Arial" w:hAnsi="Arial"/>
          <w:sz w:val="21"/>
          <w:szCs w:val="21"/>
        </w:rPr>
        <w:t>use commercially reasonable security checks and measures</w:t>
      </w:r>
      <w:commentRangeEnd w:id="680"/>
      <w:r>
        <w:rPr>
          <w:rStyle w:val="CommentReference"/>
          <w:rFonts w:cs="Times New Roman"/>
          <w:color w:val="auto"/>
        </w:rPr>
        <w:commentReference w:id="680"/>
      </w:r>
      <w:r>
        <w:rPr>
          <w:rFonts w:ascii="Arial" w:hAnsi="Arial"/>
          <w:sz w:val="21"/>
          <w:szCs w:val="21"/>
        </w:rPr>
        <w:t xml:space="preserve"> </w:t>
      </w:r>
      <w:del w:id="681" w:author="Trainer 1 - AgentCo" w:date="2026-05-08T08:49:00Z">
        <w:r>
          <w:rPr>
            <w:rFonts w:ascii="Arial" w:hAnsi="Arial"/>
            <w:sz w:val="21"/>
            <w:szCs w:val="21"/>
          </w:rPr>
          <w:delText xml:space="preserve">conduct or require criminal background checks </w:delText>
        </w:r>
      </w:del>
      <w:r>
        <w:rPr>
          <w:rFonts w:ascii="Arial" w:hAnsi="Arial"/>
          <w:sz w:val="21"/>
          <w:szCs w:val="21"/>
        </w:rPr>
        <w:t xml:space="preserve">on any Provider employee or Agent who will </w:t>
      </w:r>
      <w:r>
        <w:rPr>
          <w:rFonts w:ascii="Arial" w:hAnsi="Arial"/>
          <w:sz w:val="21"/>
          <w:szCs w:val="21"/>
        </w:rPr>
        <w:t xml:space="preserve">have access to </w:t>
      </w:r>
      <w:del w:id="682" w:author="Trainer 1 - AgentCo" w:date="2026-05-08T08:49:00Z">
        <w:r>
          <w:rPr>
            <w:rFonts w:ascii="Arial" w:hAnsi="Arial"/>
            <w:sz w:val="21"/>
            <w:szCs w:val="21"/>
          </w:rPr>
          <w:delText xml:space="preserve">be assigned to perform services for </w:delText>
        </w:r>
      </w:del>
      <w:proofErr w:type="spellStart"/>
      <w:r>
        <w:rPr>
          <w:rFonts w:ascii="Arial" w:hAnsi="Arial"/>
          <w:sz w:val="21"/>
          <w:szCs w:val="21"/>
        </w:rPr>
        <w:t>LargeCo</w:t>
      </w:r>
      <w:proofErr w:type="spellEnd"/>
      <w:r>
        <w:rPr>
          <w:rFonts w:ascii="Arial" w:hAnsi="Arial"/>
          <w:sz w:val="21"/>
          <w:szCs w:val="21"/>
        </w:rPr>
        <w:t xml:space="preserve"> Data</w:t>
      </w:r>
      <w:r>
        <w:rPr>
          <w:rFonts w:ascii="Arial" w:hAnsi="Arial"/>
          <w:sz w:val="21"/>
          <w:szCs w:val="21"/>
        </w:rPr>
        <w:t xml:space="preserve"> as permitted by Applicable Law. </w:t>
      </w:r>
      <w:del w:id="683" w:author="Trainer 1 - AgentCo" w:date="2026-05-08T08:50:00Z">
        <w:r>
          <w:rPr>
            <w:rFonts w:ascii="Arial" w:hAnsi="Arial"/>
            <w:sz w:val="21"/>
            <w:szCs w:val="21"/>
          </w:rPr>
          <w:delText xml:space="preserve">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w:delText>
        </w:r>
      </w:del>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w:t>
      </w:r>
      <w:proofErr w:type="spellStart"/>
      <w:r>
        <w:rPr>
          <w:rFonts w:ascii="Arial" w:hAnsi="Arial"/>
          <w:sz w:val="21"/>
          <w:szCs w:val="21"/>
        </w:rPr>
        <w:t>LargeCo</w:t>
      </w:r>
      <w:proofErr w:type="spellEnd"/>
      <w:r>
        <w:rPr>
          <w:rFonts w:ascii="Arial" w:hAnsi="Arial"/>
          <w:sz w:val="21"/>
          <w:szCs w:val="21"/>
        </w:rPr>
        <w:t xml:space="preserve">.  For the avoidance of doubt, this obligation is in addition to, and shall in no way limit, Provider’s obligations under Applicable Law.  </w:t>
      </w:r>
      <w:del w:id="684" w:author="Trainer 1 - AgentCo" w:date="2026-05-08T08:51:00Z">
        <w:r>
          <w:rPr>
            <w:rFonts w:ascii="Arial" w:hAnsi="Arial"/>
            <w:sz w:val="21"/>
            <w:szCs w:val="21"/>
          </w:rPr>
          <w:delText xml:space="preserve">Upon LargeCo’s request, Provider shall certify and provide evidence to LargeCo of Provider’s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6FE7B917" w14:textId="77777777">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2DA6DCB0">
      <w:pPr>
        <w:pStyle w:val="ListParagraph"/>
        <w:widowControl/>
        <w:numPr>
          <w:ilvl w:val="0"/>
          <w:numId w:val="16"/>
        </w:numPr>
        <w:spacing w:after="200" w:line="276" w:lineRule="auto"/>
        <w:jc w:val="both"/>
        <w:rPr>
          <w:rFonts w:ascii="Arial" w:hAnsi="Arial"/>
          <w:b/>
          <w:bCs/>
          <w:sz w:val="21"/>
          <w:szCs w:val="21"/>
        </w:rPr>
      </w:pPr>
      <w:ins w:id="685" w:author="Trainer 1 - AgentCo" w:date="2026-05-08T00: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w16du="http://schemas.microsoft.com/office/word/2023/wordml/word16du" xmlns:w16sdtfl="http://schemas.microsoft.com/office/word/2024/wordml/sdtformatlo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dJkclsAQAACQMAAA4AAABkcnMvZTJvRG9jLnhtbJxSy07DMBC8I/EP lu80SSlVFTXpgQqpB6AH+ADXsRuL2Butnab9ezbpG4SQerHWs/LszI6ns62t2EahN+AyngxizpST UBi3zvjnx8vDhDMfhCtEBU5lfKc8n+X3d9O2TtUQSqgKhYxInE/bOuNlCHUaRV6Wygo/gFo5ampA KwJdcR0VKFpit1U0jONx1AIWNYJU3hM63zd53vNrrWR419qrwKqMP43imPQF0hlP+hJP4OoERvlU pGsUdWnkQZi4QZcVxpGME9VcBMEaNL+orJEIHnQYSLARaG2k6l2RvyT+4W/hvjpvyUg2mEpwQbmw FBiOG+wbt4ywFWer9hUKykg0AfiBkTb0fyR70XOQjSU9+1xQVSLQp/ClqT1nmJoi47gokrN+t3k+ O1ji2dfbdYMSiQ6W/3qy1Wi7ZZMSts04pbzrzj5LtQ1MEvg4JlgS3hUXnPu3xwkXS6WxV/Fd3jtJ Fz84/wYAAP//AwBQSwMEFAAGAAgAAAAhAKC7xkrUAQAAaAQAABAAAABkcnMvaW5rL2luazEueG1s pFPBbpwwEL1X6j9YziGXLnjZbbJBYXOoilSpVaMmkdqjAxOwFmxkm7D79x0MeJFKq1a9IDPj92be m/Ht3bGuyCtoI5RM6DpglIDMVC5kkdCnx3S1o8RYLnNeKQkJPYGhd/u3b26FPNRVjF+CDNL0p7pK aGltE4dh13VBtwmULsKIsU34SR6+fKb7EZXDi5DCYkkzhTIlLRxtTxaLPKGZPTJ/H7kfVKsz8Ok+ orPzDat5BqnSNbeeseRSQkUkr7Hv75TYU4MHgXUK0JTUAgWvomC9vd7uPt5ggB8TOvtvsUWDndQ0 XOb88Z+cofMs/n3v91o1oK2As02DqDFxItnw7/QNQjUYVbW9t5S88qpFyWvGcKyjnHW4IOhXPtT2 b3yjmLGheedjxg9xMtOKGnC16sZP1Rrssw8/WO0WMGLR1Yq9X7HdI9vGURSzXcA2N/1ApnrD3kyc z7o1ped71ucNcRmvc9DWidyW3iYWbLxLc4+WkCWIorQz6NVfQzNVKVy/cTYXaZp+wPH4FVuqZkXj ARoyfI5FBX+GaG4s6K9nXM3N4R7kzDpXyRu58CbdYpLxZX6Dl4ReuGdJHHIIOIsZYe8u2SWbhuKA nhkHv/8JAAD//wMAUEsDBBQABgAIAAAAIQC4rzKO5AAAABABAAAPAAAAZHJzL2Rvd25yZXYueG1s TI9BT8MwDIXvSPyHyEhcEEvY1q3qmk4TCMGVDXpOW6/taJyqydbCr8ec4GLJ9vPz+9LtZDtxwcG3 jjQ8zBQIpNJVLdUa3g/P9zEIHwxVpnOEGr7Qwza7vkpNUrmR3vCyD7VgE/KJ0dCE0CdS+rJBa/zM 9Ui8O7rBmsDtUMtqMCOb207OlVpJa1riD43p8bHB8nN/thq+XxeHu5FyUv1L2E0fRV4sTrnWtzfT 04bLbgMi4BT+LuCXgfNDxsEKd6bKi05DFEdrlmpYR2oJghUrNWeigifxMgKZpfI/SPY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V0mRyWwBAAAJAwAADgAA AAAAAAAAAAAAAAA8AgAAZHJzL2Uyb0RvYy54bWxQSwECLQAUAAYACAAAACEAoLvGStQBAABoBAAA EAAAAAAAAAAAAAAAAADUAwAAZHJzL2luay9pbmsxLnhtbFBLAQItABQABgAIAAAAIQC4rzKO5AAA ABABAAAPAAAAAAAAAAAAAAAAANYFAABkcnMvZG93bnJldi54bWxQSwECLQAUAAYACAAAACEAeRi8 nb8AAAAhAQAAGQAAAAAAAAAAAAAAAADnBgAAZHJzL19yZWxzL2Uyb0RvYy54bWwucmVsc1BLBQYA AAAABgAGAHgBAADdBwAAAAA= ">
                  <v:imagedata r:id="rId13" o:title=""/>
                </v:shape>
              </w:pict>
            </mc:Fallback>
          </mc:AlternateContent>
        </w:r>
      </w:ins>
      <w:commentRangeStart w:id="732"/>
      <w:r>
        <w:rPr>
          <w:rFonts w:ascii="Arial" w:hAnsi="Arial"/>
          <w:b/>
          <w:bCs/>
          <w:sz w:val="21"/>
          <w:szCs w:val="21"/>
        </w:rPr>
        <w:t xml:space="preserve">Adverse Changes.  </w:t>
      </w:r>
      <w:r>
        <w:rPr>
          <w:rFonts w:ascii="Arial" w:hAnsi="Arial"/>
          <w:sz w:val="21"/>
          <w:szCs w:val="21"/>
        </w:rPr>
        <w:t xml:space="preserve">Provider will notify </w:t>
      </w:r>
      <w:proofErr w:type="spellStart"/>
      <w:r>
        <w:rPr>
          <w:rFonts w:ascii="Arial" w:hAnsi="Arial"/>
          <w:sz w:val="21"/>
          <w:szCs w:val="21"/>
        </w:rPr>
        <w:t>LargeCo</w:t>
      </w:r>
      <w:proofErr w:type="spellEnd"/>
      <w:r>
        <w:rPr>
          <w:rFonts w:ascii="Arial" w:hAnsi="Arial"/>
          <w:sz w:val="21"/>
          <w:szCs w:val="21"/>
        </w:rPr>
        <w:t xml:space="preserve"> promptly if Provider: (</w:t>
      </w:r>
      <w:proofErr w:type="spellStart"/>
      <w:r>
        <w:rPr>
          <w:rFonts w:ascii="Arial" w:hAnsi="Arial"/>
          <w:sz w:val="21"/>
          <w:szCs w:val="21"/>
        </w:rPr>
        <w:t>i</w:t>
      </w:r>
      <w:proofErr w:type="spellEnd"/>
      <w:r>
        <w:rPr>
          <w:rFonts w:ascii="Arial" w:hAnsi="Arial"/>
          <w:sz w:val="21"/>
          <w:szCs w:val="21"/>
        </w:rPr>
        <w:t xml:space="preserve">) has reason to believe that it is unable to comply with any of its obligations under this Agreement; (ii) becomes aware of any circumstances or change in </w:t>
      </w:r>
      <w:commentRangeStart w:id="686"/>
      <w:ins w:id="687" w:author="Trainer 1 - AgentCo" w:date="2026-05-08T07:49:00Z">
        <w:r>
          <w:rPr>
            <w:rFonts w:ascii="Arial" w:hAnsi="Arial"/>
            <w:sz w:val="21"/>
            <w:szCs w:val="21"/>
          </w:rPr>
          <w:t>A</w:t>
        </w:r>
      </w:ins>
      <w:r>
        <w:rPr>
          <w:rFonts w:ascii="Arial" w:hAnsi="Arial"/>
          <w:sz w:val="21"/>
          <w:szCs w:val="21"/>
        </w:rPr>
        <w:t xml:space="preserve">pplicable </w:t>
      </w:r>
      <w:ins w:id="688" w:author="Trainer 1 - AgentCo" w:date="2026-05-08T07:49:00Z">
        <w:r>
          <w:rPr>
            <w:rFonts w:ascii="Arial" w:hAnsi="Arial"/>
            <w:sz w:val="21"/>
            <w:szCs w:val="21"/>
          </w:rPr>
          <w:t>L</w:t>
        </w:r>
      </w:ins>
      <w:r>
        <w:rPr>
          <w:rFonts w:ascii="Arial" w:hAnsi="Arial"/>
          <w:sz w:val="21"/>
          <w:szCs w:val="21"/>
        </w:rPr>
        <w:t xml:space="preserve">aw </w:t>
      </w:r>
      <w:commentRangeEnd w:id="686"/>
      <w:r>
        <w:rPr>
          <w:rStyle w:val="CommentReference"/>
          <w:rFonts w:cs="Times New Roman"/>
          <w:color w:val="auto"/>
        </w:rPr>
        <w:commentReference w:id="686"/>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689"/>
      <w:r>
        <w:rPr>
          <w:rFonts w:ascii="Arial" w:hAnsi="Arial"/>
          <w:sz w:val="21"/>
          <w:szCs w:val="21"/>
        </w:rPr>
        <w:t xml:space="preserve">either </w:t>
      </w:r>
      <w:bookmarkStart w:id="690" w:name="_Hlk102145032"/>
      <w:ins w:id="691" w:author="Trainer 1 - AgentCo" w:date="2026-05-08T07:50:00Z">
        <w:r>
          <w:rPr>
            <w:rFonts w:ascii="Arial" w:hAnsi="Arial"/>
            <w:sz w:val="21"/>
            <w:szCs w:val="21"/>
          </w:rPr>
          <w:t>P</w:t>
        </w:r>
      </w:ins>
      <w:r>
        <w:rPr>
          <w:rFonts w:ascii="Arial" w:hAnsi="Arial"/>
          <w:sz w:val="21"/>
          <w:szCs w:val="21"/>
        </w:rPr>
        <w:t xml:space="preserve">arty’s obligations under </w:t>
      </w:r>
      <w:ins w:id="692" w:author="Trainer 1 - AgentCo" w:date="2026-05-08T07:50:00Z">
        <w:r>
          <w:rPr>
            <w:rFonts w:ascii="Arial" w:hAnsi="Arial"/>
            <w:sz w:val="21"/>
            <w:szCs w:val="21"/>
          </w:rPr>
          <w:t>Applicable L</w:t>
        </w:r>
      </w:ins>
      <w:r>
        <w:rPr>
          <w:rFonts w:ascii="Arial" w:hAnsi="Arial"/>
          <w:sz w:val="21"/>
          <w:szCs w:val="21"/>
        </w:rPr>
        <w:t xml:space="preserve">aw the </w:t>
      </w:r>
      <w:ins w:id="693" w:author="Trainer 1 - AgentCo" w:date="2026-05-08T07:50:00Z">
        <w:r>
          <w:rPr>
            <w:rFonts w:ascii="Arial" w:hAnsi="Arial"/>
            <w:sz w:val="21"/>
            <w:szCs w:val="21"/>
          </w:rPr>
          <w:t>P</w:t>
        </w:r>
      </w:ins>
      <w:r>
        <w:rPr>
          <w:rFonts w:ascii="Arial" w:hAnsi="Arial"/>
          <w:sz w:val="21"/>
          <w:szCs w:val="21"/>
        </w:rPr>
        <w:t xml:space="preserve">arties </w:t>
      </w:r>
      <w:commentRangeEnd w:id="689"/>
      <w:r>
        <w:rPr>
          <w:rStyle w:val="CommentReference"/>
          <w:rFonts w:cs="Times New Roman"/>
          <w:color w:val="auto"/>
        </w:rPr>
        <w:commentReference w:id="689"/>
      </w:r>
      <w:r>
        <w:rPr>
          <w:rFonts w:ascii="Arial" w:hAnsi="Arial"/>
          <w:sz w:val="21"/>
          <w:szCs w:val="21"/>
        </w:rPr>
        <w:t xml:space="preserve">will negotiate in good faith upon an appropriate amendment to this Agreement.  In the event that Provider  cannot satisfy its obligations under Applicable Laws, </w:t>
      </w:r>
      <w:proofErr w:type="spellStart"/>
      <w:r>
        <w:rPr>
          <w:rFonts w:ascii="Arial" w:hAnsi="Arial"/>
          <w:sz w:val="21"/>
          <w:szCs w:val="21"/>
        </w:rPr>
        <w:t>LargeCo</w:t>
      </w:r>
      <w:proofErr w:type="spellEnd"/>
      <w:r>
        <w:rPr>
          <w:rFonts w:ascii="Arial" w:hAnsi="Arial"/>
          <w:sz w:val="21"/>
          <w:szCs w:val="21"/>
        </w:rPr>
        <w:t xml:space="preserve"> may</w:t>
      </w:r>
      <w:r>
        <w:rPr>
          <w:rFonts w:ascii="Arial" w:hAnsi="Arial"/>
          <w:sz w:val="21"/>
          <w:szCs w:val="21"/>
        </w:rPr>
        <w:t xml:space="preserve"> </w:t>
      </w:r>
      <w:ins w:id="695" w:author="Trainer 1 - AgentCo" w:date="2026-05-08T07:52:00Z">
        <w:r>
          <w:rPr>
            <w:rFonts w:ascii="Arial" w:hAnsi="Arial"/>
            <w:sz w:val="21"/>
            <w:szCs w:val="21"/>
          </w:rPr>
          <w:t>terminat</w:t>
        </w:r>
      </w:ins>
      <w:ins w:id="697" w:author="Trainer 1 - AgentCo" w:date="2026-05-08T07:54:00Z">
        <w:r>
          <w:rPr>
            <w:rFonts w:ascii="Arial" w:hAnsi="Arial"/>
            <w:sz w:val="21"/>
            <w:szCs w:val="21"/>
          </w:rPr>
          <w:t>e</w:t>
        </w:r>
      </w:ins>
      <w:ins w:id="699" w:author="Trainer 1 - AgentCo" w:date="2026-05-08T07:52:00Z">
        <w:r>
          <w:rPr>
            <w:rFonts w:ascii="Arial" w:hAnsi="Arial"/>
            <w:sz w:val="21"/>
            <w:szCs w:val="21"/>
          </w:rPr>
          <w:t xml:space="preserve"> this Agreement in accordance with its terms</w:t>
        </w:r>
      </w:ins>
      <w:ins w:id="701" w:author="Trainer 1 - AgentCo" w:date="2026-05-08T07:54:00Z">
        <w:r>
          <w:rPr>
            <w:rFonts w:ascii="Arial" w:hAnsi="Arial"/>
            <w:sz w:val="21"/>
            <w:szCs w:val="21"/>
          </w:rPr>
          <w:t xml:space="preserve">, </w:t>
        </w:r>
        <w:commentRangeStart w:id="703"/>
        <w:r>
          <w:rPr>
            <w:rFonts w:ascii="Arial" w:hAnsi="Arial"/>
            <w:sz w:val="21"/>
            <w:szCs w:val="21"/>
          </w:rPr>
          <w:t>provided that Provider’s failure to satisfy its ob</w:t>
        </w:r>
      </w:ins>
      <w:ins w:id="704" w:author="Trainer 1 - AgentCo" w:date="2026-05-08T07:55:00Z">
        <w:r>
          <w:rPr>
            <w:rFonts w:ascii="Arial" w:hAnsi="Arial"/>
            <w:sz w:val="21"/>
            <w:szCs w:val="21"/>
          </w:rPr>
          <w:t>l</w:t>
        </w:r>
      </w:ins>
      <w:ins w:id="706" w:author="Trainer 1 - AgentCo" w:date="2026-05-08T07:54:00Z">
        <w:r>
          <w:rPr>
            <w:rFonts w:ascii="Arial" w:hAnsi="Arial"/>
            <w:sz w:val="21"/>
            <w:szCs w:val="21"/>
          </w:rPr>
          <w:t xml:space="preserve">igations is not </w:t>
        </w:r>
      </w:ins>
      <w:ins w:id="708" w:author="Trainer 1 - AgentCo" w:date="2026-05-08T07:55:00Z">
        <w:r>
          <w:rPr>
            <w:rFonts w:ascii="Arial" w:hAnsi="Arial"/>
            <w:sz w:val="21"/>
            <w:szCs w:val="21"/>
          </w:rPr>
          <w:t>attributable to actions of LargeCo or its Affiliates or third party contractors</w:t>
        </w:r>
      </w:ins>
      <w:ins w:id="710" w:author="Trainer 1 - AgentCo" w:date="2026-05-08T07:52:00Z">
        <w:r>
          <w:rPr>
            <w:rFonts w:ascii="Arial" w:hAnsi="Arial"/>
            <w:sz w:val="21"/>
            <w:szCs w:val="21"/>
          </w:rPr>
          <w:t xml:space="preserve">. </w:t>
        </w:r>
      </w:ins>
      <w:commentRangeEnd w:id="703"/>
      <w:ins w:id="711" w:author="Trainer 1 - AgentCo" w:date="2026-05-08T07:56:00Z">
        <w:r>
          <w:rPr>
            <w:rStyle w:val="CommentReference"/>
            <w:rFonts w:cs="Times New Roman"/>
            <w:color w:val="auto"/>
          </w:rPr>
          <w:commentReference w:id="703"/>
        </w:r>
      </w:ins>
      <w:commentRangeStart w:id="712"/>
      <w:r>
        <w:rPr>
          <w:rFonts w:ascii="Arial" w:hAnsi="Arial"/>
          <w:sz w:val="21"/>
          <w:szCs w:val="21"/>
        </w:rPr>
        <w:t xml:space="preserve">take all reasonable and appropriate steps to prevent, stop, or remediate any unauthorized Processing of Personal Information.  </w:t>
      </w:r>
      <w:commentRangeEnd w:id="732"/>
      <w:r>
        <w:commentReference w:id="732"/>
      </w:r>
      <w:bookmarkEnd w:id="690"/>
      <w:commentRangeEnd w:id="712"/>
      <w:r>
        <w:rPr>
          <w:rStyle w:val="CommentReference"/>
          <w:rFonts w:cs="Times New Roman"/>
          <w:color w:val="auto"/>
        </w:rPr>
        <w:commentReference w:id="712"/>
      </w:r>
    </w:p>
    <w:sectPr>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11T16:43:00Z" w:initials="TX">
    <w:p w14:paraId="3C8BB989" w14:textId="29122C3E" w:rsidR="00055583" w:rsidRDefault="00055583">
      <w:pPr>
        <w:pStyle w:val="CommentText"/>
      </w:pPr>
      <w:r>
        <w:rPr>
          <w:rStyle w:val="CommentReference"/>
        </w:rPr>
        <w:annotationRef/>
      </w:r>
      <w:proofErr w:type="spellStart"/>
      <w:r>
        <w:t>LargeCo</w:t>
      </w:r>
      <w:proofErr w:type="spellEnd"/>
      <w:r>
        <w:t xml:space="preserve"> can accept </w:t>
      </w:r>
    </w:p>
  </w:comment>
  <w:comment w:id="4"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5" w:author="Trainer 1 - LargeCo" w:date="2026-05-11T16:44:00Z" w:initials="TX">
    <w:p w14:paraId="6541367B" w14:textId="6A6DBEDC" w:rsidR="00055583" w:rsidRDefault="00055583">
      <w:pPr>
        <w:pStyle w:val="CommentText"/>
      </w:pPr>
      <w:r>
        <w:rPr>
          <w:rStyle w:val="CommentReference"/>
        </w:rPr>
        <w:annotationRef/>
      </w:r>
      <w:proofErr w:type="spellStart"/>
      <w:r>
        <w:t>LargeCo</w:t>
      </w:r>
      <w:proofErr w:type="spellEnd"/>
      <w:r>
        <w:t xml:space="preserve"> can accept </w:t>
      </w:r>
    </w:p>
  </w:comment>
  <w:comment w:id="8"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9" w:author="Trainer 1 - LargeCo" w:date="2026-05-11T16:45:00Z" w:initials="TX">
    <w:p w14:paraId="4A182E6D" w14:textId="06CAEF2B" w:rsidR="00055583" w:rsidRDefault="00055583">
      <w:pPr>
        <w:pStyle w:val="CommentText"/>
      </w:pPr>
      <w:r>
        <w:rPr>
          <w:rStyle w:val="CommentReference"/>
        </w:rPr>
        <w:annotationRef/>
      </w:r>
      <w:proofErr w:type="spellStart"/>
      <w:r>
        <w:t>LargeCo</w:t>
      </w:r>
      <w:proofErr w:type="spellEnd"/>
      <w:r>
        <w:t xml:space="preserve"> can accepted </w:t>
      </w:r>
    </w:p>
  </w:comment>
  <w:comment w:id="10"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1" w:author="Trainer 1 - LargeCo" w:date="2026-05-11T16:48:00Z" w:initials="TX">
    <w:p w14:paraId="51F880AF" w14:textId="0CE7529C" w:rsidR="00055583" w:rsidRDefault="00055583">
      <w:pPr>
        <w:pStyle w:val="CommentText"/>
      </w:pPr>
      <w:r>
        <w:rPr>
          <w:rStyle w:val="CommentReference"/>
        </w:rPr>
        <w:annotationRef/>
      </w:r>
      <w:proofErr w:type="spellStart"/>
      <w:r>
        <w:t>LargeCo</w:t>
      </w:r>
      <w:proofErr w:type="spellEnd"/>
      <w:r>
        <w:t xml:space="preserve"> </w:t>
      </w:r>
      <w:proofErr w:type="spellStart"/>
      <w:r>
        <w:t>acceptes</w:t>
      </w:r>
      <w:proofErr w:type="spellEnd"/>
      <w:r>
        <w:t xml:space="preserve"> </w:t>
      </w:r>
    </w:p>
  </w:comment>
  <w:comment w:id="12"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3"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14" w:author="Trainer 1 - LargeCo" w:date="2026-05-11T16:48:00Z" w:initials="TX">
    <w:p w14:paraId="235A71C9" w14:textId="22BDF6AC" w:rsidR="00055583" w:rsidRDefault="00055583">
      <w:pPr>
        <w:pStyle w:val="CommentText"/>
      </w:pPr>
      <w:r>
        <w:rPr>
          <w:rStyle w:val="CommentReference"/>
        </w:rPr>
        <w:annotationRef/>
      </w:r>
      <w:proofErr w:type="spellStart"/>
      <w:r>
        <w:t>LargeCo</w:t>
      </w:r>
      <w:proofErr w:type="spellEnd"/>
      <w:r>
        <w:t xml:space="preserve"> can accept </w:t>
      </w:r>
    </w:p>
  </w:comment>
  <w:comment w:id="15"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6" w:author="Trainer 1 - LargeCo" w:date="2026-05-11T16:49:00Z" w:initials="TX">
    <w:p w14:paraId="00AB966C" w14:textId="01CDEC00" w:rsidR="00055583" w:rsidRDefault="00055583">
      <w:pPr>
        <w:pStyle w:val="CommentText"/>
      </w:pPr>
      <w:r>
        <w:rPr>
          <w:rStyle w:val="CommentReference"/>
        </w:rPr>
        <w:annotationRef/>
      </w:r>
      <w:r>
        <w:t xml:space="preserve">Can accept </w:t>
      </w:r>
    </w:p>
  </w:comment>
  <w:comment w:id="17"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w:t>
      </w:r>
      <w:proofErr w:type="gramStart"/>
      <w:r>
        <w:t xml:space="preserve">IP </w:t>
      </w:r>
      <w:r w:rsidR="00D65F8E">
        <w:t xml:space="preserve"> and</w:t>
      </w:r>
      <w:proofErr w:type="gramEnd"/>
      <w:r w:rsidR="00D65F8E">
        <w:t xml:space="preserve">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8" w:author="Trainer 1 - LargeCo" w:date="2026-05-11T20:06:00Z" w:initials="TX">
    <w:p w14:paraId="49E4FD14" w14:textId="42E1CDC6" w:rsidR="00FC2C33" w:rsidRDefault="00FC2C33">
      <w:pPr>
        <w:pStyle w:val="CommentText"/>
      </w:pPr>
      <w:r>
        <w:rPr>
          <w:rStyle w:val="CommentReference"/>
        </w:rPr>
        <w:annotationRef/>
      </w:r>
      <w:proofErr w:type="spellStart"/>
      <w:r>
        <w:t>LargeCo</w:t>
      </w:r>
      <w:proofErr w:type="spellEnd"/>
      <w:r>
        <w:t xml:space="preserve"> can accept distinction </w:t>
      </w:r>
    </w:p>
  </w:comment>
  <w:comment w:id="19"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0" w:author="Trainer 1 - LargeCo" w:date="2026-05-11T16:49:00Z" w:initials="TX">
    <w:p w14:paraId="4C14AE92" w14:textId="1298738A" w:rsidR="00055583" w:rsidRDefault="00055583">
      <w:pPr>
        <w:pStyle w:val="CommentText"/>
      </w:pPr>
      <w:r>
        <w:rPr>
          <w:rStyle w:val="CommentReference"/>
        </w:rPr>
        <w:annotationRef/>
      </w:r>
      <w:r>
        <w:t xml:space="preserve">Can accept </w:t>
      </w:r>
    </w:p>
  </w:comment>
  <w:comment w:id="23"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26"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28" w:author="Trainer 1 - AgentCo" w:date="2026-05-07T23:47:00Z" w:initials="TX">
    <w:p w14:paraId="03E819CF" w14:textId="51A822A8" w:rsidR="00337076" w:rsidRDefault="00337076">
      <w:pPr>
        <w:pStyle w:val="CommentText"/>
      </w:pPr>
      <w:r>
        <w:rPr>
          <w:rStyle w:val="CommentReference"/>
        </w:rPr>
        <w:annotationRef/>
      </w:r>
      <w:r>
        <w:t xml:space="preserve">We can’t agree because this would undermine any rights we have in the Provider Technology, and the rights of our </w:t>
      </w:r>
      <w:proofErr w:type="gramStart"/>
      <w:r>
        <w:t>third party</w:t>
      </w:r>
      <w:proofErr w:type="gramEnd"/>
      <w:r>
        <w:t xml:space="preserve"> licensors and partners.</w:t>
      </w:r>
    </w:p>
  </w:comment>
  <w:comment w:id="30"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2"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33" w:author="Trainer 1 - LargeCo" w:date="2026-05-11T20:09:00Z" w:initials="TX">
    <w:p w14:paraId="7983670D" w14:textId="41329AD2" w:rsidR="00FC2C33" w:rsidRDefault="00FC2C33">
      <w:pPr>
        <w:pStyle w:val="CommentText"/>
      </w:pPr>
      <w:r>
        <w:rPr>
          <w:rStyle w:val="CommentReference"/>
        </w:rPr>
        <w:annotationRef/>
      </w:r>
      <w:r>
        <w:t xml:space="preserve">Can agree to deletion as not used elsewhere in </w:t>
      </w:r>
      <w:proofErr w:type="spellStart"/>
      <w:r>
        <w:t>agreemet</w:t>
      </w:r>
      <w:proofErr w:type="spellEnd"/>
      <w:r>
        <w:t xml:space="preserve"> </w:t>
      </w:r>
    </w:p>
  </w:comment>
  <w:comment w:id="37"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8" w:author="Trainer 1 - AgentCo" w:date="2026-05-07T19:04:00Z" w:initials="TX">
    <w:p w14:paraId="5B3A9EC0" w14:textId="72E91E50" w:rsidR="00E6530E" w:rsidRDefault="00E6530E">
      <w:pPr>
        <w:pStyle w:val="CommentText"/>
      </w:pPr>
      <w:r>
        <w:rPr>
          <w:rStyle w:val="CommentReference"/>
        </w:rPr>
        <w:annotationRef/>
      </w:r>
    </w:p>
  </w:comment>
  <w:comment w:id="40" w:author="Trainer 1 - AgentCo" w:date="2026-05-07T20:51:00Z" w:initials="TX">
    <w:p w14:paraId="5AF4AB79" w14:textId="54E33E88" w:rsidR="008E1DF4" w:rsidRDefault="008E1DF4">
      <w:pPr>
        <w:pStyle w:val="CommentText"/>
      </w:pPr>
      <w:r>
        <w:rPr>
          <w:rStyle w:val="CommentReference"/>
        </w:rPr>
        <w:annotationRef/>
      </w:r>
      <w:r>
        <w:t xml:space="preserve">Term is not defined, so we added a definition and a Termination </w:t>
      </w:r>
      <w:r w:rsidR="00337076">
        <w:t>at the end of the Agreement.</w:t>
      </w:r>
    </w:p>
    <w:p w14:paraId="40157E24" w14:textId="7E63EFD5" w:rsidR="008E1DF4" w:rsidRDefault="008E1DF4">
      <w:pPr>
        <w:pStyle w:val="CommentText"/>
      </w:pPr>
      <w:r>
        <w:t xml:space="preserve"> </w:t>
      </w:r>
    </w:p>
  </w:comment>
  <w:comment w:id="4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45" w:author="Trainer 1 - LargeCo" w:date="2026-05-11T20:10:00Z" w:initials="TX">
    <w:p w14:paraId="7846F351" w14:textId="6D879DB1" w:rsidR="00FC2C33" w:rsidRDefault="00FC2C33">
      <w:pPr>
        <w:pStyle w:val="CommentText"/>
      </w:pPr>
      <w:r>
        <w:rPr>
          <w:rStyle w:val="CommentReference"/>
        </w:rPr>
        <w:annotationRef/>
      </w:r>
      <w:r>
        <w:t xml:space="preserve">Can accept </w:t>
      </w:r>
    </w:p>
  </w:comment>
  <w:comment w:id="47" w:author="Trainer 1 - LargeCo" w:date="2026-05-11T20:14:00Z" w:initials="TX">
    <w:p w14:paraId="504B4199" w14:textId="33DD982D" w:rsidR="00FC2C33" w:rsidRDefault="00FC2C33">
      <w:pPr>
        <w:pStyle w:val="CommentText"/>
      </w:pPr>
      <w:r>
        <w:rPr>
          <w:rStyle w:val="CommentReference"/>
        </w:rPr>
        <w:annotationRef/>
      </w:r>
      <w:proofErr w:type="spellStart"/>
      <w:r>
        <w:t>LargeCo</w:t>
      </w:r>
      <w:proofErr w:type="spellEnd"/>
      <w:r>
        <w:t xml:space="preserve"> requires specificity of the disposal process of AI inputs and outputs added to the agreement </w:t>
      </w:r>
    </w:p>
  </w:comment>
  <w:comment w:id="741" w:author="Reviewing Counsel (AgentCo)" w:date="2026-10-18T15:28:03Z" w:initials="RC(">
    <w:p w14:paraId="10003135">
      <w:r>
        <w:annotationRef/>
      </w:r>
      <w:r>
        <w:t xml:space="preserve">The agreement already covers disposal: the confidentiality terms give you 60-day export plus return-or-destroy on termination. If you need a different window for AI inputs and outputs, we're happy to discuss.</w:t>
      </w:r>
    </w:p>
  </w:comment>
  <w:comment w:id="53" w:author="Trainer 1 - AgentCo" w:date="2026-05-08T00:01:00Z" w:initials="TX">
    <w:p w14:paraId="3474A670" w14:textId="7C230F0A" w:rsidR="0011107C" w:rsidRDefault="0011107C">
      <w:pPr>
        <w:pStyle w:val="CommentText"/>
      </w:pPr>
      <w:r>
        <w:rPr>
          <w:rStyle w:val="CommentReference"/>
        </w:rPr>
        <w:annotationRef/>
      </w:r>
      <w:r w:rsidR="00FB2E15">
        <w:t>We can’t make this rep give the state of the technology.</w:t>
      </w:r>
    </w:p>
  </w:comment>
  <w:comment w:id="54" w:author="Trainer 1 - LargeCo" w:date="2026-05-11T20:17:00Z" w:initials="TX">
    <w:p w14:paraId="33E5A6DE" w14:textId="4886F0B0" w:rsidR="003E1322" w:rsidRDefault="003E1322">
      <w:pPr>
        <w:pStyle w:val="CommentText"/>
      </w:pPr>
      <w:r>
        <w:rPr>
          <w:rStyle w:val="CommentReference"/>
        </w:rPr>
        <w:annotationRef/>
      </w:r>
      <w:r>
        <w:t xml:space="preserve">See edits made to section </w:t>
      </w:r>
    </w:p>
  </w:comment>
  <w:comment w:id="733" w:author="Reviewing Counsel (AgentCo)" w:date="2026-10-18T15:28:03Z" w:initials="RC(">
    <w:p w14:paraId="100030AD">
      <w:r>
        <w:annotationRef/>
      </w:r>
      <w:r>
        <w:t xml:space="preserve">We can't warrant accurate and reliable results as drafted because TalentFlow outputs are drafts that need human review before you rely on them for hiring decisions. We replaced the warranty with draft-output language tied to the two pilot workflows. Happy to discuss further if helpful.</w:t>
      </w:r>
    </w:p>
  </w:comment>
  <w:comment w:id="743" w:author="Reviewing Counsel (AgentCo)" w:date="2026-10-18T15:28:03Z" w:initials="RC(">
    <w:p w14:paraId="10003157">
      <w:r>
        <w:annotationRef/>
      </w:r>
      <w:r>
        <w:t xml:space="preserve">We replaced the accuracy warranty with draft-output language as noted above because TalentFlow outputs need human review before hiring use. The 97.5% commitment and response times stay as proposed.</w:t>
      </w:r>
    </w:p>
  </w:comment>
  <w:comment w:id="57" w:author="Trainer 1 - AgentCo" w:date="2026-05-07T18:25:00Z" w:initials="TX">
    <w:p w14:paraId="1F653D30" w14:textId="76E9B737" w:rsidR="001B563E" w:rsidRDefault="001B563E">
      <w:pPr>
        <w:pStyle w:val="CommentText"/>
      </w:pPr>
      <w:r>
        <w:rPr>
          <w:rStyle w:val="CommentReference"/>
        </w:rPr>
        <w:annotationRef/>
      </w:r>
      <w:r>
        <w:t>Corrected.</w:t>
      </w:r>
    </w:p>
  </w:comment>
  <w:comment w:id="60" w:author="Trainer 1 - AgentCo" w:date="2026-05-07T18:26:00Z" w:initials="TX">
    <w:p w14:paraId="295DD736" w14:textId="43CBD184" w:rsidR="001B563E" w:rsidRDefault="001B563E">
      <w:pPr>
        <w:pStyle w:val="CommentText"/>
      </w:pPr>
      <w:r>
        <w:rPr>
          <w:rStyle w:val="CommentReference"/>
        </w:rPr>
        <w:annotationRef/>
      </w:r>
      <w:r>
        <w:t>We deleted “</w:t>
      </w:r>
      <w:proofErr w:type="spellStart"/>
      <w:r>
        <w:t>LargeCo</w:t>
      </w:r>
      <w:proofErr w:type="spellEnd"/>
      <w:r>
        <w:t>” because the confidentiality obligations are mutual.</w:t>
      </w:r>
    </w:p>
  </w:comment>
  <w:comment w:id="61" w:author="Trainer 1 - LargeCo" w:date="2026-05-11T20:18:00Z" w:initials="TX">
    <w:p w14:paraId="3EDBEE00" w14:textId="7A2EB341" w:rsidR="003E1322" w:rsidRDefault="003E1322">
      <w:pPr>
        <w:pStyle w:val="CommentText"/>
      </w:pPr>
      <w:r>
        <w:rPr>
          <w:rStyle w:val="CommentReference"/>
        </w:rPr>
        <w:annotationRef/>
      </w:r>
      <w:r>
        <w:t>Can accept mutual</w:t>
      </w:r>
    </w:p>
  </w:comment>
  <w:comment w:id="63"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67"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87" w:author="Trainer 1 - AgentCo" w:date="2026-05-08T00:06:00Z" w:initials="TX">
    <w:p w14:paraId="7D183179" w14:textId="716C38B3" w:rsidR="00CB3777" w:rsidRDefault="00CB3777">
      <w:pPr>
        <w:pStyle w:val="CommentText"/>
      </w:pPr>
      <w:r>
        <w:rPr>
          <w:rStyle w:val="CommentReference"/>
        </w:rPr>
        <w:annotationRef/>
      </w:r>
      <w:r>
        <w:t>no</w:t>
      </w:r>
    </w:p>
  </w:comment>
  <w:comment w:id="88"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89" w:author="Trainer 1 - LargeCo" w:date="2026-05-11T20:28:00Z" w:initials="TX">
    <w:p w14:paraId="3B96F5D2" w14:textId="17AEE6C4" w:rsidR="00BC145A" w:rsidRDefault="00BC145A">
      <w:pPr>
        <w:pStyle w:val="CommentText"/>
      </w:pPr>
      <w:r>
        <w:rPr>
          <w:rStyle w:val="CommentReference"/>
        </w:rPr>
        <w:annotationRef/>
      </w:r>
      <w:r>
        <w:t xml:space="preserve">Can accept </w:t>
      </w:r>
    </w:p>
  </w:comment>
  <w:comment w:id="93"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4" w:author="Trainer 1 - LargeCo" w:date="2026-05-11T20:29:00Z" w:initials="TX">
    <w:p w14:paraId="650A057C" w14:textId="4FF10B2F" w:rsidR="00BC145A" w:rsidRDefault="00BC145A">
      <w:pPr>
        <w:pStyle w:val="CommentText"/>
      </w:pPr>
      <w:r>
        <w:rPr>
          <w:rStyle w:val="CommentReference"/>
        </w:rPr>
        <w:annotationRef/>
      </w:r>
      <w:r>
        <w:t xml:space="preserve">Arguably this is incorrect as there are user type licenses that are provided for a SAAS service that limit the scope of the usage </w:t>
      </w:r>
    </w:p>
  </w:comment>
  <w:comment w:id="96" w:author="Trainer 1 - AgentCo" w:date="2026-05-07T18:42:00Z" w:initials="TX">
    <w:p w14:paraId="5C78384C" w14:textId="0281F753" w:rsidR="00620319" w:rsidRDefault="00620319">
      <w:pPr>
        <w:pStyle w:val="CommentText"/>
      </w:pPr>
      <w:r>
        <w:rPr>
          <w:rStyle w:val="CommentReference"/>
        </w:rPr>
        <w:annotationRef/>
      </w:r>
      <w:r>
        <w:t>We deleted Software because it is not part of the Services.</w:t>
      </w:r>
    </w:p>
  </w:comment>
  <w:comment w:id="98"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7" w:author="Trainer 1 - AgentCo" w:date="2026-05-07T19:38:00Z" w:initials="TX">
    <w:p w14:paraId="3625BDE8" w14:textId="0701447A" w:rsidR="009B319A" w:rsidRDefault="009B319A">
      <w:pPr>
        <w:pStyle w:val="CommentText"/>
      </w:pPr>
      <w:r>
        <w:rPr>
          <w:rStyle w:val="CommentReference"/>
        </w:rPr>
        <w:annotationRef/>
      </w:r>
      <w:r>
        <w:t xml:space="preserve">We added </w:t>
      </w:r>
      <w:proofErr w:type="spellStart"/>
      <w:r>
        <w:t>LargeCo</w:t>
      </w:r>
      <w:proofErr w:type="spellEnd"/>
      <w:r>
        <w:t xml:space="preserve"> Data for consistency and clarity, as we will also have Data at issue in this Agreement.</w:t>
      </w:r>
    </w:p>
  </w:comment>
  <w:comment w:id="108" w:author="Trainer 1 - AgentCo" w:date="2026-05-07T19:38:00Z" w:initials="TX">
    <w:p w14:paraId="2FB1D2E3" w14:textId="3AD57B18" w:rsidR="009B319A" w:rsidRDefault="009B319A">
      <w:pPr>
        <w:pStyle w:val="CommentText"/>
      </w:pPr>
      <w:r>
        <w:rPr>
          <w:rStyle w:val="CommentReference"/>
        </w:rPr>
        <w:annotationRef/>
      </w:r>
      <w:r>
        <w:t>Corrected.</w:t>
      </w:r>
    </w:p>
  </w:comment>
  <w:comment w:id="115"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48" w:author="Trainer 1 - AgentCo" w:date="2026-05-08T00:10:00Z" w:initials="TX">
    <w:p w14:paraId="277BC4EB" w14:textId="6E6A0243" w:rsidR="00CB3777" w:rsidRDefault="00CB3777">
      <w:pPr>
        <w:pStyle w:val="CommentText"/>
      </w:pPr>
      <w:r>
        <w:rPr>
          <w:rStyle w:val="CommentReference"/>
        </w:rPr>
        <w:annotationRef/>
      </w:r>
      <w:r w:rsidR="00FB2E15">
        <w:t xml:space="preserve">We must </w:t>
      </w:r>
      <w:proofErr w:type="spellStart"/>
      <w:r w:rsidR="00FB2E15">
        <w:t>protectour</w:t>
      </w:r>
      <w:proofErr w:type="spellEnd"/>
      <w:r w:rsidR="00FB2E15">
        <w:t xml:space="preserve"> IP here.</w:t>
      </w:r>
    </w:p>
  </w:comment>
  <w:comment w:id="154"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55"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56" w:author="Trainer 1 - LargeCo" w:date="2026-05-11T22:23:00Z" w:initials="TX">
    <w:p w14:paraId="3BEE838E" w14:textId="3A3C7F18" w:rsidR="005814C9" w:rsidRDefault="005814C9">
      <w:pPr>
        <w:pStyle w:val="CommentText"/>
      </w:pPr>
      <w:r>
        <w:rPr>
          <w:rStyle w:val="CommentReference"/>
        </w:rPr>
        <w:annotationRef/>
      </w:r>
      <w:r>
        <w:t xml:space="preserve">These </w:t>
      </w:r>
      <w:proofErr w:type="gramStart"/>
      <w:r>
        <w:t>are  mutually</w:t>
      </w:r>
      <w:proofErr w:type="gramEnd"/>
      <w:r>
        <w:t xml:space="preserve"> applicable terms </w:t>
      </w:r>
    </w:p>
  </w:comment>
  <w:comment w:id="158"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63"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65"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66"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69"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78"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89"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w:t>
      </w:r>
      <w:proofErr w:type="spellStart"/>
      <w:r w:rsidR="00FB2E15">
        <w:t>dded</w:t>
      </w:r>
      <w:proofErr w:type="spellEnd"/>
      <w:r w:rsidR="00FB2E15">
        <w:t>.</w:t>
      </w:r>
    </w:p>
  </w:comment>
  <w:comment w:id="738" w:author="Reviewing Counsel (AgentCo)" w:date="2026-10-18T15:28:03Z" w:initials="RC(">
    <w:p w14:paraId="10003102">
      <w:r>
        <w:annotationRef/>
      </w:r>
      <w:r>
        <w:t xml:space="preserve">Accepted the 30-day cure before suspension. We restored the finance charge because undisputed late amounts carry a cost, and the charge only runs on undisputed balances.</w:t>
      </w:r>
    </w:p>
  </w:comment>
  <w:comment w:id="195"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198"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05"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08"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227" w:author="Trainer 1 - AgentCo" w:date="2026-05-08T09:41:00Z" w:initials="TX">
    <w:p w14:paraId="4A8A0A7E" w14:textId="1C3F85BF" w:rsidR="00FB2E15" w:rsidRDefault="00FB2E15">
      <w:pPr>
        <w:pStyle w:val="CommentText"/>
      </w:pPr>
      <w:r>
        <w:rPr>
          <w:rStyle w:val="CommentReference"/>
        </w:rPr>
        <w:annotationRef/>
      </w:r>
      <w:r>
        <w:t xml:space="preserve">W </w:t>
      </w:r>
      <w:proofErr w:type="spellStart"/>
      <w:r>
        <w:t>rewuired</w:t>
      </w:r>
      <w:proofErr w:type="spellEnd"/>
      <w:r>
        <w:t xml:space="preserve"> these reps from our customers.</w:t>
      </w:r>
    </w:p>
  </w:comment>
  <w:comment w:id="242" w:author="Trainer 1 - AgentCo" w:date="2026-05-07T17:04:00Z" w:initials="TX">
    <w:p w14:paraId="2926DAE5" w14:textId="0A1FB36C" w:rsidR="00B34274" w:rsidRDefault="00B34274">
      <w:pPr>
        <w:pStyle w:val="CommentText"/>
      </w:pPr>
      <w:r>
        <w:rPr>
          <w:rStyle w:val="CommentReference"/>
        </w:rPr>
        <w:annotationRef/>
      </w:r>
      <w:r>
        <w:t>Corrected</w:t>
      </w:r>
    </w:p>
  </w:comment>
  <w:comment w:id="252" w:author="Trainer 1 - AgentCo" w:date="2026-05-07T17:12:00Z" w:initials="TX">
    <w:p w14:paraId="439CE7F5" w14:textId="725AEC2E"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62" w:author="Trainer 1 - AgentCo" w:date="2026-05-08T09:40:00Z" w:initials="TX">
    <w:p w14:paraId="7160D67B" w14:textId="1C9F2CE5" w:rsidR="00FB2E15" w:rsidRDefault="00FB2E15">
      <w:pPr>
        <w:pStyle w:val="CommentText"/>
      </w:pPr>
      <w:r>
        <w:rPr>
          <w:rStyle w:val="CommentReference"/>
        </w:rPr>
        <w:annotationRef/>
      </w:r>
      <w:r>
        <w:t>This protection is necessary because we are not responsible for your actions that create liability.</w:t>
      </w:r>
    </w:p>
  </w:comment>
  <w:comment w:id="280" w:author="Trainer 1 - AgentCo" w:date="2026-05-08T09:40:00Z" w:initials="TX">
    <w:p w14:paraId="62436F9C" w14:textId="529B1277" w:rsidR="00FB2E15" w:rsidRDefault="00FB2E15">
      <w:pPr>
        <w:pStyle w:val="CommentText"/>
      </w:pPr>
      <w:r>
        <w:rPr>
          <w:rStyle w:val="CommentReference"/>
        </w:rPr>
        <w:annotationRef/>
      </w:r>
      <w:r>
        <w:t>This is too broad.</w:t>
      </w:r>
    </w:p>
  </w:comment>
  <w:comment w:id="282"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00" w:author="Trainer 1 - AgentCo" w:date="2026-05-08T00:14:00Z" w:initials="TX">
    <w:p w14:paraId="219A3FEF" w14:textId="3F6FD4A7"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377" w:author="Trainer 1 - AgentCo" w:date="2026-05-07T16:15:00Z" w:initials="TX">
    <w:p w14:paraId="586083B3" w14:textId="5CBC97BA" w:rsidR="006D7E88" w:rsidRDefault="006D7E88">
      <w:pPr>
        <w:pStyle w:val="CommentText"/>
      </w:pPr>
      <w:r>
        <w:rPr>
          <w:rStyle w:val="CommentReference"/>
        </w:rPr>
        <w:annotationRef/>
      </w:r>
      <w:r>
        <w:t>Corrected.</w:t>
      </w:r>
    </w:p>
  </w:comment>
  <w:comment w:id="379"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382"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404" w:author="Trainer 1 - AgentCo" w:date="2026-05-07T20:40:00Z" w:initials="TX">
    <w:p w14:paraId="244E2B43" w14:textId="3E4B77B6"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05" w:author="Trainer 1 - LargeCo" w:date="2026-05-11T17:30:00Z" w:initials="TX">
    <w:p w14:paraId="3D33D507" w14:textId="6C5BE37A" w:rsidR="00A45917" w:rsidRDefault="00A45917">
      <w:pPr>
        <w:pStyle w:val="CommentText"/>
      </w:pPr>
      <w:r>
        <w:rPr>
          <w:rStyle w:val="CommentReference"/>
        </w:rPr>
        <w:annotationRef/>
      </w:r>
      <w:proofErr w:type="spellStart"/>
      <w:r>
        <w:t>LargeCo</w:t>
      </w:r>
      <w:proofErr w:type="spellEnd"/>
      <w:r>
        <w:t xml:space="preserve"> has accepted terms and provided edits where necessary </w:t>
      </w:r>
    </w:p>
  </w:comment>
  <w:comment w:id="740" w:author="Reviewing Counsel (AgentCo)" w:date="2026-10-18T15:28:03Z" w:initials="RC(">
    <w:p w14:paraId="10003124">
      <w:r>
        <w:annotationRef/>
      </w:r>
      <w:r>
        <w:t xml:space="preserve">Accepted. Delaware law, your notice contacts, and courts over arbitration work for us on process, which lets us hold the line where the risk sits, as noted above on the liability cap, mutual indemnity, and platform protections.</w:t>
      </w:r>
    </w:p>
  </w:comment>
  <w:comment w:id="438" w:author="Trainer 1 - AgentCo" w:date="2026-05-07T20:41:00Z" w:initials="TX">
    <w:p w14:paraId="5D621003" w14:textId="41C41BCB" w:rsidR="0045622D" w:rsidRDefault="0045622D">
      <w:pPr>
        <w:pStyle w:val="CommentText"/>
      </w:pPr>
      <w:r>
        <w:rPr>
          <w:rStyle w:val="CommentReference"/>
        </w:rPr>
        <w:annotationRef/>
      </w:r>
      <w:r>
        <w:t xml:space="preserve">Please enter your notice requirements and contact information. </w:t>
      </w:r>
    </w:p>
  </w:comment>
  <w:comment w:id="736" w:author="Reviewing Counsel (AgentCo)" w:date="2026-10-18T15:28:03Z" w:initials="RC(">
    <w:p w14:paraId="100030E0">
      <w:r>
        <w:annotationRef/>
      </w:r>
      <w:r>
        <w:t xml:space="preserve">Accepted. Thanks for adding the order-form contacts and legal@largeco.com.</w:t>
      </w:r>
    </w:p>
  </w:comment>
  <w:comment w:id="448" w:author="Trainer 1 - LargeCo" w:date="2026-05-11T16:58:00Z" w:initials="TX">
    <w:p w14:paraId="1BE9E43D" w14:textId="49B7FAC9" w:rsidR="0069572E" w:rsidRDefault="0069572E">
      <w:pPr>
        <w:pStyle w:val="CommentText"/>
      </w:pPr>
      <w:r>
        <w:rPr>
          <w:rStyle w:val="CommentReference"/>
        </w:rPr>
        <w:annotationRef/>
      </w:r>
      <w:r>
        <w:t xml:space="preserve">Accepted as is from </w:t>
      </w:r>
      <w:proofErr w:type="spellStart"/>
      <w:r>
        <w:t>LargeCo</w:t>
      </w:r>
      <w:proofErr w:type="spellEnd"/>
      <w:r>
        <w:t xml:space="preserve"> </w:t>
      </w:r>
    </w:p>
  </w:comment>
  <w:comment w:id="474" w:author="Trainer 1 - AgentCo" w:date="2026-05-08T09:53:00Z" w:initials="TX">
    <w:p w14:paraId="3A1BF9C9" w14:textId="53C830E3" w:rsidR="009B5CBE" w:rsidRDefault="009B5CBE">
      <w:pPr>
        <w:pStyle w:val="CommentText"/>
      </w:pPr>
      <w:r>
        <w:rPr>
          <w:rStyle w:val="CommentReference"/>
        </w:rPr>
        <w:annotationRef/>
      </w:r>
      <w:r>
        <w:t xml:space="preserve">Insert. </w:t>
      </w:r>
    </w:p>
  </w:comment>
  <w:comment w:id="737" w:author="Reviewing Counsel (AgentCo)" w:date="2026-10-18T15:28:03Z" w:initials="RC(">
    <w:p w14:paraId="100030F1">
      <w:r>
        <w:annotationRef/>
      </w:r>
      <w:r>
        <w:t xml:space="preserve">We restored the heading because we still need term and termination mechanics. The six-month pilot term can live in the order form, and we can keep a short breach-cure provision in the MSA.</w:t>
      </w:r>
    </w:p>
  </w:comment>
  <w:comment w:id="479" w:author="Trainer 1 - AgentCo" w:date="2026-05-07T15:37:00Z" w:initials="TX">
    <w:p w14:paraId="04E2A372" w14:textId="357CEAA7" w:rsidR="00132D21" w:rsidRDefault="00132D21">
      <w:pPr>
        <w:pStyle w:val="CommentText"/>
      </w:pPr>
      <w:r>
        <w:rPr>
          <w:rStyle w:val="CommentReference"/>
        </w:rPr>
        <w:annotationRef/>
      </w:r>
      <w:r w:rsidR="00FA7587">
        <w:t xml:space="preserve">We can’t offer 99.9%, but can provide 97.5% uptime. </w:t>
      </w:r>
      <w:r>
        <w:t xml:space="preserve"> </w:t>
      </w:r>
    </w:p>
  </w:comment>
  <w:comment w:id="488"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490"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496"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497"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501" w:author="Trainer 1 - AgentCo" w:date="2026-05-07T15:46:00Z" w:initials="TX">
    <w:p w14:paraId="60A7C650" w14:textId="7CBFDA11" w:rsidR="008F5E6D" w:rsidRDefault="008F5E6D">
      <w:pPr>
        <w:pStyle w:val="CommentText"/>
      </w:pPr>
      <w:r>
        <w:rPr>
          <w:rStyle w:val="CommentReference"/>
        </w:rPr>
        <w:annotationRef/>
      </w:r>
      <w:r w:rsidR="00A54085">
        <w:t>Tightened language to avoid ambiguity and misaligned expectations.</w:t>
      </w:r>
    </w:p>
    <w:p w14:paraId="2742D59C" w14:textId="43A6403A" w:rsidR="008F5E6D" w:rsidRDefault="008F5E6D">
      <w:pPr>
        <w:pStyle w:val="CommentText"/>
      </w:pPr>
    </w:p>
  </w:comment>
  <w:comment w:id="508" w:author="Trainer 1 - AgentCo" w:date="2026-05-08T09:21:00Z" w:initials="TX">
    <w:p w14:paraId="5940ECA2" w14:textId="55DA75AE" w:rsidR="00A54085" w:rsidRDefault="00A54085">
      <w:pPr>
        <w:pStyle w:val="CommentText"/>
      </w:pPr>
      <w:r>
        <w:rPr>
          <w:rStyle w:val="CommentReference"/>
        </w:rPr>
        <w:annotationRef/>
      </w:r>
      <w:r>
        <w:t>Corrected.</w:t>
      </w:r>
    </w:p>
  </w:comment>
  <w:comment w:id="512"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515"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517"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521"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528" w:author="Trainer 1 - AgentCo" w:date="2026-05-07T15:49:00Z" w:initials="TX">
    <w:p w14:paraId="1AD76CC8" w14:textId="4DFC1BA5" w:rsidR="008D0F30" w:rsidRDefault="008D0F30">
      <w:pPr>
        <w:pStyle w:val="CommentText"/>
      </w:pPr>
      <w:r>
        <w:rPr>
          <w:rStyle w:val="CommentReference"/>
        </w:rPr>
        <w:annotationRef/>
      </w:r>
      <w:r w:rsidR="00093598">
        <w:t>This should not be based on numbers</w:t>
      </w:r>
    </w:p>
  </w:comment>
  <w:comment w:id="529"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530"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531" w:author="Trainer 1 - AgentCo" w:date="2026-05-07T15:54:00Z" w:initials="TX">
    <w:p w14:paraId="4C448632" w14:textId="6DCA3654" w:rsidR="00196B13" w:rsidRDefault="00196B13">
      <w:pPr>
        <w:pStyle w:val="CommentText"/>
      </w:pPr>
      <w:r>
        <w:rPr>
          <w:rStyle w:val="CommentReference"/>
        </w:rPr>
        <w:annotationRef/>
      </w:r>
      <w:r>
        <w:t>Th</w:t>
      </w:r>
      <w:r w:rsidR="00A54085">
        <w:t xml:space="preserve">is is not automatic – there is a review and internal controls/procedures to </w:t>
      </w:r>
      <w:proofErr w:type="spellStart"/>
      <w:r w:rsidR="00A54085">
        <w:t>folloq</w:t>
      </w:r>
      <w:proofErr w:type="spellEnd"/>
      <w:r w:rsidR="00A54085">
        <w:t>.</w:t>
      </w:r>
    </w:p>
    <w:p w14:paraId="485E1058" w14:textId="16459FDB" w:rsidR="00196B13" w:rsidRDefault="00196B13">
      <w:pPr>
        <w:pStyle w:val="CommentText"/>
      </w:pPr>
    </w:p>
  </w:comment>
  <w:comment w:id="533"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739" w:author="Reviewing Counsel (AgentCo)" w:date="2026-10-18T15:28:03Z" w:initials="RC(">
    <w:p w14:paraId="10003113">
      <w:r>
        <w:annotationRef/>
      </w:r>
      <w:r>
        <w:t xml:space="preserve">The first tier still sits above the 97.5% uptime commitment, so performance well above the commitment would still trigger credits. The table needs conforming to the agreed commitment before signature.</w:t>
      </w:r>
    </w:p>
  </w:comment>
  <w:comment w:id="536"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542" w:author="Trainer 1 - AgentCo" w:date="2026-05-07T15:58:00Z" w:initials="TX">
    <w:p w14:paraId="7ABD5C10" w14:textId="0E964289" w:rsidR="00196B13" w:rsidRDefault="00196B13">
      <w:pPr>
        <w:pStyle w:val="CommentText"/>
      </w:pPr>
      <w:r>
        <w:rPr>
          <w:rStyle w:val="CommentReference"/>
        </w:rPr>
        <w:annotationRef/>
      </w:r>
      <w:r w:rsidR="00093598">
        <w:t xml:space="preserve">We deleted since these would be customizations for which we would charge. </w:t>
      </w:r>
      <w:r>
        <w:t xml:space="preserve"> </w:t>
      </w:r>
    </w:p>
  </w:comment>
  <w:comment w:id="545" w:author="Trainer 1 - AgentCo" w:date="2026-05-07T15:59:00Z" w:initials="TX">
    <w:p w14:paraId="574A32FD" w14:textId="67112160" w:rsidR="00196B13" w:rsidRDefault="00093598">
      <w:pPr>
        <w:pStyle w:val="CommentText"/>
      </w:pPr>
      <w:r>
        <w:rPr>
          <w:rStyle w:val="CommentReference"/>
        </w:rPr>
        <w:t>Ensure is not practical or possible.</w:t>
      </w:r>
    </w:p>
  </w:comment>
  <w:comment w:id="549"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550" w:author="Trainer 1 - AgentCo" w:date="2026-05-07T16:01:00Z" w:initials="TX">
    <w:p w14:paraId="2F5319DE" w14:textId="00170E35" w:rsidR="00243D9F" w:rsidRDefault="00243D9F">
      <w:pPr>
        <w:pStyle w:val="CommentText"/>
      </w:pPr>
      <w:r>
        <w:rPr>
          <w:rStyle w:val="CommentReference"/>
        </w:rPr>
        <w:annotationRef/>
      </w:r>
      <w:r>
        <w:t>no</w:t>
      </w:r>
    </w:p>
  </w:comment>
  <w:comment w:id="548" w:author="Trainer 1 - AgentCo" w:date="2026-05-08T09:31:00Z" w:initials="TX">
    <w:p w14:paraId="05B6E142" w14:textId="45609EB4" w:rsidR="00093598" w:rsidRDefault="00093598">
      <w:pPr>
        <w:pStyle w:val="CommentText"/>
      </w:pPr>
      <w:r>
        <w:rPr>
          <w:rStyle w:val="CommentReference"/>
        </w:rPr>
        <w:annotationRef/>
      </w:r>
      <w:r>
        <w:t xml:space="preserve">We can’t make these specific commitments, but the SLA is protection and we have undertaken security </w:t>
      </w:r>
      <w:proofErr w:type="spellStart"/>
      <w:r>
        <w:t>obligatins</w:t>
      </w:r>
      <w:proofErr w:type="spellEnd"/>
      <w:r>
        <w:t xml:space="preserve"> herein.</w:t>
      </w:r>
    </w:p>
  </w:comment>
  <w:comment w:id="551"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554"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557"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558" w:author="Trainer 1 - AgentCo" w:date="2026-05-08T07:31:00Z" w:initials="TX">
    <w:p w14:paraId="5659E7E1" w14:textId="5EEE4F02" w:rsidR="00862668" w:rsidRDefault="00862668">
      <w:pPr>
        <w:pStyle w:val="CommentText"/>
      </w:pPr>
      <w:r>
        <w:rPr>
          <w:rStyle w:val="CommentReference"/>
        </w:rPr>
        <w:annotationRef/>
      </w:r>
      <w:r>
        <w:t>Corrected.</w:t>
      </w:r>
    </w:p>
  </w:comment>
  <w:comment w:id="560" w:author="Trainer 1 - AgentCo" w:date="2026-05-08T07:41:00Z" w:initials="TX">
    <w:p w14:paraId="208ED7F0" w14:textId="071676B7" w:rsidR="0098263C" w:rsidRDefault="0098263C">
      <w:pPr>
        <w:pStyle w:val="CommentText"/>
      </w:pPr>
      <w:r>
        <w:rPr>
          <w:rStyle w:val="CommentReference"/>
        </w:rPr>
        <w:annotationRef/>
      </w:r>
      <w:r>
        <w:t>All we can do is contractually require this – we can’t take on the obligation of “causing” our Agents to act and are not sure what this would entail.  Contractual requirement is sufficient to “cause” Agents to act in a certain manner, we can’t go beyond that.</w:t>
      </w:r>
    </w:p>
  </w:comment>
  <w:comment w:id="561" w:author="Trainer 1 - AgentCo" w:date="2026-05-08T07:37:00Z" w:initials="TX">
    <w:p w14:paraId="0A245EFB" w14:textId="5FA56971" w:rsidR="00862668" w:rsidRDefault="00862668">
      <w:pPr>
        <w:pStyle w:val="CommentText"/>
      </w:pPr>
      <w:r>
        <w:rPr>
          <w:rStyle w:val="CommentReference"/>
        </w:rPr>
        <w:annotationRef/>
      </w:r>
      <w:r>
        <w:t>Corrected.</w:t>
      </w:r>
    </w:p>
  </w:comment>
  <w:comment w:id="563"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564" w:author="Trainer 1 - LargeCo" w:date="2026-05-12T07:56:00Z" w:initials="TX">
    <w:p w14:paraId="2F1858E8" w14:textId="733BFB2F" w:rsidR="00C84FB6" w:rsidRDefault="00C84FB6">
      <w:pPr>
        <w:pStyle w:val="CommentText"/>
      </w:pPr>
      <w:r>
        <w:rPr>
          <w:rStyle w:val="CommentReference"/>
        </w:rPr>
        <w:annotationRef/>
      </w:r>
      <w:r>
        <w:t xml:space="preserve">Can accept </w:t>
      </w:r>
    </w:p>
  </w:comment>
  <w:comment w:id="569"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570"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571"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573"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578"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w:t>
      </w:r>
      <w:proofErr w:type="spellStart"/>
      <w:r>
        <w:t>to</w:t>
      </w:r>
      <w:proofErr w:type="spellEnd"/>
      <w:r>
        <w:t xml:space="preserve"> too onerous and disruptive of our activities, but we can agree to the other security obligations herein. </w:t>
      </w:r>
    </w:p>
  </w:comment>
  <w:comment w:id="594"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596"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61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616"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617"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623" w:author="Trainer 1 - AgentCo" w:date="2026-05-08T08:54:00Z" w:initials="TX">
    <w:p w14:paraId="08FBA373" w14:textId="779FEB34" w:rsidR="00A91DE7" w:rsidRDefault="00A91DE7">
      <w:pPr>
        <w:pStyle w:val="CommentText"/>
      </w:pPr>
      <w:r>
        <w:rPr>
          <w:rStyle w:val="CommentReference"/>
        </w:rPr>
        <w:annotationRef/>
      </w:r>
      <w:r>
        <w:t>We are not creating Personal Information as part of the Services.</w:t>
      </w:r>
    </w:p>
  </w:comment>
  <w:comment w:id="626"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627" w:author="Trainer 1 - LargeCo" w:date="2026-05-12T09:04:00Z" w:initials="TX">
    <w:p w14:paraId="759CA03E" w14:textId="2C1628AC" w:rsidR="00194CC0" w:rsidRDefault="00194CC0">
      <w:pPr>
        <w:pStyle w:val="CommentText"/>
      </w:pPr>
      <w:r>
        <w:rPr>
          <w:rStyle w:val="CommentReference"/>
        </w:rPr>
        <w:annotationRef/>
      </w:r>
      <w:r>
        <w:t xml:space="preserve">Can accept in part but remaining at provider’s sole discretion is essentially the same as removing the clause all together </w:t>
      </w:r>
    </w:p>
  </w:comment>
  <w:comment w:id="735" w:author="Reviewing Counsel (AgentCo)" w:date="2026-10-18T15:28:03Z" w:initials="RC(">
    <w:p w14:paraId="100030CF">
      <w:r>
        <w:annotationRef/>
      </w:r>
      <w:r>
        <w:t xml:space="preserve">Accepted. Confidentiality protection stays, and we've removed the sole-discretion wording.</w:t>
      </w:r>
    </w:p>
  </w:comment>
  <w:comment w:id="632"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633"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634"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640" w:author="Trainer 1 - AgentCo" w:date="2026-05-08T08:35:00Z" w:initials="TX">
    <w:p w14:paraId="5DCD8FE0" w14:textId="570171C2" w:rsidR="005064A1" w:rsidRDefault="005064A1">
      <w:pPr>
        <w:pStyle w:val="CommentText"/>
      </w:pPr>
      <w:r>
        <w:rPr>
          <w:rStyle w:val="CommentReference"/>
        </w:rPr>
        <w:annotationRef/>
      </w:r>
      <w:proofErr w:type="gramStart"/>
      <w:r>
        <w:t>Twenty four</w:t>
      </w:r>
      <w:proofErr w:type="gramEnd"/>
      <w:r>
        <w:t xml:space="preserve"> hours is reasonable, as noted below.</w:t>
      </w:r>
    </w:p>
  </w:comment>
  <w:comment w:id="646"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649"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658"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659"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662" w:author="Trainer 1 - AgentCo" w:date="2026-05-08T08:43:00Z" w:initials="TX">
    <w:p w14:paraId="24AECBD5" w14:textId="02E0CF07" w:rsidR="00CA50D4" w:rsidRDefault="00CA50D4">
      <w:pPr>
        <w:pStyle w:val="CommentText"/>
      </w:pPr>
      <w:r>
        <w:rPr>
          <w:rStyle w:val="CommentReference"/>
        </w:rPr>
        <w:annotationRef/>
      </w:r>
      <w:r>
        <w:t>Corrected</w:t>
      </w:r>
    </w:p>
  </w:comment>
  <w:comment w:id="669"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670" w:author="Trainer 1 - AgentCo" w:date="2026-05-08T08:44:00Z" w:initials="TX">
    <w:p w14:paraId="08B615D6" w14:textId="68D1D40E" w:rsidR="00CA50D4" w:rsidRDefault="00CA50D4">
      <w:pPr>
        <w:pStyle w:val="CommentText"/>
      </w:pPr>
      <w:r>
        <w:rPr>
          <w:rStyle w:val="CommentReference"/>
        </w:rPr>
        <w:annotationRef/>
      </w:r>
      <w:r>
        <w:t xml:space="preserve">This depends on the Affiliate, the Affiliate’s data and whether the Affiliate is an independent controller of that data.  It is determined on a </w:t>
      </w:r>
      <w:proofErr w:type="gramStart"/>
      <w:r>
        <w:t>case by case</w:t>
      </w:r>
      <w:proofErr w:type="gramEnd"/>
      <w:r>
        <w:t xml:space="preserve"> basis and not a blanket right.</w:t>
      </w:r>
    </w:p>
  </w:comment>
  <w:comment w:id="671" w:author="Trainer 1 - LargeCo" w:date="2026-05-12T09:11:00Z" w:initials="TX">
    <w:p w14:paraId="1C83004A" w14:textId="6529503E" w:rsidR="00142122" w:rsidRDefault="00142122">
      <w:pPr>
        <w:pStyle w:val="CommentText"/>
      </w:pPr>
      <w:r>
        <w:rPr>
          <w:rStyle w:val="CommentReference"/>
        </w:rPr>
        <w:annotationRef/>
      </w:r>
      <w:r>
        <w:t xml:space="preserve">With acceptance of the changed Affiliate definition “will” should be reinstated </w:t>
      </w:r>
    </w:p>
  </w:comment>
  <w:comment w:id="734" w:author="Reviewing Counsel (AgentCo)" w:date="2026-10-18T15:28:03Z" w:initials="RC(">
    <w:p w14:paraId="100030BE">
      <w:r>
        <w:annotationRef/>
      </w:r>
      <w:r>
        <w:t xml:space="preserve">We kept may be rather than will because not every affiliate will hold pilot data, so enforcement needs to stay case-by-case. The narrowed affiliate definition helps, but it doesn't resolve which affiliate controls which data.</w:t>
      </w:r>
    </w:p>
  </w:comment>
  <w:comment w:id="677"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678"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679" w:author="Trainer 1 - LargeCo" w:date="2026-05-12T08:35:00Z" w:initials="TX">
    <w:p w14:paraId="21B4D6B4" w14:textId="30BADEFC" w:rsidR="000C7112" w:rsidRDefault="000C7112">
      <w:pPr>
        <w:pStyle w:val="CommentText"/>
      </w:pPr>
      <w:r>
        <w:rPr>
          <w:rStyle w:val="CommentReference"/>
        </w:rPr>
        <w:annotationRef/>
      </w:r>
      <w:r>
        <w:t xml:space="preserve">Accepted </w:t>
      </w:r>
    </w:p>
  </w:comment>
  <w:comment w:id="680"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686" w:author="Trainer 1 - AgentCo" w:date="2026-05-08T07:49:00Z" w:initials="TX">
    <w:p w14:paraId="1D6D7CB3" w14:textId="06797125" w:rsidR="00B07080" w:rsidRDefault="00B07080">
      <w:pPr>
        <w:pStyle w:val="CommentText"/>
      </w:pPr>
      <w:r>
        <w:rPr>
          <w:rStyle w:val="CommentReference"/>
        </w:rPr>
        <w:annotationRef/>
      </w:r>
      <w:r>
        <w:t>Corrected.</w:t>
      </w:r>
    </w:p>
  </w:comment>
  <w:comment w:id="689" w:author="Trainer 1 - AgentCo" w:date="2026-05-08T07:54:00Z" w:initials="TX">
    <w:p w14:paraId="0D2E9E98" w14:textId="492A5BE5" w:rsidR="00B07080" w:rsidRDefault="00B07080">
      <w:pPr>
        <w:pStyle w:val="CommentText"/>
      </w:pPr>
      <w:r>
        <w:rPr>
          <w:rStyle w:val="CommentReference"/>
        </w:rPr>
        <w:annotationRef/>
      </w:r>
      <w:r>
        <w:t>Corrections.</w:t>
      </w:r>
    </w:p>
  </w:comment>
  <w:comment w:id="703"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712"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w:t>
      </w:r>
      <w:proofErr w:type="spellStart"/>
      <w:r>
        <w:t>self help</w:t>
      </w:r>
      <w:proofErr w:type="spellEnd"/>
      <w:r>
        <w:t>” introduces uncertainty and considerable risk for us and is deleted.</w:t>
      </w:r>
    </w:p>
  </w:comment>
  <w:comment w:id="713" w:author="Reviewing Counsel (AgentCo)" w:date="2026-10-18T15:28:03Z" w:initials="RC(">
    <w:p w14:paraId="10002F59">
      <w:r>
        <w:annotationRef/>
      </w:r>
      <w:r>
        <w:t xml:space="preserve">We replaced the accuracy guarantee with draft-output language because TalentFlow summaries and interview notes need human review before you rely on them for hiring, and we'd have to price and insure the pilot very differently if we warranted perfect results.</w:t>
      </w:r>
    </w:p>
  </w:comment>
  <w:comment w:id="714" w:author="Reviewing Counsel (AgentCo)" w:date="2026-10-18T15:28:03Z" w:initials="RC(">
    <w:p w14:paraId="10002F6A">
      <w:r>
        <w:annotationRef/>
      </w:r>
      <w:r>
        <w:t xml:space="preserve">Corrected.</w:t>
      </w:r>
    </w:p>
  </w:comment>
  <w:comment w:id="715" w:author="Reviewing Counsel (AgentCo)" w:date="2026-10-18T15:28:03Z" w:initials="RC(">
    <w:p w14:paraId="10002F7B">
      <w:r>
        <w:annotationRef/>
      </w:r>
      <w:r>
        <w:t xml:space="preserve">Corrected.</w:t>
      </w:r>
    </w:p>
  </w:comment>
  <w:comment w:id="716" w:author="Reviewing Counsel (AgentCo)" w:date="2026-10-18T15:28:03Z" w:initials="RC(">
    <w:p w14:paraId="10002F8C">
      <w:r>
        <w:annotationRef/>
      </w:r>
      <w:r>
        <w:t xml:space="preserve">We restored indirectly and removed the open-ended testing carve-out because workarounds through third parties create the same platform risk as direct misuse, and uncontrolled scans could disrupt service for other customers. We're happy to approve targeted testing in writing when you need it. We also kept the strict bar on specially-protected data because TalentFlow isn't built to house that data in this pilot.</w:t>
      </w:r>
    </w:p>
  </w:comment>
  <w:comment w:id="717" w:author="Reviewing Counsel (AgentCo)" w:date="2026-10-18T15:28:03Z" w:initials="RC(">
    <w:p w14:paraId="10002F9D">
      <w:r>
        <w:annotationRef/>
      </w:r>
      <w:r>
        <w:t xml:space="preserve">We restored the aggregated-and-anonymized improvement language because we improve TalentFlow across customers only on de-identified data, and we can't operate and support the platform for you and others without it. We kept solely to confirm we only use your data to develop, improve, support, and operate the service.</w:t>
      </w:r>
    </w:p>
  </w:comment>
  <w:comment w:id="718" w:author="Reviewing Counsel (AgentCo)" w:date="2026-10-18T15:28:03Z" w:initials="RC(">
    <w:p w14:paraId="10002FAE">
      <w:r>
        <w:annotationRef/>
      </w:r>
      <w:r>
        <w:t xml:space="preserve">We restored the efforts qualifier because we can require policies, training, and contractual controls for people acting for us, but we can't guarantee every third party's conduct outright, which would leave us strictly liable for acts outside our control.</w:t>
      </w:r>
    </w:p>
  </w:comment>
  <w:comment w:id="719" w:author="Reviewing Counsel (AgentCo)" w:date="2026-10-18T15:28:03Z" w:initials="RC(">
    <w:p w14:paraId="10002FBF">
      <w:r>
        <w:annotationRef/>
      </w:r>
      <w:r>
        <w:t xml:space="preserve">We restored substantially because without it every minor variance from the documentation becomes a breach, which would expose a pilot of this size to disproportionate remedy claims.</w:t>
      </w:r>
    </w:p>
  </w:comment>
  <w:comment w:id="720" w:author="Reviewing Counsel (AgentCo)" w:date="2026-10-18T15:28:03Z" w:initials="RC(">
    <w:p w14:paraId="10002FD0">
      <w:r>
        <w:annotationRef/>
      </w:r>
      <w:r>
        <w:t xml:space="preserve">We restored commercially reasonable, industry-standard measures because best would oblige us to adopt every cutting-edge control regardless of cost or pilot scope, and we'd have to price that into the fees.</w:t>
      </w:r>
    </w:p>
  </w:comment>
  <w:comment w:id="721" w:author="Reviewing Counsel (AgentCo)" w:date="2026-10-18T15:28:03Z" w:initials="RC(">
    <w:p w14:paraId="10002FE1">
      <w:r>
        <w:annotationRef/>
      </w:r>
      <w:r>
        <w:t xml:space="preserve">We restored your representations on authority, compliance, and data rights because we rely on them to provide the service lawfully, and we can't take on risk for materials you provide if those assurances don't stand.</w:t>
      </w:r>
    </w:p>
  </w:comment>
  <w:comment w:id="722" w:author="Reviewing Counsel (AgentCo)" w:date="2026-10-18T15:28:03Z" w:initials="RC(">
    <w:p w14:paraId="10002FF2">
      <w:r>
        <w:annotationRef/>
      </w:r>
      <w:r>
        <w:t xml:space="preserve">We restored the disclaimer tail because without it every minor interruption or incompatibility becomes a warranty breach, which the fees on a pilot this size can't support.</w:t>
      </w:r>
    </w:p>
  </w:comment>
  <w:comment w:id="723" w:author="Reviewing Counsel (AgentCo)" w:date="2026-10-18T15:28:03Z" w:initials="RC(">
    <w:p w14:paraId="10003003">
      <w:r>
        <w:annotationRef/>
      </w:r>
      <w:r>
        <w:t xml:space="preserve">We restored mutual termination for IP claims because either of us could be blocked from using the affected service if neither fix is commercially available, and both sides need the same exit and refund.</w:t>
      </w:r>
    </w:p>
  </w:comment>
  <w:comment w:id="724" w:author="Reviewing Counsel (AgentCo)" w:date="2026-10-18T15:28:03Z" w:initials="RC(">
    <w:p w14:paraId="10003014">
      <w:r>
        <w:annotationRef/>
      </w:r>
      <w:r>
        <w:t xml:space="preserve">We restored the written-approval and misuse exclusions because we can't indemnify for combinations or uses you haven't cleared with us in writing or that conflict with the agreement, which would make us responsible for deployments we never reviewed.</w:t>
      </w:r>
    </w:p>
  </w:comment>
  <w:comment w:id="725" w:author="Reviewing Counsel (AgentCo)" w:date="2026-10-18T15:28:03Z" w:initials="RC(">
    <w:p w14:paraId="10003025">
      <w:r>
        <w:annotationRef/>
      </w:r>
      <w:r>
        <w:t xml:space="preserve">We restored the broader mutual cover for breach of representations, confidentiality, and data and inputs because those are the categories where each side's own conduct creates risk for the other. Narrowing to only law and gross negligence would leave us exposed for misuse of inputs and disclosures we can't control. Are there specific damage scenarios you'd like us to address?</w:t>
      </w:r>
    </w:p>
  </w:comment>
  <w:comment w:id="726" w:author="Reviewing Counsel (AgentCo)" w:date="2026-10-18T15:28:03Z" w:initials="RC(">
    <w:p w14:paraId="10003036">
      <w:r>
        <w:annotationRef/>
      </w:r>
      <w:r>
        <w:t xml:space="preserve">We restored Section 16 and your breach of the use restrictions as carve-outs because the cap should track the indemnities we each give, and misuse of the service in violation of the restrictions is one of the few risks that can scale well beyond pilot fees. We're holding the 12-month fees-paid cap everywhere else, and we've accepted Delaware law and your notice details alongside this.</w:t>
      </w:r>
    </w:p>
  </w:comment>
  <w:comment w:id="727" w:author="Reviewing Counsel (AgentCo)" w:date="2026-10-18T15:28:03Z" w:initials="RC(">
    <w:p w14:paraId="10003047">
      <w:r>
        <w:annotationRef/>
      </w:r>
      <w:r>
        <w:t xml:space="preserve">We restored 97.5% because TalentFlow is a pilot AI-agent layer, not a system of record, and we can't commit to 99.5% uptime without overbuilding support and passing that cost into the pilot.</w:t>
      </w:r>
    </w:p>
  </w:comment>
  <w:comment w:id="728" w:author="Reviewing Counsel (AgentCo)" w:date="2026-10-18T15:28:03Z" w:initials="RC(">
    <w:p w14:paraId="10003058">
      <w:r>
        <w:annotationRef/>
      </w:r>
      <w:r>
        <w:t xml:space="preserve">We restored the efforts qualifier because we can contractually require our agents to maintain the controls you list, but we can't ensure every outcome across systems we don't directly operate, which would make us strictly liable for third-party failures.</w:t>
      </w:r>
    </w:p>
  </w:comment>
  <w:comment w:id="729" w:author="Reviewing Counsel (AgentCo)" w:date="2026-10-18T15:28:03Z" w:initials="RC(">
    <w:p w14:paraId="10003069">
      <w:r>
        <w:annotationRef/>
      </w:r>
      <w:r>
        <w:t xml:space="preserve">We restored best efforts and removed the 24-hour fix deadline because security flaws vary widely in complexity, and a fixed deadline would force us to promise a result we can't guarantee across unknown vulnerabilities. We'll still respond promptly at our expense.</w:t>
      </w:r>
    </w:p>
  </w:comment>
  <w:comment w:id="730" w:author="Reviewing Counsel (AgentCo)" w:date="2026-10-18T15:28:03Z" w:initials="RC(">
    <w:p w14:paraId="1000307A">
      <w:r>
        <w:annotationRef/>
      </w:r>
      <w:r>
        <w:t xml:space="preserve">We removed the 48-hour language because it conflicts with the 24-hour notice we've already committed to below, and keeping both creates uncertainty about which deadline applies.</w:t>
      </w:r>
    </w:p>
  </w:comment>
  <w:comment w:id="731" w:author="Reviewing Counsel (AgentCo)" w:date="2026-10-18T15:28:03Z" w:initials="RC(">
    <w:p w14:paraId="1000308B">
      <w:r>
        <w:annotationRef/>
      </w:r>
      <w:r>
        <w:t xml:space="preserve">We kept may be for affiliate enforcement because not every affiliate will hold data in this pilot or act as controller for it, so enforcement needs to stay case-by-case rather than automatic.</w:t>
      </w:r>
    </w:p>
  </w:comment>
  <w:comment w:id="732" w:author="Reviewing Counsel (AgentCo)" w:date="2026-10-18T15:28:03Z" w:initials="RC(">
    <w:p w14:paraId="1000309C">
      <w:r>
        <w:annotationRef/>
      </w:r>
      <w:r>
        <w:t xml:space="preserve">We restored the attribution qualifier and removed self-help because we can't be in breach for legal violations caused by materials you provide, and unilateral remediation steps outside the termination process would create uncertainty for other customers sharing the platform.</w:t>
      </w:r>
    </w:p>
  </w:comment>
  <w:comment w:id="742" w:author="Reviewing Counsel (AgentCo)" w:date="2026-10-18T15:28:03Z" w:initials="RC(">
    <w:p w14:paraId="10003146">
      <w:r>
        <w:annotationRef/>
      </w:r>
      <w:r>
        <w:t xml:space="preserve">We extended the window to thirty days because ten days doesn't give us a workable cure period for events outside our control, and we'd otherwise face termination for short disruptions we can't prevent.</w:t>
      </w:r>
    </w:p>
  </w:comment>
  <w:comment w:id="744" w:author="Reviewing Counsel (AgentCo)" w:date="2026-10-18T15:29:06Z" w:initials="RC(">
    <w:p w14:paraId="10003168">
      <w:r>
        <w:annotationRef/>
      </w:r>
      <w:r>
        <w:t xml:space="preserve">We kept best efforts without a fixed standard here because resolution steps vary with each incident, and a heightened standard would oblige us to meet an undefined benchmark on every breach. We'll still act promptly at our expense.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5:commentEx w15:paraId="0326676E" w15:done="0"/>
  <w15:commentEx w15:paraId="3C8BB989" w15:paraIdParent="0326676E" w15:done="0"/>
  <w15:commentEx w15:paraId="2FE4A6C7" w15:done="0"/>
  <w15:commentEx w15:paraId="6541367B" w15:paraIdParent="2FE4A6C7" w15:done="0"/>
  <w15:commentEx w15:paraId="389C48B5" w15:done="0"/>
  <w15:commentEx w15:paraId="4A182E6D" w15:paraIdParent="389C48B5" w15:done="0"/>
  <w15:commentEx w15:paraId="7C79B035" w15:done="0"/>
  <w15:commentEx w15:paraId="51F880AF" w15:paraIdParent="7C79B035" w15:done="0"/>
  <w15:commentEx w15:paraId="175D0E30" w15:done="0"/>
  <w15:commentEx w15:paraId="775B3FA5" w15:done="0"/>
  <w15:commentEx w15:paraId="235A71C9" w15:paraIdParent="775B3FA5" w15:done="0"/>
  <w15:commentEx w15:paraId="114ECA9A" w15:done="0"/>
  <w15:commentEx w15:paraId="00AB966C" w15:paraIdParent="114ECA9A" w15:done="0"/>
  <w15:commentEx w15:paraId="5AA93E75" w15:done="0"/>
  <w15:commentEx w15:paraId="49E4FD14" w15:paraIdParent="5AA93E75" w15:done="0"/>
  <w15:commentEx w15:paraId="08D2D48D" w15:done="0"/>
  <w15:commentEx w15:paraId="4C14AE92" w15:paraIdParent="08D2D48D" w15:done="0"/>
  <w15:commentEx w15:paraId="7784604D" w15:done="0"/>
  <w15:commentEx w15:paraId="367D87F0" w15:done="0"/>
  <w15:commentEx w15:paraId="03E819CF" w15:done="0"/>
  <w15:commentEx w15:paraId="7EB0C99C" w15:done="0"/>
  <w15:commentEx w15:paraId="6B4E5D38" w15:done="0"/>
  <w15:commentEx w15:paraId="7983670D" w15:paraIdParent="6B4E5D38" w15:done="0"/>
  <w15:commentEx w15:paraId="5AA78187" w15:done="0"/>
  <w15:commentEx w15:paraId="5B3A9EC0" w15:done="0"/>
  <w15:commentEx w15:paraId="40157E24" w15:done="0"/>
  <w15:commentEx w15:paraId="613672DF" w15:done="0"/>
  <w15:commentEx w15:paraId="7846F351" w15:paraIdParent="613672DF" w15:done="0"/>
  <w15:commentEx w15:paraId="504B4199" w15:done="0"/>
  <w15:commentEx w15:paraId="10003135" w15:paraIdParent="504B4199" w15:done="0"/>
  <w15:commentEx w15:paraId="3474A670" w15:done="0"/>
  <w15:commentEx w15:paraId="33E5A6DE" w15:paraIdParent="3474A670" w15:done="0"/>
  <w15:commentEx w15:paraId="100030AD" w15:paraIdParent="3474A670" w15:done="0"/>
  <w15:commentEx w15:paraId="10003157" w15:paraIdParent="3474A670" w15:done="0"/>
  <w15:commentEx w15:paraId="1F653D30" w15:done="0"/>
  <w15:commentEx w15:paraId="295DD736" w15:done="0"/>
  <w15:commentEx w15:paraId="3EDBEE00" w15:paraIdParent="295DD736" w15:done="0"/>
  <w15:commentEx w15:paraId="527F95BC" w15:done="0"/>
  <w15:commentEx w15:paraId="011973B1" w15:done="0"/>
  <w15:commentEx w15:paraId="7D183179" w15:done="0"/>
  <w15:commentEx w15:paraId="4989A1B5" w15:done="0"/>
  <w15:commentEx w15:paraId="3B96F5D2" w15:paraIdParent="4989A1B5" w15:done="0"/>
  <w15:commentEx w15:paraId="5321C963" w15:done="0"/>
  <w15:commentEx w15:paraId="650A057C" w15:paraIdParent="5321C963" w15:done="0"/>
  <w15:commentEx w15:paraId="5C78384C" w15:done="0"/>
  <w15:commentEx w15:paraId="0FF990DB" w15:done="0"/>
  <w15:commentEx w15:paraId="3625BDE8" w15:done="0"/>
  <w15:commentEx w15:paraId="2FB1D2E3" w15:done="0"/>
  <w15:commentEx w15:paraId="22C4157C" w15:done="0"/>
  <w15:commentEx w15:paraId="277BC4EB" w15:done="0"/>
  <w15:commentEx w15:paraId="7C0765E1" w15:done="0"/>
  <w15:commentEx w15:paraId="67CFD258" w15:done="0"/>
  <w15:commentEx w15:paraId="3BEE838E" w15:paraIdParent="67CFD258" w15:done="0"/>
  <w15:commentEx w15:paraId="53A2C470" w15:done="0"/>
  <w15:commentEx w15:paraId="4E5F6D93" w15:done="0"/>
  <w15:commentEx w15:paraId="438E4333" w15:done="0"/>
  <w15:commentEx w15:paraId="6D84D9FF" w15:done="0"/>
  <w15:commentEx w15:paraId="7881366C" w15:done="0"/>
  <w15:commentEx w15:paraId="11F251B4" w15:done="0"/>
  <w15:commentEx w15:paraId="5067C39F" w15:done="0"/>
  <w15:commentEx w15:paraId="10003102" w15:paraIdParent="5067C39F" w15:done="0"/>
  <w15:commentEx w15:paraId="213C28DE" w15:done="0"/>
  <w15:commentEx w15:paraId="59EC6B7C" w15:done="0"/>
  <w15:commentEx w15:paraId="3EE9BE70" w15:done="0"/>
  <w15:commentEx w15:paraId="38FD67E2" w15:done="0"/>
  <w15:commentEx w15:paraId="4A8A0A7E" w15:done="0"/>
  <w15:commentEx w15:paraId="2926DAE5" w15:done="0"/>
  <w15:commentEx w15:paraId="439CE7F5" w15:done="0"/>
  <w15:commentEx w15:paraId="7160D67B" w15:done="0"/>
  <w15:commentEx w15:paraId="62436F9C" w15:done="0"/>
  <w15:commentEx w15:paraId="4F058A28" w15:done="0"/>
  <w15:commentEx w15:paraId="219A3FEF" w15:done="0"/>
  <w15:commentEx w15:paraId="586083B3" w15:done="0"/>
  <w15:commentEx w15:paraId="564EDB90" w15:done="0"/>
  <w15:commentEx w15:paraId="66DA005B" w15:done="0"/>
  <w15:commentEx w15:paraId="244E2B43" w15:done="0"/>
  <w15:commentEx w15:paraId="3D33D507" w15:paraIdParent="244E2B43" w15:done="0"/>
  <w15:commentEx w15:paraId="10003124" w15:paraIdParent="244E2B43" w15:done="0"/>
  <w15:commentEx w15:paraId="5D621003" w15:done="0"/>
  <w15:commentEx w15:paraId="100030E0" w15:paraIdParent="5D621003" w15:done="0"/>
  <w15:commentEx w15:paraId="1BE9E43D" w15:done="0"/>
  <w15:commentEx w15:paraId="3A1BF9C9" w15:done="0"/>
  <w15:commentEx w15:paraId="100030F1" w15:paraIdParent="3A1BF9C9" w15:done="0"/>
  <w15:commentEx w15:paraId="04E2A372" w15:done="0"/>
  <w15:commentEx w15:paraId="6FBC1021" w15:done="0"/>
  <w15:commentEx w15:paraId="293FBFF6" w15:done="0"/>
  <w15:commentEx w15:paraId="1CEDA8C0" w15:done="0"/>
  <w15:commentEx w15:paraId="1941286C" w15:done="0"/>
  <w15:commentEx w15:paraId="2742D59C" w15:done="0"/>
  <w15:commentEx w15:paraId="5940ECA2" w15:done="0"/>
  <w15:commentEx w15:paraId="5AB75CA2" w15:done="0"/>
  <w15:commentEx w15:paraId="4B7EDA5E" w15:done="0"/>
  <w15:commentEx w15:paraId="69F6052C" w15:done="0"/>
  <w15:commentEx w15:paraId="54488E11" w15:done="0"/>
  <w15:commentEx w15:paraId="1AD76CC8" w15:done="0"/>
  <w15:commentEx w15:paraId="541E72C6" w15:done="0"/>
  <w15:commentEx w15:paraId="4E31E510" w15:done="0"/>
  <w15:commentEx w15:paraId="485E1058" w15:done="0"/>
  <w15:commentEx w15:paraId="3C9EA140" w15:done="0"/>
  <w15:commentEx w15:paraId="10003113" w15:paraIdParent="3C9EA140" w15:done="0"/>
  <w15:commentEx w15:paraId="221C8F01" w15:done="0"/>
  <w15:commentEx w15:paraId="7ABD5C10" w15:done="0"/>
  <w15:commentEx w15:paraId="574A32FD" w15:done="0"/>
  <w15:commentEx w15:paraId="7F506946" w15:done="0"/>
  <w15:commentEx w15:paraId="2F5319DE" w15:done="0"/>
  <w15:commentEx w15:paraId="05B6E142" w15:done="0"/>
  <w15:commentEx w15:paraId="624E6A21" w15:done="0"/>
  <w15:commentEx w15:paraId="5D39A7E7" w15:done="0"/>
  <w15:commentEx w15:paraId="7C433592" w15:done="0"/>
  <w15:commentEx w15:paraId="5659E7E1" w15:done="0"/>
  <w15:commentEx w15:paraId="208ED7F0" w15:done="0"/>
  <w15:commentEx w15:paraId="0A245EFB" w15:done="0"/>
  <w15:commentEx w15:paraId="682AD9DE" w15:done="0"/>
  <w15:commentEx w15:paraId="2F1858E8" w15:paraIdParent="682AD9DE" w15:done="0"/>
  <w15:commentEx w15:paraId="185E031D" w15:done="0"/>
  <w15:commentEx w15:paraId="73F152A2" w15:done="0"/>
  <w15:commentEx w15:paraId="7D7E2155" w15:done="0"/>
  <w15:commentEx w15:paraId="75B16737" w15:done="0"/>
  <w15:commentEx w15:paraId="373EA6F1" w15:done="0"/>
  <w15:commentEx w15:paraId="3EE9C59E" w15:done="0"/>
  <w15:commentEx w15:paraId="44FEED72" w15:done="0"/>
  <w15:commentEx w15:paraId="7D108936" w15:done="0"/>
  <w15:commentEx w15:paraId="4BA77332" w15:done="0"/>
  <w15:commentEx w15:paraId="30CAFC1B" w15:done="0"/>
  <w15:commentEx w15:paraId="08FBA373" w15:done="0"/>
  <w15:commentEx w15:paraId="2CC65F57" w15:done="0"/>
  <w15:commentEx w15:paraId="759CA03E" w15:paraIdParent="2CC65F57" w15:done="0"/>
  <w15:commentEx w15:paraId="100030CF" w15:paraIdParent="2CC65F57" w15:done="0"/>
  <w15:commentEx w15:paraId="7A13E9B5" w15:done="0"/>
  <w15:commentEx w15:paraId="6DC99676" w15:done="0"/>
  <w15:commentEx w15:paraId="416E0D64" w15:done="0"/>
  <w15:commentEx w15:paraId="5DCD8FE0" w15:done="0"/>
  <w15:commentEx w15:paraId="590383A9" w15:done="0"/>
  <w15:commentEx w15:paraId="420B117C" w15:done="0"/>
  <w15:commentEx w15:paraId="69D6E72A" w15:done="0"/>
  <w15:commentEx w15:paraId="1F150092" w15:done="0"/>
  <w15:commentEx w15:paraId="24AECBD5" w15:done="0"/>
  <w15:commentEx w15:paraId="7ABEB142" w15:done="0"/>
  <w15:commentEx w15:paraId="08B615D6" w15:done="0"/>
  <w15:commentEx w15:paraId="1C83004A" w15:paraIdParent="08B615D6" w15:done="0"/>
  <w15:commentEx w15:paraId="100030BE" w15:paraIdParent="08B615D6" w15:done="0"/>
  <w15:commentEx w15:paraId="457897DD" w15:done="0"/>
  <w15:commentEx w15:paraId="08888EF6" w15:done="0"/>
  <w15:commentEx w15:paraId="21B4D6B4" w15:paraIdParent="08888EF6" w15:done="0"/>
  <w15:commentEx w15:paraId="0C55497F" w15:done="0"/>
  <w15:commentEx w15:paraId="1D6D7CB3" w15:done="0"/>
  <w15:commentEx w15:paraId="0D2E9E98" w15:done="0"/>
  <w15:commentEx w15:paraId="12D77351" w15:done="0"/>
  <w15:commentEx w15:paraId="54A94279" w15:done="0"/>
  <w15:commentEx w15:paraId="10002F59" w15:done="0"/>
  <w15:commentEx w15:paraId="10002F6A" w15:done="0"/>
  <w15:commentEx w15:paraId="10002F7B" w15:done="0"/>
  <w15:commentEx w15:paraId="10002F8C" w15:done="0"/>
  <w15:commentEx w15:paraId="10002F9D" w15:done="0"/>
  <w15:commentEx w15:paraId="10002FAE" w15:done="0"/>
  <w15:commentEx w15:paraId="10002FBF" w15:done="0"/>
  <w15:commentEx w15:paraId="10002FD0" w15:done="0"/>
  <w15:commentEx w15:paraId="10002FE1" w15:done="0"/>
  <w15:commentEx w15:paraId="10002FF2" w15:done="0"/>
  <w15:commentEx w15:paraId="10003003" w15:done="0"/>
  <w15:commentEx w15:paraId="10003014" w15:done="0"/>
  <w15:commentEx w15:paraId="10003025" w15:done="0"/>
  <w15:commentEx w15:paraId="10003036" w15:done="0"/>
  <w15:commentEx w15:paraId="10003047" w15:done="0"/>
  <w15:commentEx w15:paraId="10003058" w15:done="0"/>
  <w15:commentEx w15:paraId="10003069" w15:done="0"/>
  <w15:commentEx w15:paraId="1000307A" w15:done="0"/>
  <w15:commentEx w15:paraId="1000308B" w15:done="0"/>
  <w15:commentEx w15:paraId="1000309C" w15:done="0"/>
  <w15:commentEx w15:paraId="10003146" w15:done="0"/>
  <w15:commentEx w15:paraId="10003168" w15:done="0"/>
</w15:commentsEx>
</file>

<file path=word/commentsExtensible.xml><?xml version="1.0" encoding="utf-8"?>
<w16cex:commentsExtensible xmlns:w16cex="http://schemas.microsoft.com/office/word/2018/wordml/cex">
  <w16cex:commentExtensible w16cex:durableId="33862AF0" w16cex:dateUtc="2026-05-07T22:44:00Z"/>
  <w16cex:commentExtensible w16cex:durableId="7DD465FD" w16cex:dateUtc="2026-05-11T16:43:00Z"/>
  <w16cex:commentExtensible w16cex:durableId="1AED4D3B" w16cex:dateUtc="2026-05-07T23:42:00Z"/>
  <w16cex:commentExtensible w16cex:durableId="2262548F" w16cex:dateUtc="2026-05-11T16:44:00Z"/>
  <w16cex:commentExtensible w16cex:durableId="1E161A12" w16cex:dateUtc="2026-05-07T23:12:00Z"/>
  <w16cex:commentExtensible w16cex:durableId="346084FE" w16cex:dateUtc="2026-05-11T16:45:00Z"/>
  <w16cex:commentExtensible w16cex:durableId="2CF72709" w16cex:dateUtc="2026-05-07T23:13:00Z"/>
  <w16cex:commentExtensible w16cex:durableId="18362FB6" w16cex:dateUtc="2026-05-11T16:48:00Z"/>
  <w16cex:commentExtensible w16cex:durableId="217C2DF7" w16cex:dateUtc="2026-05-07T23:10:00Z"/>
  <w16cex:commentExtensible w16cex:durableId="2E7601BE" w16cex:dateUtc="2026-05-07T23:05:00Z"/>
  <w16cex:commentExtensible w16cex:durableId="3582E977" w16cex:dateUtc="2026-05-11T16:48:00Z"/>
  <w16cex:commentExtensible w16cex:durableId="013E4272" w16cex:dateUtc="2026-05-07T23:17:00Z"/>
  <w16cex:commentExtensible w16cex:durableId="253946B3" w16cex:dateUtc="2026-05-11T16:49:00Z"/>
  <w16cex:commentExtensible w16cex:durableId="4001C40C" w16cex:dateUtc="2026-05-07T19:46:00Z"/>
  <w16cex:commentExtensible w16cex:durableId="2B38298C" w16cex:dateUtc="2026-05-11T20:06:00Z"/>
  <w16cex:commentExtensible w16cex:durableId="51628372" w16cex:dateUtc="2026-05-07T23:23:00Z"/>
  <w16cex:commentExtensible w16cex:durableId="72442ABB" w16cex:dateUtc="2026-05-11T16:49:00Z"/>
  <w16cex:commentExtensible w16cex:durableId="046B9B9C" w16cex:dateUtc="2026-05-07T23:46:00Z"/>
  <w16cex:commentExtensible w16cex:durableId="6F9BB72D" w16cex:dateUtc="2026-05-07T19:49:00Z"/>
  <w16cex:commentExtensible w16cex:durableId="10E09B14" w16cex:dateUtc="2026-05-07T23:47:00Z"/>
  <w16cex:commentExtensible w16cex:durableId="74BB8B02" w16cex:dateUtc="2026-05-07T19:28:00Z"/>
  <w16cex:commentExtensible w16cex:durableId="17CF429C" w16cex:dateUtc="2026-05-07T18:40:00Z"/>
  <w16cex:commentExtensible w16cex:durableId="61A40C8A" w16cex:dateUtc="2026-05-11T20:09:00Z"/>
  <w16cex:commentExtensible w16cex:durableId="746C1768" w16cex:dateUtc="2026-05-07T19:04:00Z"/>
  <w16cex:commentExtensible w16cex:durableId="675F33EA" w16cex:dateUtc="2026-05-07T19:04:00Z"/>
  <w16cex:commentExtensible w16cex:durableId="05E76DA4" w16cex:dateUtc="2026-05-07T20:51:00Z"/>
  <w16cex:commentExtensible w16cex:durableId="7CA12802" w16cex:dateUtc="2026-05-08T09:52:00Z"/>
  <w16cex:commentExtensible w16cex:durableId="6BC0E8A5" w16cex:dateUtc="2026-05-11T20:10:00Z"/>
  <w16cex:commentExtensible w16cex:durableId="36378612" w16cex:dateUtc="2026-05-11T20:14:00Z"/>
  <w16cex:commentExtensible w16cex:durableId="3D5A2D0E" w16cex:dateUtc="2026-10-18T15:28:03Z"/>
  <w16cex:commentExtensible w16cex:durableId="362DAD6D" w16cex:dateUtc="2026-05-08T00:01:00Z"/>
  <w16cex:commentExtensible w16cex:durableId="1E22BA06" w16cex:dateUtc="2026-05-11T20:17:00Z"/>
  <w16cex:commentExtensible w16cex:durableId="3D5A2C96" w16cex:dateUtc="2026-10-18T15:28:03Z"/>
  <w16cex:commentExtensible w16cex:durableId="3D5A2D6C" w16cex:dateUtc="2026-10-18T15:28:03Z"/>
  <w16cex:commentExtensible w16cex:durableId="1E51F3B2" w16cex:dateUtc="2026-05-07T18:25:00Z"/>
  <w16cex:commentExtensible w16cex:durableId="18D73E9B" w16cex:dateUtc="2026-05-07T18:26:00Z"/>
  <w16cex:commentExtensible w16cex:durableId="2F9A3EF6" w16cex:dateUtc="2026-05-11T20:18:00Z"/>
  <w16cex:commentExtensible w16cex:durableId="28AED6F1" w16cex:dateUtc="2026-05-07T18:52:00Z"/>
  <w16cex:commentExtensible w16cex:durableId="74FFD5AA" w16cex:dateUtc="2026-05-07T18:42:00Z"/>
  <w16cex:commentExtensible w16cex:durableId="31A904DC" w16cex:dateUtc="2026-05-08T00:06:00Z"/>
  <w16cex:commentExtensible w16cex:durableId="443CB405" w16cex:dateUtc="2026-05-07T23:26:00Z"/>
  <w16cex:commentExtensible w16cex:durableId="10C27401" w16cex:dateUtc="2026-05-11T20:28:00Z"/>
  <w16cex:commentExtensible w16cex:durableId="7F2965E0" w16cex:dateUtc="2026-05-07T19:07:00Z"/>
  <w16cex:commentExtensible w16cex:durableId="73C2CB57" w16cex:dateUtc="2026-05-11T20:29:00Z"/>
  <w16cex:commentExtensible w16cex:durableId="50017C9D" w16cex:dateUtc="2026-05-07T18:42:00Z"/>
  <w16cex:commentExtensible w16cex:durableId="029183A4" w16cex:dateUtc="2026-05-07T19:35:00Z"/>
  <w16cex:commentExtensible w16cex:durableId="1A3AAB3C" w16cex:dateUtc="2026-05-07T19:38:00Z"/>
  <w16cex:commentExtensible w16cex:durableId="1717594C" w16cex:dateUtc="2026-05-07T19:38:00Z"/>
  <w16cex:commentExtensible w16cex:durableId="595E4610" w16cex:dateUtc="2026-05-08T00:09:00Z"/>
  <w16cex:commentExtensible w16cex:durableId="36AB1DBD" w16cex:dateUtc="2026-05-08T00:10:00Z"/>
  <w16cex:commentExtensible w16cex:durableId="47F5EBFD" w16cex:dateUtc="2026-05-07T20:06:00Z"/>
  <w16cex:commentExtensible w16cex:durableId="5E8E9087" w16cex:dateUtc="2026-05-07T20:08:00Z"/>
  <w16cex:commentExtensible w16cex:durableId="7FE086BA" w16cex:dateUtc="2026-05-11T22:23:00Z"/>
  <w16cex:commentExtensible w16cex:durableId="5C85DFFF" w16cex:dateUtc="2026-05-07T20:12:00Z"/>
  <w16cex:commentExtensible w16cex:durableId="4915D869" w16cex:dateUtc="2026-05-07T20:18:00Z"/>
  <w16cex:commentExtensible w16cex:durableId="58BCFE40" w16cex:dateUtc="2026-05-08T09:44:00Z"/>
  <w16cex:commentExtensible w16cex:durableId="48BFF530" w16cex:dateUtc="2026-05-07T20:14:00Z"/>
  <w16cex:commentExtensible w16cex:durableId="2167713C" w16cex:dateUtc="2026-05-07T20:17:00Z"/>
  <w16cex:commentExtensible w16cex:durableId="2548E4CD" w16cex:dateUtc="2026-05-07T17:56:00Z"/>
  <w16cex:commentExtensible w16cex:durableId="6F17F2C9" w16cex:dateUtc="2026-05-08T00:11:00Z"/>
  <w16cex:commentExtensible w16cex:durableId="3D5A2D39" w16cex:dateUtc="2026-10-18T15:28:03Z"/>
  <w16cex:commentExtensible w16cex:durableId="396BF05C" w16cex:dateUtc="2026-05-07T17:38:00Z"/>
  <w16cex:commentExtensible w16cex:durableId="7980C3FE" w16cex:dateUtc="2026-05-08T09:42:00Z"/>
  <w16cex:commentExtensible w16cex:durableId="27055632" w16cex:dateUtc="2026-05-08T09:43:00Z"/>
  <w16cex:commentExtensible w16cex:durableId="36B9C052" w16cex:dateUtc="2026-05-08T09:42:00Z"/>
  <w16cex:commentExtensible w16cex:durableId="77F4F1CC" w16cex:dateUtc="2026-05-08T09:41:00Z"/>
  <w16cex:commentExtensible w16cex:durableId="370F527E" w16cex:dateUtc="2026-05-07T17:04:00Z"/>
  <w16cex:commentExtensible w16cex:durableId="62382FD5" w16cex:dateUtc="2026-05-07T17:12:00Z"/>
  <w16cex:commentExtensible w16cex:durableId="405A5C2A" w16cex:dateUtc="2026-05-08T09:40:00Z"/>
  <w16cex:commentExtensible w16cex:durableId="76C8B690" w16cex:dateUtc="2026-05-08T09:40:00Z"/>
  <w16cex:commentExtensible w16cex:durableId="4E6F970E" w16cex:dateUtc="2026-05-08T09:40:00Z"/>
  <w16cex:commentExtensible w16cex:durableId="79C0BF4A" w16cex:dateUtc="2026-05-08T00:14:00Z"/>
  <w16cex:commentExtensible w16cex:durableId="71A55FAB" w16cex:dateUtc="2026-05-07T16:15:00Z"/>
  <w16cex:commentExtensible w16cex:durableId="26993272" w16cex:dateUtc="2026-05-07T17:16:00Z"/>
  <w16cex:commentExtensible w16cex:durableId="18EAB797" w16cex:dateUtc="2026-05-08T09:39:00Z"/>
  <w16cex:commentExtensible w16cex:durableId="70DD8646" w16cex:dateUtc="2026-05-07T20:40:00Z"/>
  <w16cex:commentExtensible w16cex:durableId="7C5FCFDA" w16cex:dateUtc="2026-05-11T17:30:00Z"/>
  <w16cex:commentExtensible w16cex:durableId="3D5A2D1F" w16cex:dateUtc="2026-10-18T15:28:03Z"/>
  <w16cex:commentExtensible w16cex:durableId="5C291B8F" w16cex:dateUtc="2026-05-07T20:41:00Z"/>
  <w16cex:commentExtensible w16cex:durableId="3D5A2CDB" w16cex:dateUtc="2026-10-18T15:28:03Z"/>
  <w16cex:commentExtensible w16cex:durableId="694B1D71" w16cex:dateUtc="2026-05-11T16:58:00Z"/>
  <w16cex:commentExtensible w16cex:durableId="16BA953D" w16cex:dateUtc="2026-05-08T09:53:00Z"/>
  <w16cex:commentExtensible w16cex:durableId="3D5A2CCA" w16cex:dateUtc="2026-10-18T15:28:03Z"/>
  <w16cex:commentExtensible w16cex:durableId="1B13C0C7" w16cex:dateUtc="2026-05-07T15:37:00Z"/>
  <w16cex:commentExtensible w16cex:durableId="6DABE393" w16cex:dateUtc="2026-05-08T09:17:00Z"/>
  <w16cex:commentExtensible w16cex:durableId="5EF507C9" w16cex:dateUtc="2026-05-07T15:42:00Z"/>
  <w16cex:commentExtensible w16cex:durableId="05BDC316" w16cex:dateUtc="2026-05-07T15:43:00Z"/>
  <w16cex:commentExtensible w16cex:durableId="5A83CB47" w16cex:dateUtc="2026-05-07T15:44:00Z"/>
  <w16cex:commentExtensible w16cex:durableId="6CF6543B" w16cex:dateUtc="2026-05-07T15:46:00Z"/>
  <w16cex:commentExtensible w16cex:durableId="4D0D1C88" w16cex:dateUtc="2026-05-08T09:21:00Z"/>
  <w16cex:commentExtensible w16cex:durableId="48360444" w16cex:dateUtc="2026-05-07T15:46:00Z"/>
  <w16cex:commentExtensible w16cex:durableId="545C5FB3" w16cex:dateUtc="2026-05-08T09:22:00Z"/>
  <w16cex:commentExtensible w16cex:durableId="38751AF5" w16cex:dateUtc="2026-05-07T15:46:00Z"/>
  <w16cex:commentExtensible w16cex:durableId="1780157D" w16cex:dateUtc="2026-05-07T15:48:00Z"/>
  <w16cex:commentExtensible w16cex:durableId="10CA777B" w16cex:dateUtc="2026-05-07T15:49:00Z"/>
  <w16cex:commentExtensible w16cex:durableId="28DDEA58" w16cex:dateUtc="2026-05-07T15:50:00Z"/>
  <w16cex:commentExtensible w16cex:durableId="57A1FF73" w16cex:dateUtc="2026-05-07T15:51:00Z"/>
  <w16cex:commentExtensible w16cex:durableId="44404CF6" w16cex:dateUtc="2026-05-07T15:54:00Z"/>
  <w16cex:commentExtensible w16cex:durableId="6F11FDB9" w16cex:dateUtc="2026-05-08T09:27:00Z"/>
  <w16cex:commentExtensible w16cex:durableId="3D5A2D28" w16cex:dateUtc="2026-10-18T15:28:03Z"/>
  <w16cex:commentExtensible w16cex:durableId="658655D2" w16cex:dateUtc="2026-05-08T09:34:00Z"/>
  <w16cex:commentExtensible w16cex:durableId="03E07FEE" w16cex:dateUtc="2026-05-07T15:58:00Z"/>
  <w16cex:commentExtensible w16cex:durableId="53732B4C" w16cex:dateUtc="2026-05-07T15:59:00Z"/>
  <w16cex:commentExtensible w16cex:durableId="7F68D666" w16cex:dateUtc="2026-05-07T16:00:00Z"/>
  <w16cex:commentExtensible w16cex:durableId="28B19B50" w16cex:dateUtc="2026-05-07T16:01:00Z"/>
  <w16cex:commentExtensible w16cex:durableId="20BB76A0" w16cex:dateUtc="2026-05-08T09:31:00Z"/>
  <w16cex:commentExtensible w16cex:durableId="7121E92C" w16cex:dateUtc="2026-05-07T16:01:00Z"/>
  <w16cex:commentExtensible w16cex:durableId="3CC4B1A2" w16cex:dateUtc="2026-05-08T09:14:00Z"/>
  <w16cex:commentExtensible w16cex:durableId="4A1514CB" w16cex:dateUtc="2026-05-08T09:14:00Z"/>
  <w16cex:commentExtensible w16cex:durableId="5A3AA1EC" w16cex:dateUtc="2026-05-08T07:31:00Z"/>
  <w16cex:commentExtensible w16cex:durableId="356647EA" w16cex:dateUtc="2026-05-08T07:41:00Z"/>
  <w16cex:commentExtensible w16cex:durableId="0284C226" w16cex:dateUtc="2026-05-08T07:37:00Z"/>
  <w16cex:commentExtensible w16cex:durableId="075751BD" w16cex:dateUtc="2026-05-08T07:38:00Z"/>
  <w16cex:commentExtensible w16cex:durableId="1E077A2B" w16cex:dateUtc="2026-05-12T07:56:00Z"/>
  <w16cex:commentExtensible w16cex:durableId="43DE5760" w16cex:dateUtc="2026-05-08T09:07:00Z"/>
  <w16cex:commentExtensible w16cex:durableId="67785AE8" w16cex:dateUtc="2026-05-08T09:07:00Z"/>
  <w16cex:commentExtensible w16cex:durableId="29F2B03D" w16cex:dateUtc="2026-05-08T09:09:00Z"/>
  <w16cex:commentExtensible w16cex:durableId="63792717" w16cex:dateUtc="2026-05-08T09:12:00Z"/>
  <w16cex:commentExtensible w16cex:durableId="7BBE15F8" w16cex:dateUtc="2026-05-08T09:05:00Z"/>
  <w16cex:commentExtensible w16cex:durableId="6960D3A1" w16cex:dateUtc="2026-05-08T09:02:00Z"/>
  <w16cex:commentExtensible w16cex:durableId="0193B7C6" w16cex:dateUtc="2026-05-08T09:04:00Z"/>
  <w16cex:commentExtensible w16cex:durableId="4001C5BB" w16cex:dateUtc="2026-05-08T09:01:00Z"/>
  <w16cex:commentExtensible w16cex:durableId="6874EC79" w16cex:dateUtc="2026-05-08T08:15:00Z"/>
  <w16cex:commentExtensible w16cex:durableId="49C1958D" w16cex:dateUtc="2026-05-08T08:17:00Z"/>
  <w16cex:commentExtensible w16cex:durableId="10CA85F1" w16cex:dateUtc="2026-05-08T08:54:00Z"/>
  <w16cex:commentExtensible w16cex:durableId="64E50C59" w16cex:dateUtc="2026-05-08T08:21:00Z"/>
  <w16cex:commentExtensible w16cex:durableId="24EBBADD" w16cex:dateUtc="2026-05-12T09:04:00Z"/>
  <w16cex:commentExtensible w16cex:durableId="3D5A2CF4" w16cex:dateUtc="2026-10-18T15:28:03Z"/>
  <w16cex:commentExtensible w16cex:durableId="69DCA95A" w16cex:dateUtc="2026-05-08T08:24:00Z"/>
  <w16cex:commentExtensible w16cex:durableId="21B5CD14" w16cex:dateUtc="2026-05-08T08:31:00Z"/>
  <w16cex:commentExtensible w16cex:durableId="170E5574" w16cex:dateUtc="2026-05-08T08:32:00Z"/>
  <w16cex:commentExtensible w16cex:durableId="14377C4E" w16cex:dateUtc="2026-05-08T08:35:00Z"/>
  <w16cex:commentExtensible w16cex:durableId="36A2C6B8" w16cex:dateUtc="2026-05-08T08:37:00Z"/>
  <w16cex:commentExtensible w16cex:durableId="073D286B" w16cex:dateUtc="2026-05-08T08:41:00Z"/>
  <w16cex:commentExtensible w16cex:durableId="3E36B987" w16cex:dateUtc="2026-05-08T08:11:00Z"/>
  <w16cex:commentExtensible w16cex:durableId="13D0A624" w16cex:dateUtc="2026-05-08T08:09:00Z"/>
  <w16cex:commentExtensible w16cex:durableId="6FE4B22B" w16cex:dateUtc="2026-05-08T08:43:00Z"/>
  <w16cex:commentExtensible w16cex:durableId="6CD76188" w16cex:dateUtc="2026-05-08T08:43:00Z"/>
  <w16cex:commentExtensible w16cex:durableId="519B7D5C" w16cex:dateUtc="2026-05-08T08:44:00Z"/>
  <w16cex:commentExtensible w16cex:durableId="02243566" w16cex:dateUtc="2026-05-12T09:11:00Z"/>
  <w16cex:commentExtensible w16cex:durableId="3D5A2C85" w16cex:dateUtc="2026-10-18T15:28:03Z"/>
  <w16cex:commentExtensible w16cex:durableId="3D1BA318" w16cex:dateUtc="2026-05-08T08:06:00Z"/>
  <w16cex:commentExtensible w16cex:durableId="03ECF9E5" w16cex:dateUtc="2026-05-08T08:04:00Z"/>
  <w16cex:commentExtensible w16cex:durableId="11276E3F" w16cex:dateUtc="2026-05-12T08:35:00Z"/>
  <w16cex:commentExtensible w16cex:durableId="063E6460" w16cex:dateUtc="2026-05-08T08:51:00Z"/>
  <w16cex:commentExtensible w16cex:durableId="201D315A" w16cex:dateUtc="2026-05-08T07:49:00Z"/>
  <w16cex:commentExtensible w16cex:durableId="52A86636" w16cex:dateUtc="2026-05-08T07:54:00Z"/>
  <w16cex:commentExtensible w16cex:durableId="0B56DA76" w16cex:dateUtc="2026-05-08T07:56:00Z"/>
  <w16cex:commentExtensible w16cex:durableId="4826926E" w16cex:dateUtc="2026-05-08T07:52:00Z"/>
  <w16cex:commentExtensible w16cex:durableId="3D5A3362" w16cex:dateUtc="2026-10-18T15:28:03Z"/>
  <w16cex:commentExtensible w16cex:durableId="3D5A3351" w16cex:dateUtc="2026-10-18T15:28:03Z"/>
  <w16cex:commentExtensible w16cex:durableId="3D5A3340" w16cex:dateUtc="2026-10-18T15:28:03Z"/>
  <w16cex:commentExtensible w16cex:durableId="3D5A33B7" w16cex:dateUtc="2026-10-18T15:28:03Z"/>
  <w16cex:commentExtensible w16cex:durableId="3D5A33A6" w16cex:dateUtc="2026-10-18T15:28:03Z"/>
  <w16cex:commentExtensible w16cex:durableId="3D5A3395" w16cex:dateUtc="2026-10-18T15:28:03Z"/>
  <w16cex:commentExtensible w16cex:durableId="3D5A3384" w16cex:dateUtc="2026-10-18T15:28:03Z"/>
  <w16cex:commentExtensible w16cex:durableId="3D5A33EB" w16cex:dateUtc="2026-10-18T15:28:03Z"/>
  <w16cex:commentExtensible w16cex:durableId="3D5A33DA" w16cex:dateUtc="2026-10-18T15:28:03Z"/>
  <w16cex:commentExtensible w16cex:durableId="3D5A33C9" w16cex:dateUtc="2026-10-18T15:28:03Z"/>
  <w16cex:commentExtensible w16cex:durableId="3D5A2C38" w16cex:dateUtc="2026-10-18T15:28:03Z"/>
  <w16cex:commentExtensible w16cex:durableId="3D5A2C2F" w16cex:dateUtc="2026-10-18T15:28:03Z"/>
  <w16cex:commentExtensible w16cex:durableId="3D5A2C1E" w16cex:dateUtc="2026-10-18T15:28:03Z"/>
  <w16cex:commentExtensible w16cex:durableId="3D5A2C0D" w16cex:dateUtc="2026-10-18T15:28:03Z"/>
  <w16cex:commentExtensible w16cex:durableId="3D5A2C7C" w16cex:dateUtc="2026-10-18T15:28:03Z"/>
  <w16cex:commentExtensible w16cex:durableId="3D5A2C63" w16cex:dateUtc="2026-10-18T15:28:03Z"/>
  <w16cex:commentExtensible w16cex:durableId="3D5A2C52" w16cex:dateUtc="2026-10-18T15:28:03Z"/>
  <w16cex:commentExtensible w16cex:durableId="3D5A2C41" w16cex:dateUtc="2026-10-18T15:28:03Z"/>
  <w16cex:commentExtensible w16cex:durableId="3D5A2CB0" w16cex:dateUtc="2026-10-18T15:28:03Z"/>
  <w16cex:commentExtensible w16cex:durableId="3D5A2CA7" w16cex:dateUtc="2026-10-18T15:28:03Z"/>
  <w16cex:commentExtensible w16cex:durableId="3D5A2D7D" w16cex:dateUtc="2026-10-18T15:28:03Z"/>
  <w16cex:commentExtensible w16cex:durableId="3D5A2D53" w16cex:dateUtc="2026-10-18T15:29:0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6cid:commentId w16cid:paraId="0326676E" w16cid:durableId="33862AF0"/>
  <w16cid:commentId w16cid:paraId="3C8BB989" w16cid:durableId="7DD465FD"/>
  <w16cid:commentId w16cid:paraId="2FE4A6C7" w16cid:durableId="1AED4D3B"/>
  <w16cid:commentId w16cid:paraId="6541367B" w16cid:durableId="2262548F"/>
  <w16cid:commentId w16cid:paraId="389C48B5" w16cid:durableId="1E161A12"/>
  <w16cid:commentId w16cid:paraId="4A182E6D" w16cid:durableId="346084FE"/>
  <w16cid:commentId w16cid:paraId="7C79B035" w16cid:durableId="2CF72709"/>
  <w16cid:commentId w16cid:paraId="51F880AF" w16cid:durableId="18362FB6"/>
  <w16cid:commentId w16cid:paraId="175D0E30" w16cid:durableId="217C2DF7"/>
  <w16cid:commentId w16cid:paraId="775B3FA5" w16cid:durableId="2E7601BE"/>
  <w16cid:commentId w16cid:paraId="235A71C9" w16cid:durableId="3582E977"/>
  <w16cid:commentId w16cid:paraId="114ECA9A" w16cid:durableId="013E4272"/>
  <w16cid:commentId w16cid:paraId="00AB966C" w16cid:durableId="253946B3"/>
  <w16cid:commentId w16cid:paraId="5AA93E75" w16cid:durableId="4001C40C"/>
  <w16cid:commentId w16cid:paraId="49E4FD14" w16cid:durableId="2B38298C"/>
  <w16cid:commentId w16cid:paraId="08D2D48D" w16cid:durableId="51628372"/>
  <w16cid:commentId w16cid:paraId="4C14AE92" w16cid:durableId="72442ABB"/>
  <w16cid:commentId w16cid:paraId="7784604D" w16cid:durableId="046B9B9C"/>
  <w16cid:commentId w16cid:paraId="367D87F0" w16cid:durableId="6F9BB72D"/>
  <w16cid:commentId w16cid:paraId="03E819CF" w16cid:durableId="10E09B14"/>
  <w16cid:commentId w16cid:paraId="7EB0C99C" w16cid:durableId="74BB8B02"/>
  <w16cid:commentId w16cid:paraId="6B4E5D38" w16cid:durableId="17CF429C"/>
  <w16cid:commentId w16cid:paraId="7983670D" w16cid:durableId="61A40C8A"/>
  <w16cid:commentId w16cid:paraId="5AA78187" w16cid:durableId="746C1768"/>
  <w16cid:commentId w16cid:paraId="5B3A9EC0" w16cid:durableId="675F33EA"/>
  <w16cid:commentId w16cid:paraId="40157E24" w16cid:durableId="05E76DA4"/>
  <w16cid:commentId w16cid:paraId="613672DF" w16cid:durableId="7CA12802"/>
  <w16cid:commentId w16cid:paraId="7846F351" w16cid:durableId="6BC0E8A5"/>
  <w16cid:commentId w16cid:paraId="504B4199" w16cid:durableId="36378612"/>
  <w16cid:commentId w16cid:paraId="10003135" w16cid:durableId="3D5A2D0E"/>
  <w16cid:commentId w16cid:paraId="3474A670" w16cid:durableId="362DAD6D"/>
  <w16cid:commentId w16cid:paraId="33E5A6DE" w16cid:durableId="1E22BA06"/>
  <w16cid:commentId w16cid:paraId="100030AD" w16cid:durableId="3D5A2C96"/>
  <w16cid:commentId w16cid:paraId="10003157" w16cid:durableId="3D5A2D6C"/>
  <w16cid:commentId w16cid:paraId="1F653D30" w16cid:durableId="1E51F3B2"/>
  <w16cid:commentId w16cid:paraId="295DD736" w16cid:durableId="18D73E9B"/>
  <w16cid:commentId w16cid:paraId="3EDBEE00" w16cid:durableId="2F9A3EF6"/>
  <w16cid:commentId w16cid:paraId="527F95BC" w16cid:durableId="28AED6F1"/>
  <w16cid:commentId w16cid:paraId="011973B1" w16cid:durableId="74FFD5AA"/>
  <w16cid:commentId w16cid:paraId="7D183179" w16cid:durableId="31A904DC"/>
  <w16cid:commentId w16cid:paraId="4989A1B5" w16cid:durableId="443CB405"/>
  <w16cid:commentId w16cid:paraId="3B96F5D2" w16cid:durableId="10C27401"/>
  <w16cid:commentId w16cid:paraId="5321C963" w16cid:durableId="7F2965E0"/>
  <w16cid:commentId w16cid:paraId="650A057C" w16cid:durableId="73C2CB57"/>
  <w16cid:commentId w16cid:paraId="5C78384C" w16cid:durableId="50017C9D"/>
  <w16cid:commentId w16cid:paraId="0FF990DB" w16cid:durableId="029183A4"/>
  <w16cid:commentId w16cid:paraId="3625BDE8" w16cid:durableId="1A3AAB3C"/>
  <w16cid:commentId w16cid:paraId="2FB1D2E3" w16cid:durableId="1717594C"/>
  <w16cid:commentId w16cid:paraId="22C4157C" w16cid:durableId="595E4610"/>
  <w16cid:commentId w16cid:paraId="277BC4EB" w16cid:durableId="36AB1DBD"/>
  <w16cid:commentId w16cid:paraId="7C0765E1" w16cid:durableId="47F5EBFD"/>
  <w16cid:commentId w16cid:paraId="67CFD258" w16cid:durableId="5E8E9087"/>
  <w16cid:commentId w16cid:paraId="3BEE838E" w16cid:durableId="7FE086BA"/>
  <w16cid:commentId w16cid:paraId="53A2C470" w16cid:durableId="5C85DFFF"/>
  <w16cid:commentId w16cid:paraId="4E5F6D93" w16cid:durableId="4915D869"/>
  <w16cid:commentId w16cid:paraId="438E4333" w16cid:durableId="58BCFE40"/>
  <w16cid:commentId w16cid:paraId="6D84D9FF" w16cid:durableId="48BFF530"/>
  <w16cid:commentId w16cid:paraId="7881366C" w16cid:durableId="2167713C"/>
  <w16cid:commentId w16cid:paraId="11F251B4" w16cid:durableId="2548E4CD"/>
  <w16cid:commentId w16cid:paraId="5067C39F" w16cid:durableId="6F17F2C9"/>
  <w16cid:commentId w16cid:paraId="10003102" w16cid:durableId="3D5A2D39"/>
  <w16cid:commentId w16cid:paraId="213C28DE" w16cid:durableId="396BF05C"/>
  <w16cid:commentId w16cid:paraId="59EC6B7C" w16cid:durableId="7980C3FE"/>
  <w16cid:commentId w16cid:paraId="3EE9BE70" w16cid:durableId="27055632"/>
  <w16cid:commentId w16cid:paraId="38FD67E2" w16cid:durableId="36B9C052"/>
  <w16cid:commentId w16cid:paraId="4A8A0A7E" w16cid:durableId="77F4F1CC"/>
  <w16cid:commentId w16cid:paraId="2926DAE5" w16cid:durableId="370F527E"/>
  <w16cid:commentId w16cid:paraId="439CE7F5" w16cid:durableId="62382FD5"/>
  <w16cid:commentId w16cid:paraId="7160D67B" w16cid:durableId="405A5C2A"/>
  <w16cid:commentId w16cid:paraId="62436F9C" w16cid:durableId="76C8B690"/>
  <w16cid:commentId w16cid:paraId="4F058A28" w16cid:durableId="4E6F970E"/>
  <w16cid:commentId w16cid:paraId="219A3FEF" w16cid:durableId="79C0BF4A"/>
  <w16cid:commentId w16cid:paraId="586083B3" w16cid:durableId="71A55FAB"/>
  <w16cid:commentId w16cid:paraId="564EDB90" w16cid:durableId="26993272"/>
  <w16cid:commentId w16cid:paraId="66DA005B" w16cid:durableId="18EAB797"/>
  <w16cid:commentId w16cid:paraId="244E2B43" w16cid:durableId="70DD8646"/>
  <w16cid:commentId w16cid:paraId="3D33D507" w16cid:durableId="7C5FCFDA"/>
  <w16cid:commentId w16cid:paraId="10003124" w16cid:durableId="3D5A2D1F"/>
  <w16cid:commentId w16cid:paraId="5D621003" w16cid:durableId="5C291B8F"/>
  <w16cid:commentId w16cid:paraId="100030E0" w16cid:durableId="3D5A2CDB"/>
  <w16cid:commentId w16cid:paraId="1BE9E43D" w16cid:durableId="694B1D71"/>
  <w16cid:commentId w16cid:paraId="3A1BF9C9" w16cid:durableId="16BA953D"/>
  <w16cid:commentId w16cid:paraId="100030F1" w16cid:durableId="3D5A2CCA"/>
  <w16cid:commentId w16cid:paraId="04E2A372" w16cid:durableId="1B13C0C7"/>
  <w16cid:commentId w16cid:paraId="6FBC1021" w16cid:durableId="6DABE393"/>
  <w16cid:commentId w16cid:paraId="293FBFF6" w16cid:durableId="5EF507C9"/>
  <w16cid:commentId w16cid:paraId="1CEDA8C0" w16cid:durableId="05BDC316"/>
  <w16cid:commentId w16cid:paraId="1941286C" w16cid:durableId="5A83CB47"/>
  <w16cid:commentId w16cid:paraId="2742D59C" w16cid:durableId="6CF6543B"/>
  <w16cid:commentId w16cid:paraId="5940ECA2" w16cid:durableId="4D0D1C88"/>
  <w16cid:commentId w16cid:paraId="5AB75CA2" w16cid:durableId="48360444"/>
  <w16cid:commentId w16cid:paraId="4B7EDA5E" w16cid:durableId="545C5FB3"/>
  <w16cid:commentId w16cid:paraId="69F6052C" w16cid:durableId="38751AF5"/>
  <w16cid:commentId w16cid:paraId="54488E11" w16cid:durableId="1780157D"/>
  <w16cid:commentId w16cid:paraId="1AD76CC8" w16cid:durableId="10CA777B"/>
  <w16cid:commentId w16cid:paraId="541E72C6" w16cid:durableId="28DDEA58"/>
  <w16cid:commentId w16cid:paraId="4E31E510" w16cid:durableId="57A1FF73"/>
  <w16cid:commentId w16cid:paraId="485E1058" w16cid:durableId="44404CF6"/>
  <w16cid:commentId w16cid:paraId="3C9EA140" w16cid:durableId="6F11FDB9"/>
  <w16cid:commentId w16cid:paraId="10003113" w16cid:durableId="3D5A2D28"/>
  <w16cid:commentId w16cid:paraId="221C8F01" w16cid:durableId="658655D2"/>
  <w16cid:commentId w16cid:paraId="7ABD5C10" w16cid:durableId="03E07FEE"/>
  <w16cid:commentId w16cid:paraId="574A32FD" w16cid:durableId="53732B4C"/>
  <w16cid:commentId w16cid:paraId="7F506946" w16cid:durableId="7F68D666"/>
  <w16cid:commentId w16cid:paraId="2F5319DE" w16cid:durableId="28B19B50"/>
  <w16cid:commentId w16cid:paraId="05B6E142" w16cid:durableId="20BB76A0"/>
  <w16cid:commentId w16cid:paraId="624E6A21" w16cid:durableId="7121E92C"/>
  <w16cid:commentId w16cid:paraId="5D39A7E7" w16cid:durableId="3CC4B1A2"/>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2F1858E8" w16cid:durableId="1E077A2B"/>
  <w16cid:commentId w16cid:paraId="185E031D" w16cid:durableId="43DE5760"/>
  <w16cid:commentId w16cid:paraId="73F152A2" w16cid:durableId="67785AE8"/>
  <w16cid:commentId w16cid:paraId="7D7E2155" w16cid:durableId="29F2B03D"/>
  <w16cid:commentId w16cid:paraId="75B16737" w16cid:durableId="63792717"/>
  <w16cid:commentId w16cid:paraId="373EA6F1" w16cid:durableId="7BBE15F8"/>
  <w16cid:commentId w16cid:paraId="3EE9C59E" w16cid:durableId="6960D3A1"/>
  <w16cid:commentId w16cid:paraId="44FEED72" w16cid:durableId="0193B7C6"/>
  <w16cid:commentId w16cid:paraId="7D108936" w16cid:durableId="4001C5BB"/>
  <w16cid:commentId w16cid:paraId="4BA77332" w16cid:durableId="6874EC79"/>
  <w16cid:commentId w16cid:paraId="30CAFC1B" w16cid:durableId="49C1958D"/>
  <w16cid:commentId w16cid:paraId="08FBA373" w16cid:durableId="10CA85F1"/>
  <w16cid:commentId w16cid:paraId="2CC65F57" w16cid:durableId="64E50C59"/>
  <w16cid:commentId w16cid:paraId="759CA03E" w16cid:durableId="24EBBADD"/>
  <w16cid:commentId w16cid:paraId="100030CF" w16cid:durableId="3D5A2CF4"/>
  <w16cid:commentId w16cid:paraId="7A13E9B5" w16cid:durableId="69DCA95A"/>
  <w16cid:commentId w16cid:paraId="6DC99676" w16cid:durableId="21B5CD14"/>
  <w16cid:commentId w16cid:paraId="416E0D64" w16cid:durableId="170E5574"/>
  <w16cid:commentId w16cid:paraId="5DCD8FE0" w16cid:durableId="14377C4E"/>
  <w16cid:commentId w16cid:paraId="590383A9" w16cid:durableId="36A2C6B8"/>
  <w16cid:commentId w16cid:paraId="420B117C" w16cid:durableId="073D286B"/>
  <w16cid:commentId w16cid:paraId="69D6E72A" w16cid:durableId="3E36B987"/>
  <w16cid:commentId w16cid:paraId="1F150092" w16cid:durableId="13D0A624"/>
  <w16cid:commentId w16cid:paraId="24AECBD5" w16cid:durableId="6FE4B22B"/>
  <w16cid:commentId w16cid:paraId="7ABEB142" w16cid:durableId="6CD76188"/>
  <w16cid:commentId w16cid:paraId="08B615D6" w16cid:durableId="519B7D5C"/>
  <w16cid:commentId w16cid:paraId="1C83004A" w16cid:durableId="02243566"/>
  <w16cid:commentId w16cid:paraId="100030BE" w16cid:durableId="3D5A2C85"/>
  <w16cid:commentId w16cid:paraId="457897DD" w16cid:durableId="3D1BA318"/>
  <w16cid:commentId w16cid:paraId="08888EF6" w16cid:durableId="03ECF9E5"/>
  <w16cid:commentId w16cid:paraId="21B4D6B4" w16cid:durableId="11276E3F"/>
  <w16cid:commentId w16cid:paraId="0C55497F" w16cid:durableId="063E6460"/>
  <w16cid:commentId w16cid:paraId="1D6D7CB3" w16cid:durableId="201D315A"/>
  <w16cid:commentId w16cid:paraId="0D2E9E98" w16cid:durableId="52A86636"/>
  <w16cid:commentId w16cid:paraId="12D77351" w16cid:durableId="0B56DA76"/>
  <w16cid:commentId w16cid:paraId="54A94279" w16cid:durableId="4826926E"/>
  <w16cid:commentId w16cid:paraId="10002F59" w16cid:durableId="3D5A3362"/>
  <w16cid:commentId w16cid:paraId="10002F6A" w16cid:durableId="3D5A3351"/>
  <w16cid:commentId w16cid:paraId="10002F7B" w16cid:durableId="3D5A3340"/>
  <w16cid:commentId w16cid:paraId="10002F8C" w16cid:durableId="3D5A33B7"/>
  <w16cid:commentId w16cid:paraId="10002F9D" w16cid:durableId="3D5A33A6"/>
  <w16cid:commentId w16cid:paraId="10002FAE" w16cid:durableId="3D5A3395"/>
  <w16cid:commentId w16cid:paraId="10002FBF" w16cid:durableId="3D5A3384"/>
  <w16cid:commentId w16cid:paraId="10002FD0" w16cid:durableId="3D5A33EB"/>
  <w16cid:commentId w16cid:paraId="10002FE1" w16cid:durableId="3D5A33DA"/>
  <w16cid:commentId w16cid:paraId="10002FF2" w16cid:durableId="3D5A33C9"/>
  <w16cid:commentId w16cid:paraId="10003003" w16cid:durableId="3D5A2C38"/>
  <w16cid:commentId w16cid:paraId="10003014" w16cid:durableId="3D5A2C2F"/>
  <w16cid:commentId w16cid:paraId="10003025" w16cid:durableId="3D5A2C1E"/>
  <w16cid:commentId w16cid:paraId="10003036" w16cid:durableId="3D5A2C0D"/>
  <w16cid:commentId w16cid:paraId="10003047" w16cid:durableId="3D5A2C7C"/>
  <w16cid:commentId w16cid:paraId="10003058" w16cid:durableId="3D5A2C63"/>
  <w16cid:commentId w16cid:paraId="10003069" w16cid:durableId="3D5A2C52"/>
  <w16cid:commentId w16cid:paraId="1000307A" w16cid:durableId="3D5A2C41"/>
  <w16cid:commentId w16cid:paraId="1000308B" w16cid:durableId="3D5A2CB0"/>
  <w16cid:commentId w16cid:paraId="1000309C" w16cid:durableId="3D5A2CA7"/>
  <w16cid:commentId w16cid:paraId="10003146" w16cid:durableId="3D5A2D7D"/>
  <w16cid:commentId w16cid:paraId="10003168" w16cid:durableId="3D5A2D53"/>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endnote w:type="separator" w:id="-1">
    <w:p w14:paraId="2F9C4EC9" w14:textId="77777777">
      <w:r>
        <w:separator/>
      </w:r>
    </w:p>
  </w:endnote>
  <w:endnote w:type="continuationSeparator" w:id="0">
    <w:p w14:paraId="530BC9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511DB1A6" w14:textId="77777777">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Pr>
        <w:rFonts w:ascii="Arial" w:hAnsi="Arial"/>
        <w:noProof/>
      </w:rPr>
      <w:t>1</w:t>
    </w:r>
    <w:r>
      <w:rPr>
        <w:rFonts w:ascii="Arial" w:hAnsi="Arial"/>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type="separator" w:id="-1">
    <w:p w14:paraId="6E1DBC67" w14:textId="77777777">
      <w:r>
        <w:separator/>
      </w:r>
    </w:p>
  </w:footnote>
  <w:footnote w:type="continuationSeparator" w:id="0">
    <w:p w14:paraId="552C8D2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2E951B0" w14:textId="77777777">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45CE2BF3"/>
    <w:multiLevelType w:val="hybridMultilevel"/>
    <w:tmpl w:val="D9A895CC"/>
    <w:numStyleLink w:val="ImportedStyle3"/>
  </w:abstractNum>
  <w:abstractNum w:abstractNumId="10" w15:restartNumberingAfterBreak="0">
    <w:nsid w:val="4D4A526B"/>
    <w:multiLevelType w:val="hybridMultilevel"/>
    <w:tmpl w:val="3BC6A392"/>
    <w:numStyleLink w:val="ImportedStyle4"/>
  </w:abstractNum>
  <w:abstractNum w:abstractNumId="11"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AF92220"/>
    <w:multiLevelType w:val="multilevel"/>
    <w:tmpl w:val="FBDA9E0C"/>
    <w:numStyleLink w:val="ImportedStyle2"/>
  </w:abstractNum>
  <w:abstractNum w:abstractNumId="13"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7"/>
  </w:num>
  <w:num w:numId="2" w16cid:durableId="1972393984">
    <w:abstractNumId w:val="4"/>
  </w:num>
  <w:num w:numId="3" w16cid:durableId="2108959439">
    <w:abstractNumId w:val="6"/>
  </w:num>
  <w:num w:numId="4" w16cid:durableId="1345090377">
    <w:abstractNumId w:val="12"/>
  </w:num>
  <w:num w:numId="5" w16cid:durableId="62726763">
    <w:abstractNumId w:val="12"/>
    <w:lvlOverride w:ilvl="0">
      <w:startOverride w:val="5"/>
    </w:lvlOverride>
  </w:num>
  <w:num w:numId="6" w16cid:durableId="2061318420">
    <w:abstractNumId w:val="12"/>
    <w:lvlOverride w:ilvl="1">
      <w:startOverride w:val="2"/>
    </w:lvlOverride>
  </w:num>
  <w:num w:numId="7" w16cid:durableId="1205874190">
    <w:abstractNumId w:val="12"/>
    <w:lvlOverride w:ilvl="0">
      <w:startOverride w:val="6"/>
    </w:lvlOverride>
  </w:num>
  <w:num w:numId="8" w16cid:durableId="1242908785">
    <w:abstractNumId w:val="11"/>
  </w:num>
  <w:num w:numId="9" w16cid:durableId="175729789">
    <w:abstractNumId w:val="9"/>
  </w:num>
  <w:num w:numId="10" w16cid:durableId="1457603406">
    <w:abstractNumId w:val="5"/>
  </w:num>
  <w:num w:numId="11" w16cid:durableId="794912959">
    <w:abstractNumId w:val="10"/>
  </w:num>
  <w:num w:numId="12" w16cid:durableId="948467169">
    <w:abstractNumId w:val="9"/>
    <w:lvlOverride w:ilvl="0">
      <w:startOverride w:val="4"/>
    </w:lvlOverride>
  </w:num>
  <w:num w:numId="13" w16cid:durableId="736318411">
    <w:abstractNumId w:val="13"/>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2DD230B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E280DE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2EA0F24">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545010D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57F27A6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DCE11A0">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BB0B93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3342F4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6328C8E">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8"/>
  </w:num>
  <w:num w:numId="19" w16cid:durableId="1430353651">
    <w:abstractNumId w:val="3"/>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rson w15:author="Reviewing Counsel (AgentCo)">
    <w15:presenceInfo w15:providerId="None" w15:userId="Reviewing Counsel (Agent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semiHidden/>
    <w:unhideWhenUsed/>
    <w:rsid w:val="00132D21"/>
    <w:rPr>
      <w:sz w:val="20"/>
      <w:szCs w:val="20"/>
    </w:rPr>
  </w:style>
  <w:style w:type="character" w:customStyle="1" w:styleId="CommentTextChar">
    <w:name w:val="Comment Text Char"/>
    <w:basedOn w:val="DefaultParagraphFont"/>
    <w:link w:val="CommentText"/>
    <w:uiPriority w:val="99"/>
    <w:semiHidden/>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image" Target="media/image1.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customXml" Target="ink/ink1.xml"/>
  <Relationship Id="rId17" Type="http://schemas.microsoft.com/office/2011/relationships/people" Target="people.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1.xml"/>
  <Relationship Id="rId10" Type="http://schemas.microsoft.com/office/2016/09/relationships/commentsIds" Target="commentsIds.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15276</Words>
  <Characters>87074</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