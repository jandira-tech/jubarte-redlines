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3F20AA16" w14:textId="308F3735">
      <w:pPr>
        <w:spacing w:after="120" w:line="276" w:lineRule="auto"/>
        <w:jc w:val="center"/>
        <w:rPr>
          <w:rFonts w:ascii="Times New Roman" w:hAnsi="Times New Roman" w:cs="Times New Roman"/>
          <w:b/>
          <w:bCs/>
        </w:rPr>
      </w:pPr>
      <w:r>
        <w:rPr>
          <w:rFonts w:ascii="Times New Roman" w:hAnsi="Times New Roman" w:cs="Times New Roman"/>
          <w:b/>
          <w:bCs/>
        </w:rPr>
        <w:t>AgentCo</w:t>
      </w:r>
      <w:r>
        <w:rPr>
          <w:rFonts w:ascii="Times New Roman" w:hAnsi="Times New Roman" w:cs="Times New Roman"/>
          <w:b/>
          <w:bCs/>
        </w:rPr>
        <w:t xml:space="preserve"> – </w:t>
      </w:r>
      <w:r>
        <w:rPr>
          <w:rFonts w:ascii="Times New Roman" w:hAnsi="Times New Roman" w:cs="Times New Roman"/>
          <w:b/>
          <w:bCs/>
        </w:rPr>
        <w:t>Services Agreement</w:t>
      </w:r>
    </w:p>
    <w:p w14:paraId="2B987BF4" w14:textId="77777777">
      <w:pPr>
        <w:spacing w:after="120" w:line="276" w:lineRule="auto"/>
        <w:jc w:val="center"/>
        <w:rPr>
          <w:rFonts w:ascii="Times New Roman" w:hAnsi="Times New Roman" w:cs="Times New Roman"/>
          <w:b/>
          <w:bCs/>
        </w:rPr>
      </w:pPr>
    </w:p>
    <w:p w14:paraId="25FABBD3" w14:textId="77777777">
      <w:pPr>
        <w:spacing w:after="120" w:line="276" w:lineRule="auto"/>
        <w:jc w:val="center"/>
        <w:rPr>
          <w:rFonts w:ascii="Times New Roman" w:hAnsi="Times New Roman" w:cs="Times New Roman"/>
          <w:b/>
          <w:bCs/>
        </w:rPr>
      </w:pPr>
    </w:p>
    <w:p w14:paraId="1F0458BC" w14:textId="7BD81914">
      <w:pPr>
        <w:spacing w:after="120"/>
        <w:ind w:firstLine="720"/>
        <w:jc w:val="both"/>
        <w:rPr>
          <w:rFonts w:ascii="Times New Roman" w:eastAsia="Arial" w:hAnsi="Times New Roman" w:cs="Times New Roman"/>
          <w:b/>
          <w:kern w:val="20"/>
        </w:rPr>
      </w:pPr>
      <w:r>
        <w:rPr>
          <w:rFonts w:ascii="Times New Roman" w:eastAsia="Arial" w:hAnsi="Times New Roman" w:cs="Times New Roman"/>
          <w:kern w:val="20"/>
        </w:rPr>
        <w:t xml:space="preserve">This </w:t>
      </w:r>
      <w:r>
        <w:rPr>
          <w:rFonts w:ascii="Times New Roman" w:eastAsia="Arial" w:hAnsi="Times New Roman" w:cs="Times New Roman"/>
          <w:kern w:val="20"/>
        </w:rPr>
        <w:t>SERVICES</w:t>
      </w:r>
      <w:r>
        <w:rPr>
          <w:rFonts w:ascii="Times New Roman" w:eastAsia="Arial" w:hAnsi="Times New Roman" w:cs="Times New Roman"/>
          <w:kern w:val="20"/>
        </w:rPr>
        <w:t xml:space="preserve"> AGREEMENT (this “</w:t>
      </w:r>
      <w:r>
        <w:rPr>
          <w:rFonts w:ascii="Times New Roman" w:eastAsia="Arial" w:hAnsi="Times New Roman" w:cs="Times New Roman"/>
          <w:b/>
          <w:bCs/>
          <w:kern w:val="20"/>
        </w:rPr>
        <w:t>Agreement</w:t>
      </w:r>
      <w:r>
        <w:rPr>
          <w:rFonts w:ascii="Times New Roman" w:eastAsia="Arial" w:hAnsi="Times New Roman" w:cs="Times New Roman"/>
          <w:kern w:val="20"/>
        </w:rPr>
        <w:t xml:space="preserve">”), is between </w:t>
      </w:r>
      <w:r>
        <w:rPr>
          <w:rFonts w:ascii="Times New Roman" w:eastAsia="Arial" w:hAnsi="Times New Roman" w:cs="Times New Roman"/>
          <w:kern w:val="20"/>
        </w:rPr>
        <w:t>AgentCo</w:t>
      </w:r>
      <w:r>
        <w:rPr>
          <w:rFonts w:ascii="Times New Roman" w:eastAsia="Arial" w:hAnsi="Times New Roman" w:cs="Times New Roman"/>
          <w:kern w:val="20"/>
        </w:rPr>
        <w:t xml:space="preserve">, Inc., a corporation organized under the laws of the State of </w:t>
      </w:r>
      <w:r>
        <w:rPr>
          <w:rFonts w:ascii="Times New Roman" w:eastAsia="Arial" w:hAnsi="Times New Roman" w:cs="Times New Roman"/>
          <w:kern w:val="20"/>
          <w:highlight w:val="yellow"/>
        </w:rPr>
        <w:t>[</w:t>
      </w:r>
      <w:bookmarkStart w:id="59" w:name="_9kMJI5YVt895679"/>
      <w:r>
        <w:rPr>
          <w:rFonts w:ascii="Times New Roman" w:eastAsia="Arial" w:hAnsi="Times New Roman" w:cs="Times New Roman"/>
          <w:kern w:val="20"/>
          <w:highlight w:val="yellow"/>
        </w:rPr>
        <w:t>●</w:t>
      </w:r>
      <w:bookmarkEnd w:id="59"/>
      <w:r>
        <w:rPr>
          <w:rFonts w:ascii="Times New Roman" w:eastAsia="Arial" w:hAnsi="Times New Roman" w:cs="Times New Roman"/>
          <w:kern w:val="20"/>
          <w:highlight w:val="yellow"/>
        </w:rPr>
        <w:t>]</w:t>
      </w:r>
      <w:r>
        <w:rPr>
          <w:rFonts w:ascii="Times New Roman" w:eastAsia="Arial" w:hAnsi="Times New Roman" w:cs="Times New Roman"/>
          <w:kern w:val="20"/>
        </w:rPr>
        <w:t xml:space="preserve"> having its principal place of business at _________________________ (“</w:t>
      </w:r>
      <w:r>
        <w:rPr>
          <w:rFonts w:ascii="Times New Roman" w:eastAsia="Arial" w:hAnsi="Times New Roman" w:cs="Times New Roman"/>
          <w:b/>
          <w:bCs/>
          <w:kern w:val="20"/>
        </w:rPr>
        <w:t>Provider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AgentCo</w:t>
      </w:r>
      <w:r>
        <w:rPr>
          <w:rFonts w:ascii="Times New Roman" w:eastAsia="Arial" w:hAnsi="Times New Roman" w:cs="Times New Roman"/>
          <w:kern w:val="20"/>
        </w:rPr>
        <w:t>”</w:t>
      </w:r>
      <w:r>
        <w:rPr>
          <w:rFonts w:ascii="Times New Roman" w:eastAsia="Arial" w:hAnsi="Times New Roman" w:cs="Times New Roman"/>
          <w:kern w:val="20"/>
        </w:rPr>
        <w:t xml:space="preserve">), and </w:t>
      </w:r>
      <w:r>
        <w:rPr>
          <w:rFonts w:ascii="Times New Roman" w:eastAsia="Arial" w:hAnsi="Times New Roman" w:cs="Times New Roman"/>
          <w:kern w:val="20"/>
        </w:rPr>
        <w:t>LargeCo</w:t>
      </w:r>
      <w:r>
        <w:rPr>
          <w:rFonts w:ascii="Times New Roman" w:eastAsia="Arial" w:hAnsi="Times New Roman" w:cs="Times New Roman"/>
          <w:kern w:val="20"/>
        </w:rPr>
        <w:t>, Inc., a corporation organized under the laws of the State of Delaware with a place of business at 501 New Rochelle Street, Guilford, CT06437 (“</w:t>
      </w:r>
      <w:r>
        <w:rPr>
          <w:rFonts w:ascii="Times New Roman" w:eastAsia="Arial" w:hAnsi="Times New Roman" w:cs="Times New Roman"/>
          <w:b/>
          <w:bCs/>
          <w:kern w:val="20"/>
        </w:rPr>
        <w:t>Customer</w:t>
      </w:r>
      <w:r>
        <w:rPr>
          <w:rFonts w:ascii="Times New Roman" w:eastAsia="Arial" w:hAnsi="Times New Roman" w:cs="Times New Roman"/>
          <w:kern w:val="20"/>
        </w:rPr>
        <w:t>”</w:t>
      </w:r>
      <w:r>
        <w:rPr>
          <w:rFonts w:ascii="Times New Roman" w:eastAsia="Arial" w:hAnsi="Times New Roman" w:cs="Times New Roman"/>
          <w:kern w:val="20"/>
        </w:rPr>
        <w:t xml:space="preserve"> or “</w:t>
      </w:r>
      <w:r>
        <w:rPr>
          <w:rFonts w:ascii="Times New Roman" w:eastAsia="Arial" w:hAnsi="Times New Roman" w:cs="Times New Roman"/>
          <w:b/>
          <w:bCs/>
          <w:kern w:val="20"/>
        </w:rPr>
        <w:t>LargeCo</w:t>
      </w:r>
      <w:r>
        <w:rPr>
          <w:rFonts w:ascii="Times New Roman" w:eastAsia="Arial" w:hAnsi="Times New Roman" w:cs="Times New Roman"/>
          <w:b/>
          <w:bCs/>
          <w:kern w:val="20"/>
        </w:rPr>
        <w:t>”</w:t>
      </w:r>
      <w:r>
        <w:rPr>
          <w:rFonts w:ascii="Times New Roman" w:eastAsia="Arial" w:hAnsi="Times New Roman" w:cs="Times New Roman"/>
          <w:kern w:val="20"/>
        </w:rPr>
        <w:t xml:space="preserve">). Provider and </w:t>
      </w:r>
      <w:r>
        <w:rPr>
          <w:rFonts w:ascii="Times New Roman" w:eastAsia="Arial" w:hAnsi="Times New Roman" w:cs="Times New Roman"/>
          <w:kern w:val="20"/>
        </w:rPr>
        <w:t>LargeCo</w:t>
      </w:r>
      <w:r>
        <w:rPr>
          <w:rFonts w:ascii="Times New Roman" w:eastAsia="Arial" w:hAnsi="Times New Roman" w:cs="Times New Roman"/>
          <w:kern w:val="20"/>
        </w:rPr>
        <w:t xml:space="preserve"> hereinafter may be individually referred to as a “</w:t>
      </w:r>
      <w:r>
        <w:rPr>
          <w:rFonts w:ascii="Times New Roman" w:eastAsia="Arial" w:hAnsi="Times New Roman" w:cs="Times New Roman"/>
          <w:b/>
          <w:bCs/>
          <w:kern w:val="20"/>
        </w:rPr>
        <w:t>Party</w:t>
      </w:r>
      <w:r>
        <w:rPr>
          <w:rFonts w:ascii="Times New Roman" w:eastAsia="Arial" w:hAnsi="Times New Roman" w:cs="Times New Roman"/>
          <w:kern w:val="20"/>
        </w:rPr>
        <w:t>” and together as the “</w:t>
      </w:r>
      <w:r>
        <w:rPr>
          <w:rFonts w:ascii="Times New Roman" w:eastAsia="Arial" w:hAnsi="Times New Roman" w:cs="Times New Roman"/>
          <w:b/>
          <w:bCs/>
          <w:kern w:val="20"/>
        </w:rPr>
        <w:t>Parties</w:t>
      </w:r>
      <w:r>
        <w:rPr>
          <w:rFonts w:ascii="Times New Roman" w:eastAsia="Arial" w:hAnsi="Times New Roman" w:cs="Times New Roman"/>
          <w:kern w:val="20"/>
        </w:rPr>
        <w:t>”.</w:t>
      </w:r>
    </w:p>
    <w:p w14:paraId="34950EC5" w14:textId="04CCD7ED">
      <w:pPr>
        <w:spacing w:after="120" w:line="276" w:lineRule="auto"/>
        <w:rPr>
          <w:rFonts w:ascii="Times New Roman" w:hAnsi="Times New Roman" w:cs="Times New Roman"/>
          <w:b/>
          <w:bCs/>
        </w:rPr>
      </w:pPr>
      <w:r>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57EF3C39" w14:textId="77777777">
      <w:pPr>
        <w:spacing w:after="120" w:line="276" w:lineRule="auto"/>
        <w:jc w:val="both"/>
        <w:rPr>
          <w:rFonts w:ascii="Times New Roman" w:hAnsi="Times New Roman" w:cs="Times New Roman"/>
          <w:b/>
          <w:bCs/>
        </w:rPr>
      </w:pPr>
    </w:p>
    <w:p w14:paraId="6A22136F" w14:textId="4206883F">
      <w:pPr>
        <w:spacing w:after="120" w:line="276" w:lineRule="auto"/>
        <w:jc w:val="both"/>
        <w:rPr>
          <w:rFonts w:ascii="Times New Roman" w:hAnsi="Times New Roman" w:cs="Times New Roman"/>
        </w:rPr>
      </w:pPr>
      <w:r>
        <w:rPr>
          <w:rFonts w:ascii="Times New Roman" w:hAnsi="Times New Roman" w:cs="Times New Roman"/>
          <w:b/>
          <w:bCs/>
        </w:rPr>
        <w:t>1. IMPORTANT TERMS.</w:t>
      </w:r>
    </w:p>
    <w:p w14:paraId="38506AF5" w14:textId="7004C17F">
      <w:pPr>
        <w:spacing w:after="120" w:line="276" w:lineRule="auto"/>
        <w:ind w:left="720" w:hanging="540"/>
        <w:jc w:val="both"/>
        <w:rPr>
          <w:rFonts w:ascii="Times New Roman" w:hAnsi="Times New Roman" w:cs="Times New Roman"/>
        </w:rPr>
      </w:pPr>
      <w:r>
        <w:rPr>
          <w:rFonts w:ascii="Times New Roman" w:hAnsi="Times New Roman" w:cs="Times New Roman"/>
        </w:rPr>
        <w:t xml:space="preserve">1.1. This </w:t>
      </w:r>
      <w:r>
        <w:rPr>
          <w:rFonts w:ascii="Times New Roman" w:hAnsi="Times New Roman" w:cs="Times New Roman"/>
        </w:rPr>
        <w:t>Services</w:t>
      </w:r>
      <w:r>
        <w:rPr>
          <w:rFonts w:ascii="Times New Roman" w:hAnsi="Times New Roman" w:cs="Times New Roman"/>
        </w:rPr>
        <w:t xml:space="preserve"> Agreement (the “Agreement”) is </w:t>
      </w:r>
      <w:r>
        <w:rPr>
          <w:rFonts w:ascii="Times New Roman" w:hAnsi="Times New Roman" w:cs="Times New Roman"/>
        </w:rPr>
        <w:t xml:space="preserve">entered into by </w:t>
      </w:r>
      <w:r>
        <w:rPr>
          <w:rFonts w:ascii="Times New Roman" w:hAnsi="Times New Roman" w:cs="Times New Roman"/>
        </w:rPr>
        <w:t>AgentCo</w:t>
      </w:r>
      <w:r>
        <w:rPr>
          <w:rFonts w:ascii="Times New Roman" w:hAnsi="Times New Roman" w:cs="Times New Roman"/>
        </w:rPr>
        <w:t xml:space="preserve"> and </w:t>
      </w:r>
      <w:r>
        <w:rPr>
          <w:rFonts w:ascii="Times New Roman" w:hAnsi="Times New Roman" w:cs="Times New Roman"/>
        </w:rPr>
        <w:t>Customer, and</w:t>
      </w:r>
      <w:r>
        <w:rPr>
          <w:rFonts w:ascii="Times New Roman" w:hAnsi="Times New Roman" w:cs="Times New Roman"/>
        </w:rPr>
        <w:t xml:space="preserve"> sets out the terms on which Customer may access and use</w:t>
      </w:r>
      <w:r>
        <w:rPr>
          <w:rFonts w:ascii="Times New Roman" w:hAnsi="Times New Roman" w:cs="Times New Roman"/>
        </w:rPr>
        <w:t xml:space="preserve"> the Service. </w:t>
      </w:r>
      <w:r>
        <w:rPr>
          <w:rFonts w:ascii="Times New Roman" w:hAnsi="Times New Roman" w:cs="Times New Roman"/>
        </w:rPr>
        <w:t xml:space="preserve"> </w:t>
      </w:r>
    </w:p>
    <w:p w14:paraId="0024067C" w14:textId="329C3BB1">
      <w:pPr>
        <w:spacing w:after="120" w:line="276" w:lineRule="auto"/>
        <w:ind w:left="720" w:hanging="540"/>
        <w:jc w:val="both"/>
        <w:rPr>
          <w:rFonts w:ascii="Times New Roman" w:hAnsi="Times New Roman" w:cs="Times New Roman"/>
        </w:rPr>
      </w:pPr>
      <w:r>
        <w:rPr>
          <w:rFonts w:ascii="Times New Roman" w:hAnsi="Times New Roman" w:cs="Times New Roman"/>
        </w:rPr>
        <w:t xml:space="preserve">1.2. </w:t>
      </w:r>
      <w:r>
        <w:rPr>
          <w:rFonts w:ascii="Times New Roman" w:hAnsi="Times New Roman" w:cs="Times New Roman"/>
        </w:rPr>
        <w:t>Customer's use of the Service constitutes the parties' acceptance of, and agreement to be bound by, (</w:t>
      </w:r>
      <w:r>
        <w:rPr>
          <w:rFonts w:ascii="Times New Roman" w:hAnsi="Times New Roman" w:cs="Times New Roman"/>
        </w:rPr>
        <w:t>i</w:t>
      </w:r>
      <w:r>
        <w:rPr>
          <w:rFonts w:ascii="Times New Roman" w:hAnsi="Times New Roman" w:cs="Times New Roman"/>
        </w:rPr>
        <w:t>) this Agreement and (ii) the Data Processing Addendum (the “DPA”) set forth at Exhibit A (together</w:t>
      </w:r>
      <w:r>
        <w:rPr>
          <w:rFonts w:ascii="Times New Roman" w:hAnsi="Times New Roman" w:cs="Times New Roman"/>
        </w:rPr>
        <w:t>, the “Terms”).</w:t>
      </w:r>
    </w:p>
    <w:p w14:paraId="0721737C" w14:textId="77777777">
      <w:pPr>
        <w:spacing w:after="120" w:line="276" w:lineRule="auto"/>
        <w:ind w:left="720" w:hanging="540"/>
        <w:jc w:val="both"/>
        <w:rPr>
          <w:rFonts w:ascii="Times New Roman" w:hAnsi="Times New Roman" w:cs="Times New Roman"/>
        </w:rPr>
      </w:pPr>
      <w:r>
        <w:rPr>
          <w:rFonts w:ascii="Times New Roman" w:hAnsi="Times New Roman" w:cs="Times New Roman"/>
          <w:b/>
          <w:bCs/>
        </w:rPr>
        <w:t>DEFINITIONS.</w:t>
      </w:r>
      <w:r>
        <w:rPr>
          <w:rFonts w:ascii="Times New Roman" w:hAnsi="Times New Roman" w:cs="Times New Roman"/>
        </w:rPr>
        <w:t xml:space="preserve"> </w:t>
      </w:r>
    </w:p>
    <w:p w14:paraId="45744C31" w14:textId="5CDE97E5">
      <w:pPr>
        <w:spacing w:after="120" w:line="276" w:lineRule="auto"/>
        <w:ind w:left="720" w:hanging="540"/>
        <w:jc w:val="both"/>
        <w:rPr>
          <w:rFonts w:ascii="Times New Roman" w:hAnsi="Times New Roman" w:cs="Times New Roman"/>
        </w:rPr>
      </w:pPr>
      <w:r>
        <w:rPr>
          <w:rFonts w:ascii="Times New Roman" w:hAnsi="Times New Roman" w:cs="Times New Roman"/>
        </w:rPr>
        <w:t>2.1. “Affiliate” means, with respect to any entity, any other entity that (</w:t>
      </w:r>
      <w:r>
        <w:rPr>
          <w:rFonts w:ascii="Times New Roman" w:hAnsi="Times New Roman" w:cs="Times New Roman"/>
        </w:rPr>
        <w:t>i</w:t>
      </w:r>
      <w:r>
        <w:rPr>
          <w:rFonts w:ascii="Times New Roman" w:hAnsi="Times New Roman" w:cs="Times New Roman"/>
        </w:rPr>
        <w:t>) controls, is controlled by, or is under common control other than (ii) any portfolio company, investment vehicle, or other entity in which a party or any of its Affiliates holds an ownership interest only as a passive investor.</w:t>
      </w:r>
    </w:p>
    <w:p w14:paraId="2A2245C9" w14:textId="0B741D74">
      <w:pPr>
        <w:spacing w:after="120" w:line="276" w:lineRule="auto"/>
        <w:ind w:left="720" w:hanging="540"/>
        <w:jc w:val="both"/>
        <w:rPr>
          <w:rFonts w:ascii="Times New Roman" w:hAnsi="Times New Roman" w:cs="Times New Roman"/>
        </w:rPr>
      </w:pPr>
      <w:r>
        <w:rPr>
          <w:rFonts w:ascii="Times New Roman" w:hAnsi="Times New Roman" w:cs="Times New Roman"/>
        </w:rPr>
        <w:t>2.2. “</w:t>
      </w:r>
      <w:r>
        <w:rPr>
          <w:rFonts w:ascii="Times New Roman" w:hAnsi="Times New Roman" w:cs="Times New Roman"/>
        </w:rPr>
        <w:t>AgentCo</w:t>
      </w:r>
      <w:r>
        <w:rPr>
          <w:rFonts w:ascii="Times New Roman" w:hAnsi="Times New Roman" w:cs="Times New Roman"/>
        </w:rPr>
        <w:t xml:space="preserve">” means </w:t>
      </w:r>
      <w:r>
        <w:rPr>
          <w:rFonts w:ascii="Times New Roman" w:hAnsi="Times New Roman" w:cs="Times New Roman"/>
        </w:rPr>
        <w:t>AgentCo</w:t>
      </w:r>
      <w:r>
        <w:rPr>
          <w:rFonts w:ascii="Times New Roman" w:hAnsi="Times New Roman" w:cs="Times New Roman"/>
        </w:rPr>
        <w:t xml:space="preserve"> AI Corporation, a Delaware corporation, together with its Affiliates.</w:t>
      </w:r>
    </w:p>
    <w:p w14:paraId="006B7819" w14:textId="7C3FC828">
      <w:pPr>
        <w:spacing w:after="120" w:line="276" w:lineRule="auto"/>
        <w:ind w:left="720" w:hanging="540"/>
        <w:jc w:val="both"/>
        <w:rPr>
          <w:rFonts w:ascii="Times New Roman" w:hAnsi="Times New Roman" w:cs="Times New Roman"/>
        </w:rPr>
      </w:pPr>
      <w:commentRangeStart w:id="0"/>
      <w:r>
        <w:rPr>
          <w:rFonts w:ascii="Times New Roman" w:hAnsi="Times New Roman" w:cs="Times New Roman"/>
        </w:rPr>
        <w:t>2.</w:t>
      </w:r>
      <w:r>
        <w:rPr>
          <w:rFonts w:ascii="Times New Roman" w:hAnsi="Times New Roman" w:cs="Times New Roman"/>
        </w:rPr>
        <w:t>3</w:t>
      </w:r>
      <w:r>
        <w:rPr>
          <w:rFonts w:ascii="Times New Roman" w:hAnsi="Times New Roman" w:cs="Times New Roman"/>
        </w:rPr>
        <w:t>.</w:t>
      </w:r>
      <w:r>
        <w:rPr>
          <w:rFonts w:ascii="Times New Roman" w:hAnsi="Times New Roman" w:cs="Times New Roman"/>
        </w:rPr>
        <w:tab/>
      </w:r>
      <w:r>
        <w:rPr>
          <w:rFonts w:ascii="Times New Roman" w:eastAsia="Arial" w:hAnsi="Times New Roman" w:cs="Times New Roman"/>
          <w:color w:val="000000"/>
          <w:kern w:val="20"/>
        </w:rPr>
        <w:t>“</w:t>
      </w:r>
      <w:r>
        <w:rPr>
          <w:rFonts w:ascii="Times New Roman" w:eastAsia="Arial" w:hAnsi="Times New Roman" w:cs="Times New Roman"/>
          <w:bCs/>
          <w:color w:val="000000"/>
          <w:kern w:val="20"/>
        </w:rPr>
        <w:t>Applicable Law</w:t>
      </w:r>
      <w:r>
        <w:rPr>
          <w:rFonts w:ascii="Times New Roman" w:eastAsia="Arial" w:hAnsi="Times New Roman" w:cs="Times New Roman"/>
          <w:color w:val="000000"/>
          <w:kern w:val="20"/>
        </w:rPr>
        <w:t>” means all federal, state and local laws, statutes, ordinances, rules and regulations of any applicable jurisdiction</w:t>
      </w:r>
      <w:r>
        <w:rPr>
          <w:rFonts w:ascii="Times New Roman" w:eastAsia="Arial" w:hAnsi="Times New Roman" w:cs="Times New Roman"/>
          <w:color w:val="000000"/>
          <w:kern w:val="20"/>
        </w:rPr>
        <w:t xml:space="preserve"> </w:t>
      </w:r>
      <w:del w:author="Reviewing Counsel (AgentCo)" w:id="12" w:date="2026-10-19T02:34:31Z">
        <w:r>
          <w:rPr>
            <w:rFonts w:ascii="Times New Roman" w:eastAsia="Arial" w:hAnsi="Times New Roman" w:cs="Times New Roman"/>
            <w:color w:val="000000"/>
            <w:kern w:val="20"/>
          </w:rPr>
          <w:delText xml:space="preserve">and any applicable court order or settlement agreement </w:delText>
        </w:r>
      </w:del>
      <w:r>
        <w:rPr>
          <w:rFonts w:ascii="Times New Roman" w:eastAsia="Arial" w:hAnsi="Times New Roman" w:cs="Times New Roman"/>
          <w:color w:val="000000"/>
          <w:kern w:val="20"/>
        </w:rPr>
        <w:t>including, without limitation, privacy and data security statutes and regulations promulgated and in effect under such statutes, including</w:t>
      </w:r>
      <w:r>
        <w:rPr>
          <w:rFonts w:ascii="Times New Roman" w:eastAsia="Arial" w:hAnsi="Times New Roman" w:cs="Times New Roman"/>
          <w:color w:val="000000"/>
          <w:kern w:val="20"/>
        </w:rPr>
        <w:t>, but not limited to,</w:t>
      </w:r>
      <w:r>
        <w:rPr>
          <w:rFonts w:ascii="Times New Roman" w:eastAsia="Arial" w:hAnsi="Times New Roman" w:cs="Times New Roman"/>
          <w:color w:val="000000"/>
          <w:kern w:val="20"/>
        </w:rPr>
        <w:t xml:space="preserve"> the California Consumer Privacy Act as amended by California Privacy Rights Act of 2020, Cal. Civ. Code § 1798.100 et seq (“</w:t>
      </w:r>
      <w:r>
        <w:rPr>
          <w:rFonts w:ascii="Times New Roman" w:eastAsia="Arial" w:hAnsi="Times New Roman" w:cs="Times New Roman"/>
          <w:b/>
          <w:bCs/>
          <w:color w:val="000000"/>
          <w:kern w:val="20"/>
        </w:rPr>
        <w:t>CPRA</w:t>
      </w:r>
      <w:r>
        <w:rPr>
          <w:rFonts w:ascii="Times New Roman" w:eastAsia="Arial" w:hAnsi="Times New Roman" w:cs="Times New Roman"/>
          <w:color w:val="000000"/>
          <w:kern w:val="20"/>
        </w:rPr>
        <w:t>”)</w:t>
      </w:r>
      <w:r>
        <w:rPr>
          <w:rFonts w:ascii="Times New Roman" w:eastAsia="Arial" w:hAnsi="Times New Roman" w:cs="Times New Roman"/>
          <w:color w:val="000000"/>
          <w:kern w:val="20"/>
        </w:rPr>
        <w:t>.</w:t>
      </w:r>
      <w:r>
        <w:rPr>
          <w:rFonts w:ascii="Arial" w:eastAsia="Arial" w:hAnsi="Arial" w:cs="Arial"/>
          <w:color w:val="000000"/>
          <w:kern w:val="20"/>
        </w:rPr>
        <w:t xml:space="preserve"> </w:t>
      </w:r>
      <w:r>
        <w:rPr>
          <w:rFonts w:ascii="Times New Roman" w:hAnsi="Times New Roman" w:cs="Times New Roman"/>
        </w:rPr>
        <w:t xml:space="preserve"> </w:t>
      </w:r>
      <w:commentRangeEnd w:id="0"/>
      <w:r>
        <w:rPr>
          <w:rStyle w:val="CommentReference"/>
          <w:sz w:val="20"/>
          <w:szCs w:val="20"/>
        </w:rPr>
        <w:commentReference w:id="0"/>
      </w:r>
    </w:p>
    <w:p w14:paraId="08EAC13A" w14:textId="7D0B7D79">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4</w:t>
      </w:r>
      <w:r>
        <w:rPr>
          <w:rFonts w:ascii="Times New Roman" w:hAnsi="Times New Roman" w:cs="Times New Roman"/>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r>
        <w:rPr>
          <w:rFonts w:ascii="Times New Roman" w:hAnsi="Times New Roman" w:cs="Times New Roman"/>
        </w:rPr>
        <w:t>, as mutually agreed to by</w:t>
      </w:r>
      <w:r>
        <w:rPr>
          <w:rFonts w:ascii="Times New Roman" w:hAnsi="Times New Roman" w:cs="Times New Roman"/>
        </w:rPr>
        <w:t xml:space="preserve"> the parties</w:t>
      </w:r>
      <w:r>
        <w:rPr>
          <w:rFonts w:ascii="Times New Roman" w:hAnsi="Times New Roman" w:cs="Times New Roman"/>
        </w:rPr>
        <w:t>.</w:t>
      </w:r>
    </w:p>
    <w:p w14:paraId="71312B23" w14:textId="45645C75">
      <w:pPr>
        <w:spacing w:after="120" w:line="276" w:lineRule="auto"/>
        <w:ind w:left="720" w:hanging="540"/>
        <w:jc w:val="both"/>
        <w:rPr>
          <w:rFonts w:ascii="Times New Roman" w:hAnsi="Times New Roman" w:cs="Times New Roman"/>
        </w:rPr>
      </w:pPr>
      <w:ins w:author="Reviewing Counsel (AgentCo)" w:id="14" w:date="2026-10-19T02:34:31Z">
        <w:commentRangeStart w:id="1"/>
        <w:r>
          <w:rPr>
            <w:rFonts w:ascii="Times New Roman" w:hAnsi="Times New Roman" w:cs="Times New Roman"/>
          </w:rPr>
          <w:t>2.</w:t>
        </w:r>
      </w:ins>
      <w:del w:author="Reviewing Counsel (AgentCo)" w:id="13" w:date="2026-10-19T02:34:31Z">
        <w:r>
          <w:rPr>
            <w:rFonts w:ascii="Times New Roman" w:hAnsi="Times New Roman" w:cs="Times New Roman"/>
          </w:rPr>
          <w:delText>2.</w:delText>
        </w:r>
        <w:r>
          <w:rPr>
            <w:rFonts w:ascii="Times New Roman" w:hAnsi="Times New Roman" w:cs="Times New Roman"/>
          </w:rPr>
          <w:delText>5</w:delText>
        </w:r>
        <w:r>
          <w:rPr>
            <w:rFonts w:ascii="Times New Roman" w:hAnsi="Times New Roman" w:cs="Times New Roman"/>
          </w:rPr>
          <w:delText xml:space="preserve">. “Confidential Information” means </w:delText>
        </w:r>
        <w:r>
          <w:rPr>
            <w:rFonts w:ascii="Times New Roman" w:eastAsia="Arial" w:hAnsi="Times New Roman" w:cs="Times New Roman"/>
            <w:color w:val="000000"/>
            <w:kern w:val="20"/>
          </w:rPr>
          <w:delTex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delText>
        </w:r>
        <w:r>
          <w:rPr>
            <w:rFonts w:ascii="Times New Roman" w:eastAsia="Arial" w:hAnsi="Times New Roman" w:cs="Times New Roman"/>
            <w:color w:val="000000"/>
            <w:kern w:val="20"/>
          </w:rPr>
          <w:delText xml:space="preserve">For the avoidance of doubt, </w:delText>
        </w:r>
        <w:r>
          <w:rPr>
            <w:rFonts w:ascii="Times New Roman" w:eastAsia="Arial" w:hAnsi="Times New Roman" w:cs="Times New Roman"/>
            <w:color w:val="000000"/>
            <w:kern w:val="20"/>
          </w:rPr>
          <w:delText>LargeCo’s</w:delText>
        </w:r>
        <w:r>
          <w:rPr>
            <w:rFonts w:ascii="Times New Roman" w:eastAsia="Arial" w:hAnsi="Times New Roman" w:cs="Times New Roman"/>
            <w:color w:val="000000"/>
            <w:kern w:val="20"/>
          </w:rPr>
          <w:delText xml:space="preserve"> Confidential Information also includes, without limitation, any and all: (a) information accessed through or provided by any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System; (b) passwords issued to Provider for access to any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System; (c) User Information; and (d) information disclosed, accessed, received, or collected through Provider’s provision of the Services and/or Deliverables and/or through a third-party acting on behalf of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(for example, if Provider receives </w:delText>
        </w:r>
        <w:r>
          <w:rPr>
            <w:rFonts w:ascii="Times New Roman" w:eastAsia="Arial" w:hAnsi="Times New Roman" w:cs="Times New Roman"/>
            <w:color w:val="000000"/>
            <w:kern w:val="20"/>
          </w:rPr>
          <w:delText>LargeCo’s</w:delText>
        </w:r>
        <w:r>
          <w:rPr>
            <w:rFonts w:ascii="Times New Roman" w:eastAsia="Arial" w:hAnsi="Times New Roman" w:cs="Times New Roman"/>
            <w:color w:val="000000"/>
            <w:kern w:val="20"/>
          </w:rPr>
          <w:delText xml:space="preserve"> information directly from another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service provider or other mechanism that provides (or provides access to) </w:delText>
        </w:r>
        <w:r>
          <w:rPr>
            <w:rFonts w:ascii="Times New Roman" w:eastAsia="Arial" w:hAnsi="Times New Roman" w:cs="Times New Roman"/>
            <w:color w:val="000000"/>
            <w:kern w:val="20"/>
          </w:rPr>
          <w:delText>LargeCo’s</w:delText>
        </w:r>
        <w:r>
          <w:rPr>
            <w:rFonts w:ascii="Times New Roman" w:eastAsia="Arial" w:hAnsi="Times New Roman" w:cs="Times New Roman"/>
            <w:color w:val="000000"/>
            <w:kern w:val="20"/>
          </w:rPr>
          <w:delText xml:space="preserve"> Confidential Information outside of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itself, including, without limitation, through the provision of software as a service, platform as a service or an application programming interface)</w:delText>
        </w:r>
      </w:del>
      <w:ins w:author="Reviewing Counsel (AgentCo)" w:id="16" w:date="2026-10-19T02:34:31Z">
        <w:r>
          <w:rPr>
            <w:rFonts w:ascii="Times New Roman" w:hAnsi="Times New Roman" w:cs="Times New Roman"/>
          </w:rPr>
          <w:t>5</w:t>
        </w:r>
        <w:r>
          <w:rPr>
            <w:rFonts w:ascii="Times New Roman" w:hAnsi="Times New Roman" w:cs="Times New Roman"/>
          </w:rPr>
          <w:t xml:space="preserve">. “Confidential Information” means </w:t>
        </w:r>
        <w:r>
          <w:rPr>
            <w:rFonts w:ascii="Times New Roman" w:hAnsi="Times New Roman" w:cs="Times New Roman"/>
          </w:rPr>
          <w: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r>
          <w:rPr>
            <w:rFonts w:ascii="Times New Roman" w:hAnsi="Times New Roman" w:cs="Times New Roman"/>
          </w:rPr>
          <w:t>.</w:t>
        </w:r>
        <w:commentRangeEnd w:id="1"/>
        <w:r>
          <w:rPr>
            <w:rStyle w:val="CommentReference"/>
            <w:sz w:val="20"/>
            <w:szCs w:val="20"/>
          </w:rPr>
          <w:commentReference w:id="1"/>
        </w:r>
      </w:ins>
      <w:del w:author="Reviewing Counsel (AgentCo)" w:id="15" w:date="2026-10-19T02:34:31Z">
        <w:r>
          <w:rPr>
            <w:rFonts w:ascii="Times New Roman" w:hAnsi="Times New Roman" w:cs="Times New Roman"/>
          </w:rPr>
          <w:delText>.</w:delText>
        </w:r>
      </w:del>
    </w:p>
    <w:p w14:paraId="1B2A2725" w14:textId="56E37394">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6</w:t>
      </w:r>
      <w:r>
        <w:rPr>
          <w:rFonts w:ascii="Times New Roman" w:hAnsi="Times New Roman" w:cs="Times New Roman"/>
        </w:rPr>
        <w:t>. “Content”</w:t>
      </w:r>
      <w:r>
        <w:rPr>
          <w:rFonts w:ascii="Times New Roman" w:hAnsi="Times New Roman" w:cs="Times New Roman"/>
        </w:rPr>
        <w:t xml:space="preserve"> means Input and Output.</w:t>
      </w:r>
    </w:p>
    <w:p w14:paraId="0650D41B" w14:textId="001961AC">
      <w:pPr>
        <w:ind w:firstLine="180"/>
        <w:rPr>
          <w:rFonts w:ascii="Times New Roman" w:hAnsi="Times New Roman" w:cs="Times New Roman"/>
        </w:rPr>
      </w:pPr>
      <w:r>
        <w:rPr>
          <w:rFonts w:ascii="Times New Roman" w:hAnsi="Times New Roman" w:cs="Times New Roman"/>
        </w:rPr>
        <w:t>2.</w:t>
      </w:r>
      <w:r>
        <w:rPr>
          <w:rFonts w:ascii="Times New Roman" w:hAnsi="Times New Roman" w:cs="Times New Roman"/>
        </w:rPr>
        <w:t>7</w:t>
      </w:r>
      <w:r>
        <w:rPr>
          <w:rFonts w:ascii="Times New Roman" w:hAnsi="Times New Roman" w:cs="Times New Roman"/>
        </w:rPr>
        <w:t>. “Customer” means</w:t>
      </w:r>
      <w:r>
        <w:rPr>
          <w:rFonts w:ascii="Times New Roman" w:hAnsi="Times New Roman" w:cs="Times New Roman"/>
        </w:rPr>
        <w:t xml:space="preserve"> </w:t>
      </w:r>
      <w:r>
        <w:rPr>
          <w:rFonts w:ascii="Times New Roman" w:hAnsi="Times New Roman" w:cs="Times New Roman"/>
        </w:rPr>
        <w:t>LargeCo</w:t>
      </w:r>
      <w:r>
        <w:rPr>
          <w:rFonts w:ascii="Times New Roman" w:hAnsi="Times New Roman" w:cs="Times New Roman"/>
        </w:rPr>
        <w:t>,</w:t>
      </w:r>
      <w:r>
        <w:rPr>
          <w:rFonts w:ascii="Times New Roman" w:hAnsi="Times New Roman" w:cs="Times New Roman"/>
        </w:rPr>
        <w:t xml:space="preserve"> the organization or entity </w:t>
      </w:r>
      <w:r>
        <w:rPr>
          <w:rFonts w:ascii="Times New Roman" w:hAnsi="Times New Roman" w:cs="Times New Roman"/>
        </w:rPr>
        <w:t>contracting for use of the Service</w:t>
      </w:r>
      <w:r>
        <w:rPr>
          <w:rFonts w:ascii="Times New Roman" w:hAnsi="Times New Roman" w:cs="Times New Roman"/>
        </w:rPr>
        <w:t>.</w:t>
      </w:r>
    </w:p>
    <w:p w14:paraId="0972E29A" w14:textId="77777777">
      <w:pPr>
        <w:ind w:firstLine="180"/>
        <w:rPr>
          <w:rFonts w:ascii="Times New Roman" w:hAnsi="Times New Roman" w:cs="Times New Roman"/>
        </w:rPr>
      </w:pPr>
    </w:p>
    <w:p w14:paraId="7B0A3226" w14:textId="03D59E85">
      <w:pPr>
        <w:ind w:left="720" w:hanging="540"/>
        <w:jc w:val="both"/>
        <w:rPr>
          <w:rFonts w:ascii="Times New Roman" w:hAnsi="Times New Roman" w:cs="Times New Roman"/>
        </w:rPr>
      </w:pPr>
      <w:ins w:author="Reviewing Counsel (AgentCo)" w:id="18" w:date="2026-10-19T02:34:31Z">
        <w:r>
          <w:rPr>
            <w:rFonts w:ascii="Times New Roman" w:hAnsi="Times New Roman" w:cs="Times New Roman"/>
          </w:rPr>
          <w:t>2.</w:t>
        </w:r>
      </w:ins>
      <w:del w:author="Reviewing Counsel (AgentCo)" w:id="17" w:date="2026-10-19T02:34:31Z">
        <w:r>
          <w:rPr>
            <w:rFonts w:ascii="Times New Roman" w:hAnsi="Times New Roman" w:cs="Times New Roman"/>
          </w:rPr>
          <w:delText>2.</w:delText>
        </w:r>
        <w:r>
          <w:rPr>
            <w:rFonts w:ascii="Times New Roman" w:hAnsi="Times New Roman" w:cs="Times New Roman"/>
          </w:rPr>
          <w:delText>8</w:delText>
        </w:r>
        <w:r>
          <w:rPr>
            <w:rFonts w:ascii="Times New Roman" w:hAnsi="Times New Roman" w:cs="Times New Roman"/>
          </w:rPr>
          <w:tab/>
        </w:r>
        <w:r>
          <w:rPr>
            <w:rFonts w:ascii="Times New Roman" w:eastAsia="Arial" w:hAnsi="Times New Roman" w:cs="Times New Roman"/>
            <w:color w:val="000000"/>
            <w:kern w:val="20"/>
          </w:rPr>
          <w:delText>“</w:delText>
        </w:r>
        <w:r>
          <w:rPr>
            <w:rFonts w:ascii="Times New Roman" w:eastAsia="Arial" w:hAnsi="Times New Roman" w:cs="Times New Roman"/>
            <w:color w:val="000000"/>
            <w:kern w:val="20"/>
          </w:rPr>
          <w:delText xml:space="preserve">Customer </w:delText>
        </w:r>
        <w:r>
          <w:rPr>
            <w:rFonts w:ascii="Times New Roman" w:eastAsia="Arial" w:hAnsi="Times New Roman" w:cs="Times New Roman"/>
            <w:bCs/>
            <w:color w:val="000000"/>
            <w:kern w:val="20"/>
          </w:rPr>
          <w:delText>Data</w:delText>
        </w:r>
        <w:r>
          <w:rPr>
            <w:rFonts w:ascii="Times New Roman" w:eastAsia="Arial" w:hAnsi="Times New Roman" w:cs="Times New Roman"/>
            <w:color w:val="000000"/>
            <w:kern w:val="20"/>
          </w:rPr>
          <w:delText xml:space="preserve">” means any information entered, submitted, transferred, or uploaded to, Processed (as defined in Exhibit </w:delText>
        </w:r>
        <w:r>
          <w:rPr>
            <w:rFonts w:ascii="Times New Roman" w:eastAsia="Arial" w:hAnsi="Times New Roman" w:cs="Times New Roman"/>
            <w:color w:val="000000"/>
            <w:kern w:val="20"/>
          </w:rPr>
          <w:delText>A</w:delText>
        </w:r>
        <w:r>
          <w:rPr>
            <w:rFonts w:ascii="Times New Roman" w:eastAsia="Arial" w:hAnsi="Times New Roman" w:cs="Times New Roman"/>
            <w:color w:val="000000"/>
            <w:kern w:val="20"/>
          </w:rPr>
          <w:delText xml:space="preserve">) in connection with, or otherwise collected, stored, accessed or received by or in connection with any of the Service, or otherwise provided or made available to </w:delText>
        </w:r>
        <w:r>
          <w:rPr>
            <w:rFonts w:ascii="Times New Roman" w:eastAsia="Arial" w:hAnsi="Times New Roman" w:cs="Times New Roman"/>
            <w:color w:val="000000"/>
            <w:kern w:val="20"/>
          </w:rPr>
          <w:delText>AgentCo</w:delText>
        </w:r>
        <w:r>
          <w:rPr>
            <w:rFonts w:ascii="Times New Roman" w:eastAsia="Arial" w:hAnsi="Times New Roman" w:cs="Times New Roman"/>
            <w:color w:val="000000"/>
            <w:kern w:val="20"/>
          </w:rPr>
          <w:delText xml:space="preserve"> by or from </w:delText>
        </w:r>
        <w:r>
          <w:rPr>
            <w:rFonts w:ascii="Times New Roman" w:eastAsia="Arial" w:hAnsi="Times New Roman" w:cs="Times New Roman"/>
            <w:color w:val="000000"/>
            <w:kern w:val="20"/>
          </w:rPr>
          <w:delText>LargeCo</w:delText>
        </w:r>
        <w:r>
          <w:rPr>
            <w:rFonts w:ascii="Times New Roman" w:eastAsia="Arial" w:hAnsi="Times New Roman" w:cs="Times New Roman"/>
            <w:color w:val="000000"/>
            <w:kern w:val="20"/>
          </w:rPr>
          <w:delText xml:space="preserve"> or on </w:delText>
        </w:r>
        <w:r>
          <w:rPr>
            <w:rFonts w:ascii="Times New Roman" w:eastAsia="Arial" w:hAnsi="Times New Roman" w:cs="Times New Roman"/>
            <w:color w:val="000000"/>
            <w:kern w:val="20"/>
          </w:rPr>
          <w:delText>LargeCo’s</w:delText>
        </w:r>
        <w:r>
          <w:rPr>
            <w:rFonts w:ascii="Times New Roman" w:eastAsia="Arial" w:hAnsi="Times New Roman" w:cs="Times New Roman"/>
            <w:color w:val="000000"/>
            <w:kern w:val="20"/>
          </w:rPr>
          <w:delText xml:space="preserve"> behalf. </w:delText>
        </w:r>
        <w:r>
          <w:rPr>
            <w:rFonts w:ascii="Times New Roman" w:eastAsia="Arial" w:hAnsi="Times New Roman" w:cs="Times New Roman"/>
            <w:color w:val="000000"/>
            <w:kern w:val="20"/>
          </w:rPr>
          <w:delText xml:space="preserve">Customer </w:delText>
        </w:r>
        <w:r>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del>
      <w:ins w:author="Reviewing Counsel (AgentCo)" w:id="20" w:date="2026-10-19T02:34:31Z">
        <w:r>
          <w:rPr>
            <w:rFonts w:ascii="Times New Roman" w:hAnsi="Times New Roman" w:cs="Times New Roman"/>
          </w:rPr>
          <w:t>8</w:t>
        </w:r>
        <w:commentRangeStart w:id="2"/>
        <w:r>
          <w:rPr>
            <w:rFonts w:ascii="Times New Roman" w:hAnsi="Times New Roman" w:cs="Times New Roman"/>
          </w:rPr>
          <w:t xml:space="preserve">	“Customer Data” means candidate materials, interview notes, prompts, and configurations that Customer or its users submit to or upload to the Service for the pilot workflows described in the applicable Order Form.</w:t>
        </w:r>
        <w:commentRangeEnd w:id="2"/>
        <w:r>
          <w:rPr>
            <w:rStyle w:val="CommentReference"/>
            <w:sz w:val="20"/>
            <w:szCs w:val="20"/>
          </w:rPr>
          <w:commentReference w:id="2"/>
        </w:r>
      </w:ins>
      <w:del w:author="Reviewing Counsel (AgentCo)" w:id="19" w:date="2026-10-19T02:34:31Z">
        <w:r>
          <w:rPr>
            <w:rFonts w:ascii="Times New Roman" w:eastAsia="Arial" w:hAnsi="Times New Roman" w:cs="Times New Roman"/>
            <w:kern w:val="20"/>
          </w:rPr>
          <w:delText>.</w:delText>
        </w:r>
      </w:del>
    </w:p>
    <w:p w14:paraId="0A255DC9" w14:textId="77777777">
      <w:pPr>
        <w:rPr>
          <w:rFonts w:ascii="Times New Roman" w:hAnsi="Times New Roman" w:cs="Times New Roman"/>
        </w:rPr>
      </w:pPr>
    </w:p>
    <w:p w14:paraId="0D97BED3" w14:textId="59CD3D57">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9</w:t>
      </w:r>
      <w:r>
        <w:rPr>
          <w:rFonts w:ascii="Times New Roman" w:hAnsi="Times New Roman" w:cs="Times New Roman"/>
        </w:rPr>
        <w:t>. “Documentation”</w:t>
      </w:r>
      <w:r>
        <w:rPr>
          <w:rFonts w:ascii="Times New Roman" w:hAnsi="Times New Roman" w:cs="Times New Roman"/>
        </w:rPr>
        <w:t xml:space="preserve"> means the technical and other </w:t>
      </w:r>
      <w:r>
        <w:rPr>
          <w:rFonts w:ascii="Times New Roman" w:hAnsi="Times New Roman" w:cs="Times New Roman"/>
        </w:rPr>
        <w:t xml:space="preserve">written materials describing use of the Service that </w:t>
      </w:r>
      <w:r>
        <w:rPr>
          <w:rFonts w:ascii="Times New Roman" w:hAnsi="Times New Roman" w:cs="Times New Roman"/>
        </w:rPr>
        <w:t>AgentCo</w:t>
      </w:r>
      <w:r>
        <w:rPr>
          <w:rFonts w:ascii="Times New Roman" w:hAnsi="Times New Roman" w:cs="Times New Roman"/>
        </w:rPr>
        <w:t xml:space="preserve"> makes available to Customer</w:t>
      </w:r>
      <w:r>
        <w:rPr>
          <w:rFonts w:ascii="Times New Roman" w:hAnsi="Times New Roman" w:cs="Times New Roman"/>
        </w:rPr>
        <w:t>.</w:t>
      </w:r>
    </w:p>
    <w:p w14:paraId="11804FF7" w14:textId="2C27047D">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0</w:t>
      </w:r>
      <w:r>
        <w:rPr>
          <w:rFonts w:ascii="Times New Roman" w:hAnsi="Times New Roman" w:cs="Times New Roman"/>
        </w:rPr>
        <w:t>. “Effective Date”</w:t>
      </w:r>
      <w:r>
        <w:rPr>
          <w:rFonts w:ascii="Times New Roman" w:hAnsi="Times New Roman" w:cs="Times New Roman"/>
        </w:rPr>
        <w:t xml:space="preserve"> means the </w:t>
      </w:r>
      <w:r>
        <w:rPr>
          <w:rFonts w:ascii="Times New Roman" w:hAnsi="Times New Roman" w:cs="Times New Roman"/>
        </w:rPr>
        <w:t>earlier of (</w:t>
      </w:r>
      <w:r>
        <w:rPr>
          <w:rFonts w:ascii="Times New Roman" w:hAnsi="Times New Roman" w:cs="Times New Roman"/>
        </w:rPr>
        <w:t>i</w:t>
      </w:r>
      <w:r>
        <w:rPr>
          <w:rFonts w:ascii="Times New Roman" w:hAnsi="Times New Roman" w:cs="Times New Roman"/>
        </w:rPr>
        <w:t xml:space="preserve">) the date on which Customer first uses the Service </w:t>
      </w:r>
      <w:r>
        <w:rPr>
          <w:rFonts w:ascii="Times New Roman" w:hAnsi="Times New Roman" w:cs="Times New Roman"/>
        </w:rPr>
        <w:t xml:space="preserve">or </w:t>
      </w:r>
      <w:r>
        <w:rPr>
          <w:rFonts w:ascii="Times New Roman" w:hAnsi="Times New Roman" w:cs="Times New Roman"/>
        </w:rPr>
        <w:t>(ii) the effective date of the first Order Form that</w:t>
      </w:r>
      <w:r>
        <w:rPr>
          <w:rFonts w:ascii="Times New Roman" w:hAnsi="Times New Roman" w:cs="Times New Roman"/>
        </w:rPr>
        <w:t xml:space="preserve"> is e</w:t>
      </w:r>
      <w:r>
        <w:rPr>
          <w:rFonts w:ascii="Times New Roman" w:hAnsi="Times New Roman" w:cs="Times New Roman"/>
        </w:rPr>
        <w:t xml:space="preserve">xecuted by both </w:t>
      </w:r>
      <w:r>
        <w:rPr>
          <w:rFonts w:ascii="Times New Roman" w:hAnsi="Times New Roman" w:cs="Times New Roman"/>
        </w:rPr>
        <w:t>P</w:t>
      </w:r>
      <w:r>
        <w:rPr>
          <w:rFonts w:ascii="Times New Roman" w:hAnsi="Times New Roman" w:cs="Times New Roman"/>
        </w:rPr>
        <w:t>arties and which</w:t>
      </w:r>
      <w:r>
        <w:rPr>
          <w:rFonts w:ascii="Times New Roman" w:hAnsi="Times New Roman" w:cs="Times New Roman"/>
        </w:rPr>
        <w:t xml:space="preserve"> references</w:t>
      </w:r>
      <w:r>
        <w:rPr>
          <w:rFonts w:ascii="Times New Roman" w:hAnsi="Times New Roman" w:cs="Times New Roman"/>
        </w:rPr>
        <w:t xml:space="preserve"> this Agreement.</w:t>
      </w:r>
    </w:p>
    <w:p w14:paraId="464E05B4" w14:textId="62E0856B">
      <w:pPr>
        <w:spacing w:after="120" w:line="276" w:lineRule="auto"/>
        <w:ind w:left="720" w:hanging="54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1</w:t>
      </w:r>
      <w:r>
        <w:rPr>
          <w:rFonts w:ascii="Times New Roman" w:hAnsi="Times New Roman" w:cs="Times New Roman"/>
        </w:rPr>
        <w:t>1</w:t>
      </w:r>
      <w:r>
        <w:rPr>
          <w:rFonts w:ascii="Times New Roman" w:hAnsi="Times New Roman" w:cs="Times New Roman"/>
        </w:rPr>
        <w:t>. “Feedback”</w:t>
      </w:r>
      <w:r>
        <w:rPr>
          <w:rFonts w:ascii="Times New Roman" w:hAnsi="Times New Roman" w:cs="Times New Roman"/>
        </w:rPr>
        <w:t xml:space="preserve"> means any suggestion</w:t>
      </w:r>
      <w:r>
        <w:rPr>
          <w:rFonts w:ascii="Times New Roman" w:hAnsi="Times New Roman" w:cs="Times New Roman"/>
        </w:rPr>
        <w:t xml:space="preserve">, enhancement request, recommendation, correction, or other feedback that Customer provides to </w:t>
      </w:r>
      <w:r>
        <w:rPr>
          <w:rFonts w:ascii="Times New Roman" w:hAnsi="Times New Roman" w:cs="Times New Roman"/>
        </w:rPr>
        <w:t>AgentCo</w:t>
      </w:r>
      <w:r>
        <w:rPr>
          <w:rFonts w:ascii="Times New Roman" w:hAnsi="Times New Roman" w:cs="Times New Roman"/>
        </w:rPr>
        <w:t xml:space="preserve"> concerning </w:t>
      </w:r>
      <w:r>
        <w:rPr>
          <w:rFonts w:ascii="Times New Roman" w:hAnsi="Times New Roman" w:cs="Times New Roman"/>
        </w:rPr>
        <w:t>AgentCo's</w:t>
      </w:r>
      <w:r>
        <w:rPr>
          <w:rFonts w:ascii="Times New Roman" w:hAnsi="Times New Roman" w:cs="Times New Roman"/>
        </w:rPr>
        <w:t xml:space="preserve"> </w:t>
      </w:r>
      <w:r>
        <w:rPr>
          <w:rFonts w:ascii="Times New Roman" w:hAnsi="Times New Roman" w:cs="Times New Roman"/>
        </w:rPr>
        <w:t>offerings, but</w:t>
      </w:r>
      <w:r>
        <w:rPr>
          <w:rFonts w:ascii="Times New Roman" w:hAnsi="Times New Roman" w:cs="Times New Roman"/>
        </w:rPr>
        <w:t xml:space="preserve"> excludes Customer Data and Content.</w:t>
      </w:r>
    </w:p>
    <w:p w14:paraId="6FEB777E" w14:textId="04C85272">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2</w:t>
      </w:r>
      <w:r>
        <w:rPr>
          <w:rFonts w:ascii="Times New Roman" w:hAnsi="Times New Roman" w:cs="Times New Roman"/>
        </w:rPr>
        <w:t>. “Input”</w:t>
      </w:r>
      <w:r>
        <w:rPr>
          <w:rFonts w:ascii="Times New Roman" w:hAnsi="Times New Roman" w:cs="Times New Roman"/>
        </w:rPr>
        <w:t xml:space="preserve"> means </w:t>
      </w:r>
      <w:r>
        <w:rPr>
          <w:rFonts w:ascii="Times New Roman" w:hAnsi="Times New Roman" w:cs="Times New Roman"/>
        </w:rPr>
        <w:t>a</w:t>
      </w:r>
      <w:r>
        <w:rPr>
          <w:rFonts w:ascii="Times New Roman" w:hAnsi="Times New Roman" w:cs="Times New Roman"/>
        </w:rPr>
        <w:t xml:space="preserve"> query </w:t>
      </w:r>
      <w:r>
        <w:rPr>
          <w:rFonts w:ascii="Times New Roman" w:hAnsi="Times New Roman" w:cs="Times New Roman"/>
        </w:rPr>
        <w:t>submitt</w:t>
      </w:r>
      <w:r>
        <w:rPr>
          <w:rFonts w:ascii="Times New Roman" w:hAnsi="Times New Roman" w:cs="Times New Roman"/>
        </w:rPr>
        <w:t>ed by a user to the Service.</w:t>
      </w:r>
    </w:p>
    <w:p>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3</w:t>
      </w:r>
      <w:r>
        <w:rPr>
          <w:rFonts w:ascii="Times New Roman" w:hAnsi="Times New Roman" w:cs="Times New Roman"/>
        </w:rPr>
        <w:t>.</w:t>
      </w:r>
      <w:r>
        <w:rPr>
          <w:rFonts w:ascii="Times New Roman" w:hAnsi="Times New Roman" w:cs="Times New Roman"/>
        </w:rPr>
        <w:t xml:space="preserve">  “</w:t>
      </w:r>
      <w:r>
        <w:rPr>
          <w:rFonts w:ascii="Times New Roman" w:eastAsia="Arial" w:hAnsi="Times New Roman" w:cs="Times New Roman"/>
          <w:bCs/>
          <w:color w:val="000000"/>
          <w:kern w:val="20"/>
        </w:rPr>
        <w:t>Order Form</w:t>
      </w:r>
      <w:r>
        <w:rPr>
          <w:rFonts w:ascii="Times New Roman" w:eastAsia="Arial" w:hAnsi="Times New Roman" w:cs="Times New Roman"/>
          <w:color w:val="000000"/>
          <w:kern w:val="20"/>
        </w:rPr>
        <w:t xml:space="preserve">” means an ordering document, purchasing form or other document that is agreed and signed by both Provider and </w:t>
      </w:r>
      <w:r>
        <w:rPr>
          <w:rFonts w:ascii="Times New Roman" w:eastAsia="Arial" w:hAnsi="Times New Roman" w:cs="Times New Roman"/>
          <w:color w:val="000000"/>
          <w:kern w:val="20"/>
        </w:rPr>
        <w:t>LargeCo</w:t>
      </w:r>
      <w:r>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r>
        <w:rPr>
          <w:rFonts w:ascii="Times New Roman" w:hAnsi="Times New Roman" w:cs="Times New Roman"/>
        </w:rPr>
        <w:t>2.1</w:t>
      </w:r>
      <w:r>
        <w:rPr>
          <w:rFonts w:ascii="Times New Roman" w:hAnsi="Times New Roman" w:cs="Times New Roman"/>
        </w:rPr>
        <w:t>4</w:t>
      </w:r>
      <w:r>
        <w:rPr>
          <w:rFonts w:ascii="Times New Roman" w:hAnsi="Times New Roman" w:cs="Times New Roman"/>
        </w:rPr>
        <w:t>. “Output”</w:t>
      </w:r>
      <w:r>
        <w:rPr>
          <w:rFonts w:ascii="Times New Roman" w:hAnsi="Times New Roman" w:cs="Times New Roman"/>
        </w:rPr>
        <w:t xml:space="preserve"> means the </w:t>
      </w:r>
      <w:r>
        <w:rPr>
          <w:rFonts w:ascii="Times New Roman" w:hAnsi="Times New Roman" w:cs="Times New Roman"/>
        </w:rPr>
        <w:t>response generated by the Service for a user in reply to that user'</w:t>
      </w:r>
      <w:r>
        <w:rPr>
          <w:rFonts w:ascii="Times New Roman" w:hAnsi="Times New Roman" w:cs="Times New Roman"/>
        </w:rPr>
        <w:t>s Input.</w:t>
      </w:r>
    </w:p>
    <w:p>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5</w:t>
      </w:r>
      <w:r>
        <w:rPr>
          <w:rFonts w:ascii="Times New Roman" w:hAnsi="Times New Roman" w:cs="Times New Roman"/>
        </w:rPr>
        <w:t>. “Service”</w:t>
      </w:r>
      <w:r>
        <w:rPr>
          <w:rFonts w:ascii="Times New Roman" w:hAnsi="Times New Roman" w:cs="Times New Roman"/>
        </w:rPr>
        <w:t xml:space="preserve"> means </w:t>
      </w:r>
      <w:r>
        <w:rPr>
          <w:rFonts w:ascii="Times New Roman" w:hAnsi="Times New Roman" w:cs="Times New Roman"/>
        </w:rPr>
        <w:t>AgentCo's</w:t>
      </w:r>
      <w:r>
        <w:rPr>
          <w:rFonts w:ascii="Times New Roman" w:hAnsi="Times New Roman" w:cs="Times New Roman"/>
        </w:rPr>
        <w:t xml:space="preserve"> software-as-a-service offering, including </w:t>
      </w:r>
      <w:r>
        <w:rPr>
          <w:rFonts w:ascii="Times New Roman" w:hAnsi="Times New Roman" w:cs="Times New Roman"/>
        </w:rPr>
        <w:t xml:space="preserve">as accessed </w:t>
      </w:r>
      <w:r>
        <w:rPr>
          <w:rFonts w:ascii="Times New Roman" w:hAnsi="Times New Roman" w:cs="Times New Roman"/>
        </w:rPr>
        <w:t xml:space="preserve">through </w:t>
      </w:r>
      <w:r>
        <w:rPr>
          <w:rFonts w:ascii="Times New Roman" w:hAnsi="Times New Roman" w:cs="Times New Roman"/>
        </w:rPr>
        <w:t>AgentCo's</w:t>
      </w:r>
      <w:r>
        <w:rPr>
          <w:rFonts w:ascii="Times New Roman" w:hAnsi="Times New Roman" w:cs="Times New Roman"/>
        </w:rPr>
        <w:t xml:space="preserve"> web application</w:t>
      </w:r>
      <w:r>
        <w:rPr>
          <w:rFonts w:ascii="Times New Roman" w:hAnsi="Times New Roman" w:cs="Times New Roman"/>
        </w:rPr>
        <w:t>.</w:t>
      </w:r>
    </w:p>
    <w:p w14:paraId="3047D0A6" w14:textId="62CF68A1">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6</w:t>
      </w:r>
      <w:r>
        <w:rPr>
          <w:rFonts w:ascii="Times New Roman" w:hAnsi="Times New Roman" w:cs="Times New Roman"/>
        </w:rPr>
        <w:t>. “</w:t>
      </w:r>
      <w:r>
        <w:rPr>
          <w:rFonts w:ascii="Times New Roman" w:hAnsi="Times New Roman" w:cs="Times New Roman"/>
        </w:rPr>
        <w:t>Subprocessor</w:t>
      </w:r>
      <w:r>
        <w:rPr>
          <w:rFonts w:ascii="Times New Roman" w:hAnsi="Times New Roman" w:cs="Times New Roman"/>
        </w:rPr>
        <w:t>”</w:t>
      </w:r>
      <w:r>
        <w:rPr>
          <w:rFonts w:ascii="Times New Roman" w:hAnsi="Times New Roman" w:cs="Times New Roman"/>
        </w:rPr>
        <w:t xml:space="preserve"> means any </w:t>
      </w:r>
      <w:r>
        <w:rPr>
          <w:rFonts w:ascii="Times New Roman" w:hAnsi="Times New Roman" w:cs="Times New Roman"/>
        </w:rPr>
        <w:t>AgentCo</w:t>
      </w:r>
      <w:r>
        <w:rPr>
          <w:rFonts w:ascii="Times New Roman" w:hAnsi="Times New Roman" w:cs="Times New Roman"/>
        </w:rPr>
        <w:t xml:space="preserve"> subcontractor or vendor that accesses or otherwise processes Customer Data or Content</w:t>
      </w:r>
      <w:r>
        <w:rPr>
          <w:rFonts w:ascii="Times New Roman" w:hAnsi="Times New Roman" w:cs="Times New Roman"/>
        </w:rPr>
        <w:t>.</w:t>
      </w:r>
    </w:p>
    <w:p w14:paraId="026EFF84" w14:textId="6C818026">
      <w:pPr>
        <w:spacing w:after="120" w:line="276" w:lineRule="auto"/>
        <w:ind w:left="720" w:hanging="540"/>
        <w:jc w:val="both"/>
        <w:rPr>
          <w:rFonts w:ascii="Times New Roman" w:hAnsi="Times New Roman" w:cs="Times New Roman"/>
        </w:rPr>
      </w:pPr>
      <w:r>
        <w:rPr>
          <w:rFonts w:ascii="Times New Roman" w:hAnsi="Times New Roman" w:cs="Times New Roman"/>
        </w:rPr>
        <w:t>2.1</w:t>
      </w:r>
      <w:r>
        <w:rPr>
          <w:rFonts w:ascii="Times New Roman" w:hAnsi="Times New Roman" w:cs="Times New Roman"/>
        </w:rPr>
        <w:t>7</w:t>
      </w:r>
      <w:r>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pPr>
        <w:spacing w:after="120" w:line="276" w:lineRule="auto"/>
        <w:jc w:val="both"/>
        <w:rPr>
          <w:rFonts w:ascii="Times New Roman" w:hAnsi="Times New Roman" w:cs="Times New Roman"/>
        </w:rPr>
      </w:pPr>
      <w:r>
        <w:rPr>
          <w:rFonts w:ascii="Times New Roman" w:hAnsi="Times New Roman" w:cs="Times New Roman"/>
          <w:b/>
          <w:bCs/>
        </w:rPr>
        <w:t xml:space="preserve">3. </w:t>
      </w:r>
      <w:r>
        <w:rPr>
          <w:rFonts w:ascii="Times New Roman" w:hAnsi="Times New Roman" w:cs="Times New Roman"/>
          <w:b/>
          <w:bCs/>
        </w:rPr>
        <w:t xml:space="preserve">CUSTOMER </w:t>
      </w:r>
      <w:r>
        <w:rPr>
          <w:rFonts w:ascii="Times New Roman" w:hAnsi="Times New Roman" w:cs="Times New Roman"/>
          <w:b/>
          <w:bCs/>
        </w:rPr>
        <w:t>US</w:t>
      </w:r>
      <w:r>
        <w:rPr>
          <w:rFonts w:ascii="Times New Roman" w:hAnsi="Times New Roman" w:cs="Times New Roman"/>
          <w:b/>
          <w:bCs/>
        </w:rPr>
        <w:t>E</w:t>
      </w:r>
      <w:r>
        <w:rPr>
          <w:rFonts w:ascii="Times New Roman" w:hAnsi="Times New Roman" w:cs="Times New Roman"/>
          <w:b/>
          <w:bCs/>
        </w:rPr>
        <w:t>.</w:t>
      </w:r>
    </w:p>
    <w:p w14:paraId="70997491" w14:textId="299B10B7">
      <w:pPr>
        <w:spacing w:after="120" w:line="276" w:lineRule="auto"/>
        <w:ind w:left="720" w:hanging="540"/>
        <w:jc w:val="both"/>
        <w:rPr>
          <w:rFonts w:ascii="Times New Roman" w:hAnsi="Times New Roman" w:cs="Times New Roman"/>
        </w:rPr>
      </w:pPr>
      <w:r>
        <w:rPr>
          <w:rFonts w:ascii="Times New Roman" w:hAnsi="Times New Roman" w:cs="Times New Roman"/>
        </w:rPr>
        <w:t xml:space="preserve">3.1.   </w:t>
      </w:r>
      <w:r>
        <w:rPr>
          <w:rFonts w:ascii="Times New Roman" w:hAnsi="Times New Roman" w:cs="Times New Roman"/>
        </w:rPr>
        <w:t>AgentCo</w:t>
      </w:r>
      <w:r>
        <w:rPr>
          <w:rFonts w:ascii="Times New Roman" w:hAnsi="Times New Roman" w:cs="Times New Roman"/>
        </w:rPr>
        <w:t xml:space="preserve"> provides a suite of enterprise AI agents that help organizations automate workflows and complete tasks more efficiently, and that may suggest actions, outputs, or other functions. Conditioned on Customer's compliance with this Agreement, </w:t>
      </w:r>
      <w:r>
        <w:rPr>
          <w:rFonts w:ascii="Times New Roman" w:hAnsi="Times New Roman" w:cs="Times New Roman"/>
        </w:rPr>
        <w:t>AgentCo</w:t>
      </w:r>
      <w:r>
        <w:rPr>
          <w:rFonts w:ascii="Times New Roman" w:hAnsi="Times New Roman" w:cs="Times New Roman"/>
        </w:rPr>
        <w:t xml:space="preserve"> grants Customer and its Affiliates a limited, non-exclusive right to access and use the Service during the Term. </w:t>
      </w:r>
      <w:r>
        <w:rPr>
          <w:rFonts w:ascii="Times New Roman" w:hAnsi="Times New Roman" w:cs="Times New Roman"/>
        </w:rPr>
        <w:t>AgentCo</w:t>
      </w:r>
      <w:r>
        <w:rPr>
          <w:rFonts w:ascii="Times New Roman" w:hAnsi="Times New Roman" w:cs="Times New Roman"/>
        </w:rPr>
        <w:t xml:space="preserve"> may modify, enhance, or otherwise change the Service in its discretion, provided that no such change materially limits or adversely affects the Service as provided to Customer. </w:t>
      </w:r>
    </w:p>
    <w:p w14:paraId="46F4DE53" w14:textId="5291D3B5">
      <w:pPr>
        <w:spacing w:after="120" w:line="276" w:lineRule="auto"/>
        <w:ind w:left="720" w:hanging="540"/>
        <w:jc w:val="both"/>
        <w:rPr>
          <w:rFonts w:ascii="Times New Roman" w:hAnsi="Times New Roman" w:cs="Times New Roman"/>
        </w:rPr>
      </w:pPr>
      <w:r>
        <w:rPr>
          <w:rFonts w:ascii="Times New Roman" w:hAnsi="Times New Roman" w:cs="Times New Roman"/>
        </w:rPr>
        <w:t>3.2 Except as expressly permitted elsewhere in this Agreement or required by law, neither Customer nor its Authorized Users will, directly or indirectly: (</w:t>
      </w:r>
      <w:r>
        <w:rPr>
          <w:rFonts w:ascii="Times New Roman" w:hAnsi="Times New Roman" w:cs="Times New Roman"/>
        </w:rPr>
        <w:t>i</w:t>
      </w:r>
      <w:r>
        <w:rPr>
          <w:rFonts w:ascii="Times New Roman" w:hAnsi="Times New Roman" w:cs="Times New Roman"/>
        </w:rPr>
        <w:t xml:space="preserve">)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w:t>
      </w:r>
      <w:r>
        <w:rPr>
          <w:rFonts w:ascii="Times New Roman" w:hAnsi="Times New Roman" w:cs="Times New Roman"/>
        </w:rPr>
        <w:t>AgentCo</w:t>
      </w:r>
      <w:r>
        <w:rPr>
          <w:rFonts w:ascii="Times New Roman" w:hAnsi="Times New Roman" w:cs="Times New Roman"/>
        </w:rPr>
        <w:t xml:space="preserve"> data or information that is subject to specific protections under applicable law beyond those that apply to "personal information" or "personal data" generally; or (xi) knowingly permit any third party to do any of the foregoing. Customer will promptly notify </w:t>
      </w:r>
      <w:r>
        <w:rPr>
          <w:rFonts w:ascii="Times New Roman" w:hAnsi="Times New Roman" w:cs="Times New Roman"/>
        </w:rPr>
        <w:t>AgentCo</w:t>
      </w:r>
      <w:r>
        <w:rPr>
          <w:rFonts w:ascii="Times New Roman" w:hAnsi="Times New Roman" w:cs="Times New Roman"/>
        </w:rPr>
        <w:t xml:space="preserve"> of any unauthorized use of which Customer becomes aware and will reasonably cooperate to prevent and stop such use to the extent within Customer's control. </w:t>
      </w:r>
    </w:p>
    <w:p w14:paraId="33492EF7" w14:textId="5F49563E">
      <w:pPr>
        <w:spacing w:after="120" w:line="276" w:lineRule="auto"/>
        <w:ind w:left="720" w:hanging="540"/>
        <w:jc w:val="both"/>
        <w:rPr>
          <w:rFonts w:ascii="Times New Roman" w:hAnsi="Times New Roman" w:cs="Times New Roman"/>
        </w:rPr>
      </w:pPr>
      <w:r>
        <w:rPr>
          <w:rFonts w:ascii="Times New Roman" w:hAnsi="Times New Roman" w:cs="Times New Roman"/>
        </w:rPr>
        <w:t xml:space="preserve">3.3 </w:t>
      </w:r>
      <w:r>
        <w:rPr>
          <w:rFonts w:ascii="Times New Roman" w:hAnsi="Times New Roman" w:cs="Times New Roman"/>
        </w:rPr>
        <w:tab/>
        <w:t xml:space="preserve">Beta Services. </w:t>
      </w:r>
      <w:r>
        <w:rPr>
          <w:rFonts w:ascii="Times New Roman" w:hAnsi="Times New Roman" w:cs="Times New Roman"/>
        </w:rPr>
        <w:t>AgentCo</w:t>
      </w:r>
      <w:r>
        <w:rPr>
          <w:rFonts w:ascii="Times New Roman" w:hAnsi="Times New Roman" w:cs="Times New Roman"/>
        </w:rPr>
        <w:t xml:space="preserve">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w:t>
      </w:r>
      <w:r>
        <w:rPr>
          <w:rFonts w:ascii="Times New Roman" w:hAnsi="Times New Roman" w:cs="Times New Roman"/>
        </w:rPr>
        <w:t>AgentCo</w:t>
      </w:r>
      <w:r>
        <w:rPr>
          <w:rFonts w:ascii="Times New Roman" w:hAnsi="Times New Roman" w:cs="Times New Roman"/>
        </w:rPr>
        <w:t xml:space="preserve"> may discontinue any Beta Service at any time in its discretion and is under no obligation to make it generally available. </w:t>
      </w:r>
    </w:p>
    <w:p>
      <w:pPr>
        <w:spacing w:after="120" w:line="276" w:lineRule="auto"/>
        <w:ind w:left="720" w:hanging="540"/>
        <w:jc w:val="both"/>
        <w:rPr>
          <w:ins w:author="Reviewing Counsel (AgentCo)" w:id="21" w:date="2026-10-19T02:34:31Z"/>
        </w:rPr>
      </w:pPr>
      <w:ins w:author="Reviewing Counsel (AgentCo)" w:id="22" w:date="2026-10-19T02:34:31Z">
        <w:commentRangeStart w:id="3"/>
        <w:r>
          <w:rPr>
            <w:rFonts w:ascii="Times New Roman" w:hAnsi="Times New Roman" w:cs="Times New Roman"/>
          </w:rPr>
          <w:t>3.4. Pilot Scope and Human Review. Customer will use the Service solely for the pilot workflows described in the applicable Order Form, which as of the Effective Date are candidate-material summaries and interview-note drafting for human review. TalentFlow supports human reviewers and does not make autonomous hiring decisions. Outputs are provided as drafts for human review and are not guaranteed to be complete, unbiased, or compliant with employment laws. Customer will ensure that a human reviews Outputs before any use in a hiring decision, and any expansion into additional workflows, integrations, or data types requires a separate Order Form following an additional security review.</w:t>
        </w:r>
        <w:commentRangeEnd w:id="3"/>
        <w:r>
          <w:rPr>
            <w:rStyle w:val="CommentReference"/>
            <w:sz w:val="20"/>
            <w:szCs w:val="20"/>
          </w:rPr>
          <w:commentReference w:id="3"/>
        </w:r>
      </w:ins>
    </w:p>
    <w:p w14:paraId="6F4C22CE" w14:textId="4ECA7D66">
      <w:pPr>
        <w:spacing w:after="120" w:line="276" w:lineRule="auto"/>
        <w:jc w:val="both"/>
        <w:rPr>
          <w:rFonts w:ascii="Times New Roman" w:hAnsi="Times New Roman" w:cs="Times New Roman"/>
        </w:rPr>
      </w:pPr>
    </w:p>
    <w:p w14:paraId="7191B678" w14:textId="77777777">
      <w:pPr>
        <w:spacing w:after="120" w:line="276" w:lineRule="auto"/>
        <w:jc w:val="both"/>
        <w:rPr>
          <w:rFonts w:ascii="Times New Roman" w:hAnsi="Times New Roman" w:cs="Times New Roman"/>
        </w:rPr>
      </w:pPr>
      <w:r>
        <w:rPr>
          <w:rFonts w:ascii="Times New Roman" w:hAnsi="Times New Roman" w:cs="Times New Roman"/>
          <w:b/>
          <w:bCs/>
        </w:rPr>
        <w:t>4. CONTENT.</w:t>
      </w:r>
    </w:p>
    <w:p w14:paraId="7E120364" w14:textId="1F80725B">
      <w:pPr>
        <w:spacing w:after="120" w:line="276" w:lineRule="auto"/>
        <w:ind w:left="720" w:hanging="540"/>
        <w:jc w:val="both"/>
        <w:rPr>
          <w:rFonts w:ascii="Times New Roman" w:hAnsi="Times New Roman" w:cs="Times New Roman"/>
        </w:rPr>
      </w:pPr>
      <w:r>
        <w:rPr>
          <w:rFonts w:ascii="Times New Roman" w:hAnsi="Times New Roman" w:cs="Times New Roman"/>
        </w:rPr>
        <w:t xml:space="preserve">4.1. </w:t>
      </w:r>
      <w:r>
        <w:rPr>
          <w:rFonts w:ascii="Times New Roman" w:hAnsi="Times New Roman" w:cs="Times New Roman"/>
        </w:rPr>
        <w:t>Customer</w:t>
      </w:r>
      <w:r>
        <w:rPr>
          <w:rFonts w:ascii="Times New Roman" w:hAnsi="Times New Roman" w:cs="Times New Roman"/>
        </w:rPr>
        <w:t xml:space="preserve"> may </w:t>
      </w:r>
      <w:r>
        <w:rPr>
          <w:rFonts w:ascii="Times New Roman" w:hAnsi="Times New Roman" w:cs="Times New Roman"/>
        </w:rPr>
        <w:t>submit Input to, and receive Output from,</w:t>
      </w:r>
      <w:r>
        <w:rPr>
          <w:rFonts w:ascii="Times New Roman" w:hAnsi="Times New Roman" w:cs="Times New Roman"/>
        </w:rPr>
        <w:t xml:space="preserve"> the Service. As between the </w:t>
      </w:r>
      <w:r>
        <w:rPr>
          <w:rFonts w:ascii="Times New Roman" w:hAnsi="Times New Roman" w:cs="Times New Roman"/>
        </w:rPr>
        <w:t>P</w:t>
      </w:r>
      <w:r>
        <w:rPr>
          <w:rFonts w:ascii="Times New Roman" w:hAnsi="Times New Roman" w:cs="Times New Roman"/>
        </w:rPr>
        <w:t xml:space="preserve">arties, </w:t>
      </w:r>
      <w:r>
        <w:rPr>
          <w:rFonts w:ascii="Times New Roman" w:hAnsi="Times New Roman" w:cs="Times New Roman"/>
        </w:rPr>
        <w:t>Customer owns Customer's</w:t>
      </w:r>
      <w:r>
        <w:rPr>
          <w:rFonts w:ascii="Times New Roman" w:hAnsi="Times New Roman" w:cs="Times New Roman"/>
        </w:rPr>
        <w:t xml:space="preserve"> Content.</w:t>
      </w:r>
      <w:ins w:author="Reviewing Counsel (AgentCo)" w:id="23" w:date="2026-10-19T02:34:31Z">
        <w:commentRangeStart w:id="4"/>
        <w:r>
          <w:rPr>
            <w:rFonts w:ascii="Times New Roman" w:hAnsi="Times New Roman" w:cs="Times New Roman"/>
          </w:rPr>
          <w:t xml:space="preserve"> AgentCo retains all right, title, and interest in and to the Service, including its models, reusable workflows, prompt templates, and evaluation methods.</w:t>
        </w:r>
        <w:commentRangeEnd w:id="4"/>
        <w:r>
          <w:rPr>
            <w:rStyle w:val="CommentReference"/>
            <w:sz w:val="20"/>
            <w:szCs w:val="20"/>
          </w:rPr>
          <w:commentReference w:id="4"/>
        </w:r>
      </w:ins>
    </w:p>
    <w:p w14:paraId="1418FF74" w14:textId="09BE461B">
      <w:pPr>
        <w:spacing w:after="120" w:line="276" w:lineRule="auto"/>
        <w:ind w:left="720" w:hanging="540"/>
        <w:jc w:val="both"/>
        <w:rPr>
          <w:rFonts w:ascii="Times New Roman" w:hAnsi="Times New Roman" w:cs="Times New Roman"/>
        </w:rPr>
      </w:pPr>
      <w:r>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pPr>
        <w:spacing w:after="120" w:line="276" w:lineRule="auto"/>
        <w:jc w:val="both"/>
        <w:rPr>
          <w:rFonts w:ascii="Times New Roman" w:hAnsi="Times New Roman" w:cs="Times New Roman"/>
        </w:rPr>
      </w:pPr>
      <w:r>
        <w:rPr>
          <w:rFonts w:ascii="Times New Roman" w:hAnsi="Times New Roman" w:cs="Times New Roman"/>
          <w:b/>
          <w:bCs/>
        </w:rPr>
        <w:t>5. CUSTOMER DATA.</w:t>
      </w:r>
    </w:p>
    <w:p w14:paraId="69B44FD3" w14:textId="26E1364E">
      <w:pPr>
        <w:spacing w:after="120" w:line="276" w:lineRule="auto"/>
        <w:ind w:left="720" w:hanging="540"/>
        <w:jc w:val="both"/>
        <w:rPr>
          <w:rFonts w:ascii="Times New Roman" w:hAnsi="Times New Roman" w:cs="Times New Roman"/>
        </w:rPr>
      </w:pPr>
      <w:r>
        <w:rPr>
          <w:rFonts w:ascii="Times New Roman" w:hAnsi="Times New Roman" w:cs="Times New Roman"/>
        </w:rPr>
        <w:t xml:space="preserve">5.1. To </w:t>
      </w:r>
      <w:r>
        <w:rPr>
          <w:rFonts w:ascii="Times New Roman" w:hAnsi="Times New Roman" w:cs="Times New Roman"/>
        </w:rPr>
        <w:t>take advantage of certain features, Customer may need to upload documents (“Customer Data”) to the Service</w:t>
      </w:r>
      <w:r>
        <w:rPr>
          <w:rFonts w:ascii="Times New Roman" w:hAnsi="Times New Roman" w:cs="Times New Roman"/>
        </w:rPr>
        <w:t>.</w:t>
      </w:r>
    </w:p>
    <w:p w14:paraId="456750CE" w14:textId="1846DDC0">
      <w:pPr>
        <w:spacing w:after="120" w:line="276" w:lineRule="auto"/>
        <w:ind w:left="720" w:hanging="540"/>
        <w:jc w:val="both"/>
        <w:rPr>
          <w:rFonts w:ascii="Times New Roman" w:hAnsi="Times New Roman" w:cs="Times New Roman"/>
        </w:rPr>
      </w:pPr>
      <w:r>
        <w:rPr>
          <w:rFonts w:ascii="Times New Roman" w:hAnsi="Times New Roman" w:cs="Times New Roman"/>
        </w:rPr>
        <w:t xml:space="preserve">5.2. As between the </w:t>
      </w:r>
      <w:r>
        <w:rPr>
          <w:rFonts w:ascii="Times New Roman" w:hAnsi="Times New Roman" w:cs="Times New Roman"/>
        </w:rPr>
        <w:t>P</w:t>
      </w:r>
      <w:r>
        <w:rPr>
          <w:rFonts w:ascii="Times New Roman" w:hAnsi="Times New Roman" w:cs="Times New Roman"/>
        </w:rPr>
        <w:t xml:space="preserve">arties, Customer retains all </w:t>
      </w:r>
      <w:r>
        <w:rPr>
          <w:rFonts w:ascii="Times New Roman" w:hAnsi="Times New Roman" w:cs="Times New Roman"/>
        </w:rPr>
        <w:t>right</w:t>
      </w:r>
      <w:r>
        <w:rPr>
          <w:rFonts w:ascii="Times New Roman" w:hAnsi="Times New Roman" w:cs="Times New Roman"/>
        </w:rPr>
        <w:t xml:space="preserve">, </w:t>
      </w:r>
      <w:r>
        <w:rPr>
          <w:rFonts w:ascii="Times New Roman" w:hAnsi="Times New Roman" w:cs="Times New Roman"/>
        </w:rPr>
        <w:t>title</w:t>
      </w:r>
      <w:r>
        <w:rPr>
          <w:rFonts w:ascii="Times New Roman" w:hAnsi="Times New Roman" w:cs="Times New Roman"/>
        </w:rPr>
        <w:t xml:space="preserve">, and interest (including all intellectual property rights) in and to the Customer Data. Customer grants </w:t>
      </w:r>
      <w:r>
        <w:rPr>
          <w:rFonts w:ascii="Times New Roman" w:hAnsi="Times New Roman" w:cs="Times New Roman"/>
        </w:rPr>
        <w:t>AgentCo</w:t>
      </w:r>
      <w:r>
        <w:rPr>
          <w:rFonts w:ascii="Times New Roman" w:hAnsi="Times New Roman" w:cs="Times New Roman"/>
        </w:rPr>
        <w:t xml:space="preserve"> and its Affiliates a </w:t>
      </w:r>
      <w:r>
        <w:rPr>
          <w:rFonts w:ascii="Times New Roman" w:hAnsi="Times New Roman" w:cs="Times New Roman"/>
        </w:rPr>
        <w:t xml:space="preserve">limited, </w:t>
      </w:r>
      <w:r>
        <w:rPr>
          <w:rFonts w:ascii="Times New Roman" w:hAnsi="Times New Roman" w:cs="Times New Roman"/>
        </w:rPr>
        <w:t>non-exclusive right to process Customer Data and Customer's Input as necessary</w:t>
      </w:r>
      <w:r>
        <w:rPr>
          <w:rFonts w:ascii="Times New Roman" w:hAnsi="Times New Roman" w:cs="Times New Roman"/>
        </w:rPr>
        <w:t>, during the Term of the Agreement,</w:t>
      </w:r>
      <w:r>
        <w:rPr>
          <w:rFonts w:ascii="Times New Roman" w:hAnsi="Times New Roman" w:cs="Times New Roman"/>
        </w:rPr>
        <w:t xml:space="preserve"> to (</w:t>
      </w:r>
      <w:r>
        <w:rPr>
          <w:rFonts w:ascii="Times New Roman" w:hAnsi="Times New Roman" w:cs="Times New Roman"/>
        </w:rPr>
        <w:t>i</w:t>
      </w:r>
      <w:r>
        <w:rPr>
          <w:rFonts w:ascii="Times New Roman" w:hAnsi="Times New Roman" w:cs="Times New Roman"/>
        </w:rPr>
        <w:t xml:space="preserve">) provide the Service to Customer and its Affiliates, (ii) prevent or resolve service or technical issues, </w:t>
      </w:r>
      <w:r>
        <w:rPr>
          <w:rFonts w:ascii="Times New Roman" w:hAnsi="Times New Roman" w:cs="Times New Roman"/>
        </w:rPr>
        <w:t>and to</w:t>
      </w:r>
      <w:r>
        <w:rPr>
          <w:rFonts w:ascii="Times New Roman" w:hAnsi="Times New Roman" w:cs="Times New Roman"/>
        </w:rPr>
        <w:t xml:space="preserve"> (iii) comply with applicable law.</w:t>
      </w:r>
    </w:p>
    <w:p w14:paraId="2793D20B" w14:textId="77777777">
      <w:pPr>
        <w:spacing w:after="120" w:line="276" w:lineRule="auto"/>
        <w:jc w:val="both"/>
        <w:rPr>
          <w:rFonts w:ascii="Times New Roman" w:hAnsi="Times New Roman" w:cs="Times New Roman"/>
        </w:rPr>
      </w:pPr>
      <w:r>
        <w:rPr>
          <w:rFonts w:ascii="Times New Roman" w:hAnsi="Times New Roman" w:cs="Times New Roman"/>
          <w:b/>
          <w:bCs/>
        </w:rPr>
        <w:t>6. FEES AND PAYMENTS.</w:t>
      </w:r>
    </w:p>
    <w:p w14:paraId="6CEDB65A" w14:textId="7B9CB87E">
      <w:pPr>
        <w:spacing w:after="120" w:line="276" w:lineRule="auto"/>
        <w:ind w:left="720" w:hanging="540"/>
        <w:jc w:val="both"/>
        <w:rPr>
          <w:rFonts w:ascii="Times New Roman" w:hAnsi="Times New Roman" w:cs="Times New Roman"/>
        </w:rPr>
      </w:pPr>
      <w:r>
        <w:rPr>
          <w:rFonts w:ascii="Times New Roman" w:hAnsi="Times New Roman" w:cs="Times New Roman"/>
        </w:rPr>
        <w:t xml:space="preserve">6.1. </w:t>
      </w:r>
      <w:r>
        <w:rPr>
          <w:rFonts w:ascii="Times New Roman" w:hAnsi="Times New Roman" w:cs="Times New Roman"/>
        </w:rPr>
        <w:t xml:space="preserve">The fees payable by Customer (the “Fees”) and applicable payment terms are set forth in Customer's </w:t>
      </w:r>
      <w:r>
        <w:rPr>
          <w:rFonts w:ascii="Times New Roman" w:hAnsi="Times New Roman" w:cs="Times New Roman"/>
        </w:rPr>
        <w:t>O</w:t>
      </w:r>
      <w:r>
        <w:rPr>
          <w:rFonts w:ascii="Times New Roman" w:hAnsi="Times New Roman" w:cs="Times New Roman"/>
        </w:rPr>
        <w:t xml:space="preserve">rder </w:t>
      </w:r>
      <w:r>
        <w:rPr>
          <w:rFonts w:ascii="Times New Roman" w:hAnsi="Times New Roman" w:cs="Times New Roman"/>
        </w:rPr>
        <w:t>F</w:t>
      </w:r>
      <w:r>
        <w:rPr>
          <w:rFonts w:ascii="Times New Roman" w:hAnsi="Times New Roman" w:cs="Times New Roman"/>
        </w:rPr>
        <w:t xml:space="preserve">orm(s).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 xml:space="preserve">shall </w:t>
      </w:r>
      <w:r>
        <w:rPr>
          <w:rFonts w:ascii="Times New Roman" w:hAnsi="Times New Roman" w:cs="Times New Roman"/>
        </w:rPr>
        <w:t xml:space="preserve">correct invoicing errors or mistakes within </w:t>
      </w:r>
      <w:r>
        <w:rPr>
          <w:rFonts w:ascii="Times New Roman" w:hAnsi="Times New Roman" w:cs="Times New Roman"/>
        </w:rPr>
        <w:t>thirty (</w:t>
      </w:r>
      <w:r>
        <w:rPr>
          <w:rFonts w:ascii="Times New Roman" w:hAnsi="Times New Roman" w:cs="Times New Roman"/>
        </w:rPr>
        <w:t>30</w:t>
      </w:r>
      <w:r>
        <w:rPr>
          <w:rFonts w:ascii="Times New Roman" w:hAnsi="Times New Roman" w:cs="Times New Roman"/>
        </w:rPr>
        <w:t>)</w:t>
      </w:r>
      <w:r>
        <w:rPr>
          <w:rFonts w:ascii="Times New Roman" w:hAnsi="Times New Roman" w:cs="Times New Roman"/>
        </w:rPr>
        <w:t xml:space="preserve"> days after Customer's receipt of the relevant invoice</w:t>
      </w:r>
      <w:r>
        <w:rPr>
          <w:rFonts w:ascii="Times New Roman" w:hAnsi="Times New Roman" w:cs="Times New Roman"/>
        </w:rPr>
        <w:t>, a</w:t>
      </w:r>
      <w:r>
        <w:rPr>
          <w:rFonts w:ascii="Times New Roman" w:hAnsi="Times New Roman" w:cs="Times New Roman"/>
        </w:rPr>
        <w:t xml:space="preserve">nd, for the avoidance of doubt, Customer shall have no obligation for payment of any invoice that is </w:t>
      </w:r>
      <w:r>
        <w:rPr>
          <w:rFonts w:ascii="Times New Roman" w:hAnsi="Times New Roman" w:cs="Times New Roman"/>
        </w:rPr>
        <w:t xml:space="preserve">submitted by </w:t>
      </w:r>
      <w:r>
        <w:rPr>
          <w:rFonts w:ascii="Times New Roman" w:hAnsi="Times New Roman" w:cs="Times New Roman"/>
        </w:rPr>
        <w:t>AgentCo</w:t>
      </w:r>
      <w:r>
        <w:rPr>
          <w:rFonts w:ascii="Times New Roman" w:hAnsi="Times New Roman" w:cs="Times New Roman"/>
        </w:rPr>
        <w:t xml:space="preserve"> more than ninet</w:t>
      </w:r>
      <w:r>
        <w:rPr>
          <w:rFonts w:ascii="Times New Roman" w:hAnsi="Times New Roman" w:cs="Times New Roman"/>
        </w:rPr>
        <w:t xml:space="preserve">y (90) days after </w:t>
      </w:r>
      <w:r>
        <w:rPr>
          <w:rFonts w:ascii="Times New Roman" w:hAnsi="Times New Roman" w:cs="Times New Roman"/>
        </w:rPr>
        <w:t>the date the Service was provided</w:t>
      </w:r>
      <w:r>
        <w:rPr>
          <w:rFonts w:ascii="Times New Roman" w:hAnsi="Times New Roman" w:cs="Times New Roman"/>
        </w:rPr>
        <w:t>.</w:t>
      </w:r>
    </w:p>
    <w:p w14:paraId="76798A09" w14:textId="31682FEE">
      <w:pPr>
        <w:spacing w:after="120" w:line="276" w:lineRule="auto"/>
        <w:ind w:left="720" w:hanging="540"/>
        <w:jc w:val="both"/>
        <w:rPr>
          <w:rFonts w:ascii="Times New Roman" w:hAnsi="Times New Roman" w:cs="Times New Roman"/>
        </w:rPr>
      </w:pPr>
      <w:r>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w:t>
      </w:r>
      <w:r>
        <w:rPr>
          <w:rFonts w:ascii="Times New Roman" w:hAnsi="Times New Roman" w:cs="Times New Roman"/>
        </w:rPr>
        <w:t>AgentCo</w:t>
      </w:r>
      <w:r>
        <w:rPr>
          <w:rFonts w:ascii="Times New Roman" w:hAnsi="Times New Roman" w:cs="Times New Roman"/>
        </w:rPr>
        <w:t xml:space="preserve"> — namely, Taxes on </w:t>
      </w:r>
      <w:r>
        <w:rPr>
          <w:rFonts w:ascii="Times New Roman" w:hAnsi="Times New Roman" w:cs="Times New Roman"/>
        </w:rPr>
        <w:t>AgentCo's</w:t>
      </w:r>
      <w:r>
        <w:rPr>
          <w:rFonts w:ascii="Times New Roman" w:hAnsi="Times New Roman" w:cs="Times New Roman"/>
        </w:rPr>
        <w:t xml:space="preserve"> net income (including franchise Taxes measured by net income), employment Taxes for </w:t>
      </w:r>
      <w:r>
        <w:rPr>
          <w:rFonts w:ascii="Times New Roman" w:hAnsi="Times New Roman" w:cs="Times New Roman"/>
        </w:rPr>
        <w:t>AgentCo's</w:t>
      </w:r>
      <w:r>
        <w:rPr>
          <w:rFonts w:ascii="Times New Roman" w:hAnsi="Times New Roman" w:cs="Times New Roman"/>
        </w:rPr>
        <w:t xml:space="preserve"> personnel, and </w:t>
      </w:r>
      <w:r>
        <w:rPr>
          <w:rFonts w:ascii="Times New Roman" w:hAnsi="Times New Roman" w:cs="Times New Roman"/>
        </w:rPr>
        <w:t>AgentCo's</w:t>
      </w:r>
      <w:r>
        <w:rPr>
          <w:rFonts w:ascii="Times New Roman" w:hAnsi="Times New Roman" w:cs="Times New Roman"/>
        </w:rPr>
        <w:t xml:space="preserve"> real property Taxes. </w:t>
      </w:r>
    </w:p>
    <w:p w14:paraId="2FB17854" w14:textId="7BF88629">
      <w:pPr>
        <w:spacing w:after="120" w:line="276" w:lineRule="auto"/>
        <w:ind w:left="720" w:hanging="540"/>
        <w:jc w:val="both"/>
        <w:rPr>
          <w:rFonts w:ascii="Times New Roman" w:hAnsi="Times New Roman" w:cs="Times New Roman"/>
        </w:rPr>
      </w:pPr>
      <w:r>
        <w:rPr>
          <w:rFonts w:ascii="Times New Roman" w:hAnsi="Times New Roman" w:cs="Times New Roman"/>
        </w:rPr>
        <w:t xml:space="preserve">6.3. </w:t>
      </w:r>
      <w:r>
        <w:rPr>
          <w:rFonts w:ascii="Times New Roman" w:hAnsi="Times New Roman" w:cs="Times New Roman"/>
        </w:rPr>
        <w:t>AgentCo</w:t>
      </w:r>
      <w:r>
        <w:rPr>
          <w:rFonts w:ascii="Times New Roman" w:hAnsi="Times New Roman" w:cs="Times New Roman"/>
        </w:rPr>
        <w:t xml:space="preserve"> may suspend Customer's access to the Service if any undisputed Fee remains past due, after providing Customer with written notice of the late </w:t>
      </w:r>
      <w:r>
        <w:rPr>
          <w:rFonts w:ascii="Times New Roman" w:hAnsi="Times New Roman" w:cs="Times New Roman"/>
        </w:rPr>
        <w:t>payment</w:t>
      </w:r>
      <w:r>
        <w:rPr>
          <w:rFonts w:ascii="Times New Roman" w:hAnsi="Times New Roman" w:cs="Times New Roman"/>
        </w:rPr>
        <w:t>, and</w:t>
      </w:r>
      <w:r>
        <w:rPr>
          <w:rFonts w:ascii="Times New Roman" w:hAnsi="Times New Roman" w:cs="Times New Roman"/>
        </w:rPr>
        <w:t xml:space="preserve"> provided Customer with at least fifteen (15) business days to c</w:t>
      </w:r>
      <w:r>
        <w:rPr>
          <w:rFonts w:ascii="Times New Roman" w:hAnsi="Times New Roman" w:cs="Times New Roman"/>
        </w:rPr>
        <w:t xml:space="preserve">ure any outstanding </w:t>
      </w:r>
      <w:r>
        <w:rPr>
          <w:rFonts w:ascii="Times New Roman" w:hAnsi="Times New Roman" w:cs="Times New Roman"/>
        </w:rPr>
        <w:t>past due amount(s)</w:t>
      </w:r>
      <w:r>
        <w:rPr>
          <w:rFonts w:ascii="Times New Roman" w:hAnsi="Times New Roman" w:cs="Times New Roman"/>
        </w:rPr>
        <w:t xml:space="preserve">. </w:t>
      </w:r>
    </w:p>
    <w:p w14:paraId="4661E823" w14:textId="77777777">
      <w:pPr>
        <w:spacing w:after="120" w:line="276" w:lineRule="auto"/>
        <w:jc w:val="both"/>
        <w:rPr>
          <w:rFonts w:ascii="Times New Roman" w:hAnsi="Times New Roman" w:cs="Times New Roman"/>
        </w:rPr>
      </w:pPr>
      <w:r>
        <w:rPr>
          <w:rFonts w:ascii="Times New Roman" w:hAnsi="Times New Roman" w:cs="Times New Roman"/>
          <w:b/>
          <w:bCs/>
        </w:rPr>
        <w:t>7. TERM AND TERMINATION.</w:t>
      </w:r>
    </w:p>
    <w:p w14:paraId="20C13378" w14:textId="11DCE8C0">
      <w:pPr>
        <w:spacing w:after="120" w:line="276" w:lineRule="auto"/>
        <w:ind w:left="720" w:hanging="540"/>
        <w:jc w:val="both"/>
        <w:rPr>
          <w:rFonts w:ascii="Times New Roman" w:hAnsi="Times New Roman" w:cs="Times New Roman"/>
        </w:rPr>
      </w:pPr>
      <w:r>
        <w:rPr>
          <w:rFonts w:ascii="Times New Roman" w:hAnsi="Times New Roman" w:cs="Times New Roman"/>
        </w:rPr>
        <w:t>7.1. These</w:t>
      </w:r>
      <w:r>
        <w:rPr>
          <w:rFonts w:ascii="Times New Roman" w:hAnsi="Times New Roman" w:cs="Times New Roman"/>
        </w:rPr>
        <w:t xml:space="preserve"> </w:t>
      </w:r>
      <w:r>
        <w:rPr>
          <w:rFonts w:ascii="Times New Roman" w:hAnsi="Times New Roman" w:cs="Times New Roman"/>
        </w:rPr>
        <w:t xml:space="preserve">Terms </w:t>
      </w:r>
      <w:r>
        <w:rPr>
          <w:rFonts w:ascii="Times New Roman" w:hAnsi="Times New Roman" w:cs="Times New Roman"/>
        </w:rPr>
        <w:t>commence on</w:t>
      </w:r>
      <w:r>
        <w:rPr>
          <w:rFonts w:ascii="Times New Roman" w:hAnsi="Times New Roman" w:cs="Times New Roman"/>
        </w:rPr>
        <w:t xml:space="preserve"> the Effective Date and </w:t>
      </w:r>
      <w:r>
        <w:rPr>
          <w:rFonts w:ascii="Times New Roman" w:hAnsi="Times New Roman" w:cs="Times New Roman"/>
        </w:rPr>
        <w:t>continue</w:t>
      </w:r>
      <w:r>
        <w:rPr>
          <w:rFonts w:ascii="Times New Roman" w:hAnsi="Times New Roman" w:cs="Times New Roman"/>
        </w:rPr>
        <w:t xml:space="preserve"> in effect until terminated. </w:t>
      </w:r>
      <w:r>
        <w:rPr>
          <w:rFonts w:ascii="Times New Roman" w:hAnsi="Times New Roman" w:cs="Times New Roman"/>
        </w:rPr>
        <w:t xml:space="preserve">Notwithstanding the foregoing, Customer may </w:t>
      </w:r>
      <w:r>
        <w:rPr>
          <w:rFonts w:ascii="Times New Roman" w:hAnsi="Times New Roman" w:cs="Times New Roman"/>
        </w:rPr>
        <w:t>terminate this Agreement</w:t>
      </w:r>
      <w:r>
        <w:rPr>
          <w:rFonts w:ascii="Times New Roman" w:hAnsi="Times New Roman" w:cs="Times New Roman"/>
        </w:rPr>
        <w:t xml:space="preserve"> at any time, upon </w:t>
      </w:r>
      <w:ins w:author="Reviewing Counsel (AgentCo)" w:id="24" w:date="2026-10-19T02:34:31Z">
        <w:commentRangeStart w:id="5"/>
        <w:r>
          <w:rPr>
            <w:rFonts w:ascii="Times New Roman" w:hAnsi="Times New Roman" w:cs="Times New Roman"/>
          </w:rPr>
          <w:t>thirty</w:t>
        </w:r>
      </w:ins>
      <w:del w:author="Reviewing Counsel (AgentCo)" w:id="25" w:date="2026-10-19T02:34:31Z">
        <w:r>
          <w:rPr>
            <w:rFonts w:ascii="Times New Roman" w:hAnsi="Times New Roman" w:cs="Times New Roman"/>
          </w:rPr>
          <w:delText>ten</w:delText>
        </w:r>
      </w:del>
      <w:r>
        <w:rPr>
          <w:rFonts w:ascii="Times New Roman" w:hAnsi="Times New Roman" w:cs="Times New Roman"/>
        </w:rPr>
        <w:t xml:space="preserve"> (</w:t>
      </w:r>
      <w:ins w:author="Reviewing Counsel (AgentCo)" w:id="27" w:date="2026-10-19T02:34:31Z">
        <w:r>
          <w:rPr>
            <w:rFonts w:ascii="Times New Roman" w:hAnsi="Times New Roman" w:cs="Times New Roman"/>
          </w:rPr>
          <w:t>30</w:t>
        </w:r>
      </w:ins>
      <w:del w:author="Reviewing Counsel (AgentCo)" w:id="26" w:date="2026-10-19T02:34:31Z">
        <w:r>
          <w:rPr>
            <w:rFonts w:ascii="Times New Roman" w:hAnsi="Times New Roman" w:cs="Times New Roman"/>
          </w:rPr>
          <w:delText>1</w:delText>
        </w:r>
      </w:del>
      <w:del w:author="Reviewing Counsel (AgentCo)" w:id="28" w:date="2026-10-19T02:34:31Z">
        <w:r>
          <w:rPr>
            <w:rFonts w:ascii="Times New Roman" w:hAnsi="Times New Roman" w:cs="Times New Roman"/>
          </w:rPr>
          <w:delText>0</w:delText>
        </w:r>
      </w:del>
      <w:r>
        <w:rPr>
          <w:rFonts w:ascii="Times New Roman" w:hAnsi="Times New Roman" w:cs="Times New Roman"/>
        </w:rPr>
        <w:t xml:space="preserve">) days’ prior written notice to AgentCo. </w:t>
      </w:r>
      <w:ins w:author="Reviewing Counsel (AgentCo)" w:id="29" w:date="2026-10-19T02:34:31Z">
        <w:r>
          <w:rPr>
            <w:rFonts w:ascii="Times New Roman" w:hAnsi="Times New Roman" w:cs="Times New Roman"/>
          </w:rPr>
          <w:t>Termination under this Section 7.1 does not relieve Customer of its obligation to pay all Fees for the remainder of the then-current Order Form term, and prepaid Fees are non-refundable.</w:t>
        </w:r>
        <w:commentRangeEnd w:id="5"/>
        <w:r>
          <w:rPr>
            <w:rStyle w:val="CommentReference"/>
            <w:sz w:val="20"/>
            <w:szCs w:val="20"/>
          </w:rPr>
          <w:commentReference w:id="5"/>
        </w:r>
        <w:r>
          <w:rPr>
            <w:rFonts w:ascii="Times New Roman" w:hAnsi="Times New Roman" w:cs="Times New Roman"/>
          </w:rPr>
          <w:t xml:space="preserve"> </w:t>
        </w:r>
      </w:ins>
    </w:p>
    <w:p w14:paraId="7BAD214D" w14:textId="60F174C0">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In addition to any other termination right expressly provided in this Agreement: (</w:t>
      </w:r>
      <w:r>
        <w:rPr>
          <w:rFonts w:ascii="Times New Roman" w:hAnsi="Times New Roman" w:cs="Times New Roman"/>
        </w:rPr>
        <w:t>i</w:t>
      </w:r>
      <w:r>
        <w:rPr>
          <w:rFonts w:ascii="Times New Roman" w:hAnsi="Times New Roman" w:cs="Times New Roman"/>
        </w:rPr>
        <w:t xml:space="preserve">)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w:t>
      </w:r>
      <w:r>
        <w:rPr>
          <w:rFonts w:ascii="Times New Roman" w:hAnsi="Times New Roman" w:cs="Times New Roman"/>
        </w:rPr>
        <w:t>AgentCo</w:t>
      </w:r>
      <w:r>
        <w:rPr>
          <w:rFonts w:ascii="Times New Roman" w:hAnsi="Times New Roman" w:cs="Times New Roman"/>
        </w:rPr>
        <w:t xml:space="preserve"> will refund any prepaid Fees attributable to the unused portion of the terminated Service. In addition, if any Authorized User violates this Agreement or otherwise acts in a way that jeopardizes the security of the Service, </w:t>
      </w:r>
      <w:r>
        <w:rPr>
          <w:rFonts w:ascii="Times New Roman" w:hAnsi="Times New Roman" w:cs="Times New Roman"/>
        </w:rPr>
        <w:t>AgentCo</w:t>
      </w:r>
      <w:r>
        <w:rPr>
          <w:rFonts w:ascii="Times New Roman" w:hAnsi="Times New Roman" w:cs="Times New Roman"/>
        </w:rPr>
        <w:t xml:space="preserve"> may suspend or terminate that Authorized User's access to the Service.</w:t>
      </w:r>
    </w:p>
    <w:p w14:paraId="2AB3677D" w14:textId="5C4CA7F4">
      <w:pPr>
        <w:pStyle w:val="ListParagraph"/>
        <w:numPr>
          <w:ilvl w:val="1"/>
          <w:numId w:val="10"/>
        </w:numPr>
        <w:spacing w:after="120" w:line="276" w:lineRule="auto"/>
        <w:jc w:val="both"/>
        <w:rPr>
          <w:rFonts w:ascii="Times New Roman" w:hAnsi="Times New Roman" w:cs="Times New Roman"/>
        </w:rPr>
      </w:pPr>
      <w:r>
        <w:rPr>
          <w:rFonts w:ascii="Times New Roman" w:hAnsi="Times New Roman" w:cs="Times New Roman"/>
        </w:rPr>
        <w:t xml:space="preserve">On expiration or earlier termination of this Agreement, Customer will immediately cease using the Service. Customer acknowledges that, for thirty (30) days following termination, </w:t>
      </w:r>
      <w:r>
        <w:rPr>
          <w:rFonts w:ascii="Times New Roman" w:hAnsi="Times New Roman" w:cs="Times New Roman"/>
        </w:rPr>
        <w:t>AgentCo</w:t>
      </w:r>
      <w:r>
        <w:rPr>
          <w:rFonts w:ascii="Times New Roman" w:hAnsi="Times New Roman" w:cs="Times New Roman"/>
        </w:rPr>
        <w:t xml:space="preserve"> will make Customer Data that is reasonably accessible to </w:t>
      </w:r>
      <w:r>
        <w:rPr>
          <w:rFonts w:ascii="Times New Roman" w:hAnsi="Times New Roman" w:cs="Times New Roman"/>
        </w:rPr>
        <w:t>AgentCo</w:t>
      </w:r>
      <w:r>
        <w:rPr>
          <w:rFonts w:ascii="Times New Roman" w:hAnsi="Times New Roman" w:cs="Times New Roman"/>
        </w:rPr>
        <w:t xml:space="preserve"> available for download, and Customer Data will be deleted on the thirty-first (31st) day following termination; provided that </w:t>
      </w:r>
      <w:r>
        <w:rPr>
          <w:rFonts w:ascii="Times New Roman" w:hAnsi="Times New Roman" w:cs="Times New Roman"/>
        </w:rPr>
        <w:t>AgentCo</w:t>
      </w:r>
      <w:r>
        <w:rPr>
          <w:rFonts w:ascii="Times New Roman" w:hAnsi="Times New Roman" w:cs="Times New Roman"/>
        </w:rPr>
        <w:t xml:space="preserve">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pPr>
        <w:spacing w:after="120" w:line="276" w:lineRule="auto"/>
        <w:jc w:val="both"/>
        <w:rPr>
          <w:rFonts w:ascii="Times New Roman" w:hAnsi="Times New Roman" w:cs="Times New Roman"/>
        </w:rPr>
      </w:pPr>
    </w:p>
    <w:p w14:paraId="3156237C" w14:textId="01D7DED0">
      <w:pPr>
        <w:spacing w:after="120" w:line="276" w:lineRule="auto"/>
        <w:ind w:left="720" w:hanging="54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 xml:space="preserve">4. The provisions of this Agreement addressing confidentiality, the obligation to pay accrued </w:t>
      </w:r>
      <w:r>
        <w:rPr>
          <w:rFonts w:ascii="Times New Roman" w:hAnsi="Times New Roman" w:cs="Times New Roman"/>
        </w:rPr>
        <w:t xml:space="preserve">Fees, use restrictions, dispute resolution, </w:t>
      </w:r>
      <w:r>
        <w:rPr>
          <w:rFonts w:ascii="Times New Roman" w:hAnsi="Times New Roman" w:cs="Times New Roman"/>
        </w:rPr>
        <w:t xml:space="preserve">and </w:t>
      </w:r>
      <w:r>
        <w:rPr>
          <w:rFonts w:ascii="Times New Roman" w:hAnsi="Times New Roman" w:cs="Times New Roman"/>
        </w:rPr>
        <w:t>governing law</w:t>
      </w:r>
      <w:r>
        <w:rPr>
          <w:rFonts w:ascii="Times New Roman" w:hAnsi="Times New Roman" w:cs="Times New Roman"/>
        </w:rPr>
        <w:t xml:space="preserve"> </w:t>
      </w:r>
      <w:r>
        <w:rPr>
          <w:rFonts w:ascii="Times New Roman" w:hAnsi="Times New Roman" w:cs="Times New Roman"/>
        </w:rPr>
        <w:t>will survive expiration or termination of this Agreement.</w:t>
      </w:r>
    </w:p>
    <w:p w14:paraId="509C06B7" w14:textId="77777777">
      <w:pPr>
        <w:spacing w:after="120" w:line="276" w:lineRule="auto"/>
        <w:jc w:val="both"/>
        <w:rPr>
          <w:rFonts w:ascii="Times New Roman" w:hAnsi="Times New Roman" w:cs="Times New Roman"/>
        </w:rPr>
      </w:pPr>
      <w:r>
        <w:rPr>
          <w:rFonts w:ascii="Times New Roman" w:hAnsi="Times New Roman" w:cs="Times New Roman"/>
          <w:b/>
          <w:bCs/>
        </w:rPr>
        <w:t>8. INDEMNIFICATION.</w:t>
      </w:r>
    </w:p>
    <w:p w14:paraId="0CBA7CF1" w14:textId="325BF9EC">
      <w:pPr>
        <w:spacing w:after="120" w:line="276" w:lineRule="auto"/>
        <w:ind w:left="720" w:hanging="540"/>
        <w:jc w:val="both"/>
        <w:rPr>
          <w:rFonts w:ascii="Times New Roman" w:hAnsi="Times New Roman" w:cs="Times New Roman"/>
        </w:rPr>
      </w:pPr>
      <w:commentRangeStart w:id="6"/>
      <w:r>
        <w:rPr>
          <w:rFonts w:ascii="Times New Roman" w:hAnsi="Times New Roman" w:cs="Times New Roman"/>
        </w:rPr>
        <w:t>8.1.</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defend, indemnify, and hold harmless Customer and its officers, directors, employees, and agents from and against any claim, suit, action, or proceeding brought by a third party (a “Third-Party Claim”) alleging </w:t>
      </w:r>
      <w:del w:author="Reviewing Counsel (AgentCo)" w:id="30" w:date="2026-10-19T02:34:31Z">
        <w:r>
          <w:rPr>
            <w:rFonts w:ascii="Times New Roman" w:hAnsi="Times New Roman" w:cs="Times New Roman"/>
          </w:rPr>
          <w:delText>(</w:delText>
        </w:r>
        <w:r>
          <w:rPr>
            <w:rFonts w:ascii="Times New Roman" w:hAnsi="Times New Roman" w:cs="Times New Roman"/>
          </w:rPr>
          <w:delText>i</w:delText>
        </w:r>
        <w:r>
          <w:rPr>
            <w:rFonts w:ascii="Times New Roman" w:hAnsi="Times New Roman" w:cs="Times New Roman"/>
          </w:rPr>
          <w:delText xml:space="preserve">) </w:delText>
        </w:r>
      </w:del>
      <w:r>
        <w:rPr>
          <w:rFonts w:ascii="Times New Roman" w:hAnsi="Times New Roman" w:cs="Times New Roman"/>
        </w:rPr>
        <w:t xml:space="preserve">that the Service infringes or misappropriates that third party's intellectual property rights, </w:t>
      </w:r>
      <w:del w:author="Reviewing Counsel (AgentCo)" w:id="31" w:date="2026-10-19T02:34:31Z">
        <w:r>
          <w:rPr>
            <w:rFonts w:ascii="Times New Roman" w:hAnsi="Times New Roman" w:cs="Times New Roman"/>
          </w:rPr>
          <w:delText>or (ii) a breach</w:delText>
        </w:r>
        <w:r>
          <w:rPr>
            <w:rFonts w:ascii="Times New Roman" w:hAnsi="Times New Roman" w:cs="Times New Roman"/>
          </w:rPr>
          <w:delText xml:space="preserve"> by </w:delText>
        </w:r>
        <w:r>
          <w:rPr>
            <w:rFonts w:ascii="Times New Roman" w:hAnsi="Times New Roman" w:cs="Times New Roman"/>
          </w:rPr>
          <w:delText>AgentCo</w:delText>
        </w:r>
        <w:r>
          <w:rPr>
            <w:rFonts w:ascii="Times New Roman" w:hAnsi="Times New Roman" w:cs="Times New Roman"/>
          </w:rPr>
          <w:delText xml:space="preserve"> of any term of this Agreemen</w:delText>
        </w:r>
        <w:r>
          <w:rPr>
            <w:rFonts w:ascii="Times New Roman" w:hAnsi="Times New Roman" w:cs="Times New Roman"/>
          </w:rPr>
          <w:delText xml:space="preserve">t, </w:delText>
        </w:r>
      </w:del>
      <w:r>
        <w:rPr>
          <w:rFonts w:ascii="Times New Roman" w:hAnsi="Times New Roman" w:cs="Times New Roman"/>
        </w:rPr>
        <w:t xml:space="preserve">and will pay any losses, damages, liabilities, and costs (including reasonable attorneys' fees) (“Losses”) </w:t>
      </w:r>
      <w:ins w:author="Reviewing Counsel (AgentCo)" w:id="32" w:date="2026-10-19T02:34:31Z">
        <w:r>
          <w:rPr>
            <w:rFonts w:ascii="Times New Roman" w:hAnsi="Times New Roman" w:cs="Times New Roman"/>
          </w:rPr>
          <w:t>finally awarded</w:t>
        </w:r>
      </w:ins>
      <w:del w:author="Reviewing Counsel (AgentCo)" w:id="33" w:date="2026-10-19T02:34:31Z">
        <w:r>
          <w:rPr>
            <w:rFonts w:ascii="Times New Roman" w:hAnsi="Times New Roman" w:cs="Times New Roman"/>
          </w:rPr>
          <w:delText>in the defense</w:delText>
        </w:r>
      </w:del>
      <w:r>
        <w:rPr>
          <w:rFonts w:ascii="Times New Roman" w:hAnsi="Times New Roman" w:cs="Times New Roman"/>
        </w:rPr>
        <w:t xml:space="preserve"> </w:t>
      </w:r>
      <w:r>
        <w:rPr>
          <w:rFonts w:ascii="Times New Roman" w:hAnsi="Times New Roman" w:cs="Times New Roman"/>
        </w:rPr>
        <w:t xml:space="preserve">against Customer or agreed in settlement by </w:t>
      </w:r>
      <w:r>
        <w:rPr>
          <w:rFonts w:ascii="Times New Roman" w:hAnsi="Times New Roman" w:cs="Times New Roman"/>
        </w:rPr>
        <w:t>AgentCo</w:t>
      </w:r>
      <w:r>
        <w:rPr>
          <w:rFonts w:ascii="Times New Roman" w:hAnsi="Times New Roman" w:cs="Times New Roman"/>
        </w:rPr>
        <w:t xml:space="preserve"> in connection with such Third-Party Claim. If a Third-Party Claim of this type is asserted, or </w:t>
      </w:r>
      <w:r>
        <w:rPr>
          <w:rFonts w:ascii="Times New Roman" w:hAnsi="Times New Roman" w:cs="Times New Roman"/>
        </w:rPr>
        <w:t>AgentCo</w:t>
      </w:r>
      <w:r>
        <w:rPr>
          <w:rFonts w:ascii="Times New Roman" w:hAnsi="Times New Roman" w:cs="Times New Roman"/>
        </w:rPr>
        <w:t xml:space="preserve"> reasonably believes one is likely, Customer will permit </w:t>
      </w:r>
      <w:r>
        <w:rPr>
          <w:rFonts w:ascii="Times New Roman" w:hAnsi="Times New Roman" w:cs="Times New Roman"/>
        </w:rPr>
        <w:t>AgentCo</w:t>
      </w:r>
      <w:r>
        <w:rPr>
          <w:rFonts w:ascii="Times New Roman" w:hAnsi="Times New Roman" w:cs="Times New Roman"/>
        </w:rPr>
        <w:t xml:space="preserve">, at </w:t>
      </w:r>
      <w:r>
        <w:rPr>
          <w:rFonts w:ascii="Times New Roman" w:hAnsi="Times New Roman" w:cs="Times New Roman"/>
        </w:rPr>
        <w:t>AgentCo's</w:t>
      </w:r>
      <w:r>
        <w:rPr>
          <w:rFonts w:ascii="Times New Roman" w:hAnsi="Times New Roman" w:cs="Times New Roman"/>
        </w:rPr>
        <w:t xml:space="preserve"> option, to: (</w:t>
      </w:r>
      <w:r>
        <w:rPr>
          <w:rFonts w:ascii="Times New Roman" w:hAnsi="Times New Roman" w:cs="Times New Roman"/>
        </w:rPr>
        <w:t>i</w:t>
      </w:r>
      <w:r>
        <w:rPr>
          <w:rFonts w:ascii="Times New Roman" w:hAnsi="Times New Roman" w:cs="Times New Roman"/>
        </w:rPr>
        <w:t xml:space="preserve">)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w:t>
      </w:r>
      <w:r>
        <w:rPr>
          <w:rFonts w:ascii="Times New Roman" w:hAnsi="Times New Roman" w:cs="Times New Roman"/>
        </w:rPr>
        <w:t>AgentCo</w:t>
      </w:r>
      <w:r>
        <w:rPr>
          <w:rFonts w:ascii="Times New Roman" w:hAnsi="Times New Roman" w:cs="Times New Roman"/>
        </w:rPr>
        <w:t xml:space="preserve"> will provide Customer with a pro-rated refund of any prepaid Fees for the unused portion of the terminated Service. This Section 8.1 does not apply to any portion or component of the Service: (A) not developed by </w:t>
      </w:r>
      <w:r>
        <w:rPr>
          <w:rFonts w:ascii="Times New Roman" w:hAnsi="Times New Roman" w:cs="Times New Roman"/>
        </w:rPr>
        <w:t>AgentCo</w:t>
      </w:r>
      <w:r>
        <w:rPr>
          <w:rFonts w:ascii="Times New Roman" w:hAnsi="Times New Roman" w:cs="Times New Roman"/>
        </w:rPr>
        <w:t xml:space="preserve">, including Customer Data; (B) modified by anyone other than </w:t>
      </w:r>
      <w:r>
        <w:rPr>
          <w:rFonts w:ascii="Times New Roman" w:hAnsi="Times New Roman" w:cs="Times New Roman"/>
        </w:rPr>
        <w:t>AgentCo</w:t>
      </w:r>
      <w:r>
        <w:rPr>
          <w:rFonts w:ascii="Times New Roman" w:hAnsi="Times New Roman" w:cs="Times New Roman"/>
        </w:rPr>
        <w:t xml:space="preserve"> where the alleged infringement relates to that modification; (C) combined with products, </w:t>
      </w:r>
      <w:r>
        <w:rPr>
          <w:rFonts w:ascii="Times New Roman" w:hAnsi="Times New Roman" w:cs="Times New Roman"/>
        </w:rPr>
        <w:t xml:space="preserve">processes, or materials not approved by </w:t>
      </w:r>
      <w:r>
        <w:rPr>
          <w:rFonts w:ascii="Times New Roman" w:hAnsi="Times New Roman" w:cs="Times New Roman"/>
        </w:rPr>
        <w:t>AgentCo</w:t>
      </w:r>
      <w:r>
        <w:rPr>
          <w:rFonts w:ascii="Times New Roman" w:hAnsi="Times New Roman" w:cs="Times New Roman"/>
        </w:rPr>
        <w:t xml:space="preserve"> in writing where the alleged infringement relates to that combination; (D) used by Customer after </w:t>
      </w:r>
      <w:r>
        <w:rPr>
          <w:rFonts w:ascii="Times New Roman" w:hAnsi="Times New Roman" w:cs="Times New Roman"/>
        </w:rPr>
        <w:t>AgentCo</w:t>
      </w:r>
      <w:r>
        <w:rPr>
          <w:rFonts w:ascii="Times New Roman" w:hAnsi="Times New Roman" w:cs="Times New Roman"/>
        </w:rPr>
        <w:t xml:space="preserve"> has notified Customer of the alleged infringement or has provided modifications that would have avoided it; or (E) used in a manner inconsistent with this Agreement.</w:t>
      </w:r>
      <w:commentRangeEnd w:id="6"/>
      <w:r>
        <w:rPr>
          <w:rStyle w:val="CommentReference"/>
          <w:sz w:val="20"/>
          <w:szCs w:val="20"/>
        </w:rPr>
        <w:commentReference w:id="6"/>
      </w:r>
    </w:p>
    <w:p w14:paraId="6957D096" w14:textId="483EDCE3">
      <w:pPr>
        <w:spacing w:after="120" w:line="276" w:lineRule="auto"/>
        <w:ind w:left="720" w:hanging="540"/>
        <w:jc w:val="both"/>
        <w:rPr>
          <w:rFonts w:ascii="Times New Roman" w:hAnsi="Times New Roman" w:cs="Times New Roman"/>
        </w:rPr>
      </w:pPr>
      <w:r>
        <w:rPr>
          <w:rFonts w:ascii="Times New Roman" w:hAnsi="Times New Roman" w:cs="Times New Roman"/>
        </w:rPr>
        <w:t xml:space="preserve">8.2. Customer will defend </w:t>
      </w:r>
      <w:r>
        <w:rPr>
          <w:rFonts w:ascii="Times New Roman" w:hAnsi="Times New Roman" w:cs="Times New Roman"/>
        </w:rPr>
        <w:t>AgentCo</w:t>
      </w:r>
      <w:r>
        <w:rPr>
          <w:rFonts w:ascii="Times New Roman" w:hAnsi="Times New Roman" w:cs="Times New Roman"/>
        </w:rPr>
        <w:t xml:space="preserve"> against any third-party claim arising out of or relating to (</w:t>
      </w:r>
      <w:r>
        <w:rPr>
          <w:rFonts w:ascii="Times New Roman" w:hAnsi="Times New Roman" w:cs="Times New Roman"/>
        </w:rPr>
        <w:t>i</w:t>
      </w:r>
      <w:r>
        <w:rPr>
          <w:rFonts w:ascii="Times New Roman" w:hAnsi="Times New Roman" w:cs="Times New Roman"/>
        </w:rPr>
        <w:t xml:space="preserve">) Customer's Input or (ii) Customer Data, and will indemnify </w:t>
      </w:r>
      <w:r>
        <w:rPr>
          <w:rFonts w:ascii="Times New Roman" w:hAnsi="Times New Roman" w:cs="Times New Roman"/>
        </w:rPr>
        <w:t>AgentCo</w:t>
      </w:r>
      <w:r>
        <w:rPr>
          <w:rFonts w:ascii="Times New Roman" w:hAnsi="Times New Roman" w:cs="Times New Roman"/>
        </w:rPr>
        <w:t xml:space="preserve"> for any </w:t>
      </w:r>
      <w:r>
        <w:rPr>
          <w:rFonts w:ascii="Times New Roman" w:hAnsi="Times New Roman" w:cs="Times New Roman"/>
        </w:rPr>
        <w:t>damages</w:t>
      </w:r>
      <w:r>
        <w:rPr>
          <w:rFonts w:ascii="Times New Roman" w:hAnsi="Times New Roman" w:cs="Times New Roman"/>
        </w:rPr>
        <w:t xml:space="preserve">, costs, and (if applicable) attorneys' fees finally awarded against </w:t>
      </w:r>
      <w:r>
        <w:rPr>
          <w:rFonts w:ascii="Times New Roman" w:hAnsi="Times New Roman" w:cs="Times New Roman"/>
        </w:rPr>
        <w:t>AgentCo</w:t>
      </w:r>
      <w:r>
        <w:rPr>
          <w:rFonts w:ascii="Times New Roman" w:hAnsi="Times New Roman" w:cs="Times New Roman"/>
        </w:rPr>
        <w:t>, or agreed in settlement by Customer, in connection with such claim.</w:t>
      </w:r>
    </w:p>
    <w:p w14:paraId="68E9FCAE" w14:textId="2EB10A33">
      <w:pPr>
        <w:spacing w:after="120" w:line="276" w:lineRule="auto"/>
        <w:ind w:left="720" w:hanging="540"/>
        <w:jc w:val="both"/>
        <w:rPr>
          <w:rFonts w:ascii="Times New Roman" w:hAnsi="Times New Roman" w:cs="Times New Roman"/>
        </w:rPr>
      </w:pPr>
      <w:r>
        <w:rPr>
          <w:rFonts w:ascii="Times New Roman" w:hAnsi="Times New Roman" w:cs="Times New Roman"/>
        </w:rPr>
        <w:t>8.3. Where a party (the “Indemnified Party”) seeks indemnification under this Section, it will: (</w:t>
      </w:r>
      <w:r>
        <w:rPr>
          <w:rFonts w:ascii="Times New Roman" w:hAnsi="Times New Roman" w:cs="Times New Roman"/>
        </w:rPr>
        <w:t>i</w:t>
      </w:r>
      <w:r>
        <w:rPr>
          <w:rFonts w:ascii="Times New Roman" w:hAnsi="Times New Roman" w:cs="Times New Roman"/>
        </w:rPr>
        <w:t>)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pPr>
        <w:spacing w:after="120" w:line="276" w:lineRule="auto"/>
        <w:jc w:val="both"/>
        <w:rPr>
          <w:rFonts w:ascii="Times New Roman" w:hAnsi="Times New Roman" w:cs="Times New Roman"/>
        </w:rPr>
      </w:pPr>
      <w:r>
        <w:rPr>
          <w:rFonts w:ascii="Times New Roman" w:hAnsi="Times New Roman" w:cs="Times New Roman"/>
          <w:b/>
          <w:bCs/>
        </w:rPr>
        <w:t>9. WARRANTY AND DISCLAIMER</w:t>
      </w:r>
    </w:p>
    <w:p w14:paraId="66DB0313" w14:textId="19342D80">
      <w:pPr>
        <w:spacing w:after="120" w:line="276" w:lineRule="auto"/>
        <w:ind w:left="720" w:hanging="540"/>
        <w:jc w:val="both"/>
        <w:rPr>
          <w:rFonts w:ascii="Times New Roman" w:hAnsi="Times New Roman" w:cs="Times New Roman"/>
        </w:rPr>
      </w:pPr>
      <w:r>
        <w:rPr>
          <w:rFonts w:ascii="Times New Roman" w:hAnsi="Times New Roman" w:cs="Times New Roman"/>
        </w:rPr>
        <w:t xml:space="preserve">9.1. </w:t>
      </w:r>
      <w:r>
        <w:rPr>
          <w:rFonts w:ascii="Times New Roman" w:hAnsi="Times New Roman" w:cs="Times New Roman"/>
        </w:rPr>
        <w:t xml:space="preserve">Customer warrants that </w:t>
      </w:r>
      <w:r>
        <w:rPr>
          <w:rFonts w:ascii="Times New Roman" w:hAnsi="Times New Roman" w:cs="Times New Roman"/>
        </w:rPr>
        <w:t>it has all rights in Customer Data and Input necessary to use them with the Service,</w:t>
      </w:r>
      <w:r>
        <w:rPr>
          <w:rFonts w:ascii="Times New Roman" w:hAnsi="Times New Roman" w:cs="Times New Roman"/>
        </w:rPr>
        <w:t xml:space="preserve"> and that Customer's</w:t>
      </w:r>
      <w:r>
        <w:rPr>
          <w:rFonts w:ascii="Times New Roman" w:hAnsi="Times New Roman" w:cs="Times New Roman"/>
        </w:rPr>
        <w:t xml:space="preserve"> use of the Service will comply with all applicable laws and regulations.</w:t>
      </w:r>
    </w:p>
    <w:p w14:paraId="7B11EB28" w14:textId="408D7BD0">
      <w:pPr>
        <w:spacing w:after="120" w:line="276" w:lineRule="auto"/>
        <w:ind w:left="720" w:hanging="540"/>
        <w:jc w:val="both"/>
        <w:rPr>
          <w:rFonts w:ascii="Times New Roman" w:hAnsi="Times New Roman" w:cs="Times New Roman"/>
        </w:rPr>
      </w:pPr>
      <w:r>
        <w:rPr>
          <w:rFonts w:ascii="Times New Roman" w:hAnsi="Times New Roman" w:cs="Times New Roman"/>
        </w:rPr>
        <w:t xml:space="preserve">9.2. Warranties. Each Party warrants that it is duly entering into this Agreement and has the legal authority to do so. </w:t>
      </w:r>
      <w:r>
        <w:rPr>
          <w:rFonts w:ascii="Times New Roman" w:hAnsi="Times New Roman" w:cs="Times New Roman"/>
        </w:rPr>
        <w:t>AgentCo</w:t>
      </w:r>
      <w:r>
        <w:rPr>
          <w:rFonts w:ascii="Times New Roman" w:hAnsi="Times New Roman" w:cs="Times New Roman"/>
        </w:rPr>
        <w:t xml:space="preserve"> additionally warrants that: (</w:t>
      </w:r>
      <w:r>
        <w:rPr>
          <w:rFonts w:ascii="Times New Roman" w:hAnsi="Times New Roman" w:cs="Times New Roman"/>
        </w:rPr>
        <w:t>i</w:t>
      </w:r>
      <w:r>
        <w:rPr>
          <w:rFonts w:ascii="Times New Roman" w:hAnsi="Times New Roman" w:cs="Times New Roman"/>
        </w:rPr>
        <w:t xml:space="preserve">) the Service will perform substantially in accordance with the Documentation; and (ii) </w:t>
      </w:r>
      <w:r>
        <w:rPr>
          <w:rFonts w:ascii="Times New Roman" w:hAnsi="Times New Roman" w:cs="Times New Roman"/>
        </w:rPr>
        <w:t>AgentCo</w:t>
      </w:r>
      <w:r>
        <w:rPr>
          <w:rFonts w:ascii="Times New Roman" w:hAnsi="Times New Roman" w:cs="Times New Roman"/>
        </w:rPr>
        <w:t xml:space="preserve"> will use commercially reasonable, industry-standard measures to prevent the transmission of malware or malicious code through the Service.</w:t>
      </w:r>
      <w:r>
        <w:rPr>
          <w:rFonts w:ascii="Times New Roman" w:hAnsi="Times New Roman" w:cs="Times New Roman"/>
        </w:rPr>
        <w:t xml:space="preserve"> </w:t>
      </w:r>
      <w:commentRangeStart w:id="7"/>
      <w:r>
        <w:rPr>
          <w:rFonts w:ascii="Times New Roman" w:hAnsi="Times New Roman" w:cs="Times New Roman"/>
        </w:rPr>
        <w:t xml:space="preserve">AgentCo warrants that its provision of the Service will comply with </w:t>
      </w:r>
      <w:del w:author="Reviewing Counsel (AgentCo)" w:id="34" w:date="2026-10-19T02:34:31Z">
        <w:r>
          <w:rPr>
            <w:rFonts w:ascii="Times New Roman" w:hAnsi="Times New Roman" w:cs="Times New Roman"/>
          </w:rPr>
          <w:delText xml:space="preserve">all </w:delText>
        </w:r>
      </w:del>
      <w:r>
        <w:rPr>
          <w:rFonts w:ascii="Times New Roman" w:hAnsi="Times New Roman" w:cs="Times New Roman"/>
        </w:rPr>
        <w:t xml:space="preserve">applicable </w:t>
      </w:r>
      <w:ins w:author="Reviewing Counsel (AgentCo)" w:id="35" w:date="2026-10-19T02:34:31Z">
        <w:r>
          <w:rPr>
            <w:rFonts w:ascii="Times New Roman" w:hAnsi="Times New Roman" w:cs="Times New Roman"/>
          </w:rPr>
          <w:t xml:space="preserve">data protection </w:t>
        </w:r>
      </w:ins>
      <w:r>
        <w:rPr>
          <w:rFonts w:ascii="Times New Roman" w:hAnsi="Times New Roman" w:cs="Times New Roman"/>
        </w:rPr>
        <w:t>laws</w:t>
      </w:r>
      <w:del w:author="Reviewing Counsel (AgentCo)" w:id="36" w:date="2026-10-19T02:34:31Z">
        <w:r>
          <w:rPr>
            <w:rFonts w:ascii="Times New Roman" w:hAnsi="Times New Roman" w:cs="Times New Roman"/>
          </w:rPr>
          <w:delText xml:space="preserve"> and regulations</w:delText>
        </w:r>
      </w:del>
      <w:r>
        <w:rPr>
          <w:rFonts w:ascii="Times New Roman" w:hAnsi="Times New Roman" w:cs="Times New Roman"/>
        </w:rPr>
        <w:t>.</w:t>
      </w:r>
      <w:commentRangeEnd w:id="7"/>
      <w:r>
        <w:rPr>
          <w:rStyle w:val="CommentReference"/>
          <w:sz w:val="20"/>
          <w:szCs w:val="20"/>
        </w:rPr>
        <w:commentReference w:id="7"/>
      </w:r>
    </w:p>
    <w:p w14:paraId="79775603" w14:textId="222086A8">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 xml:space="preserve">9.3. Disclaimers. </w:t>
      </w:r>
      <w:r>
        <w:rPr>
          <w:rFonts w:ascii="Times New Roman" w:hAnsi="Times New Roman" w:cs="Times New Roman"/>
          <w:u w:val="single"/>
        </w:rPr>
        <w:t xml:space="preserve">Except for the limited warranties set forth in Section 9.2, the Service is provided "as is" and "as available" and </w:t>
      </w:r>
      <w:r>
        <w:rPr>
          <w:rFonts w:ascii="Times New Roman" w:hAnsi="Times New Roman" w:cs="Times New Roman"/>
          <w:u w:val="single"/>
        </w:rPr>
        <w:t>AgentCo</w:t>
      </w:r>
      <w:r>
        <w:rPr>
          <w:rFonts w:ascii="Times New Roman" w:hAnsi="Times New Roman" w:cs="Times New Roman"/>
          <w:u w:val="single"/>
        </w:rPr>
        <w:t xml:space="preserve"> hereby disclaims all warranties, whether express, implied, statutory, or otherwise. </w:t>
      </w:r>
      <w:r>
        <w:rPr>
          <w:rFonts w:ascii="Times New Roman" w:hAnsi="Times New Roman" w:cs="Times New Roman"/>
          <w:u w:val="single"/>
        </w:rPr>
        <w:t>AgentCo</w:t>
      </w:r>
      <w:r>
        <w:rPr>
          <w:rFonts w:ascii="Times New Roman" w:hAnsi="Times New Roman" w:cs="Times New Roman"/>
          <w:u w:val="single"/>
        </w:rPr>
        <w:t xml:space="preserve"> specifically disclaims all implied warranties of merchantability, fitness for a particular purpose, title, and non-infringement, and all warranties arising from course of dealing, usage, or trade practice. </w:t>
      </w:r>
      <w:r>
        <w:rPr>
          <w:rFonts w:ascii="Times New Roman" w:hAnsi="Times New Roman" w:cs="Times New Roman"/>
          <w:u w:val="single"/>
        </w:rPr>
        <w:t>AgentCo</w:t>
      </w:r>
      <w:r>
        <w:rPr>
          <w:rFonts w:ascii="Times New Roman" w:hAnsi="Times New Roman" w:cs="Times New Roman"/>
          <w:u w:val="single"/>
        </w:rPr>
        <w:t xml:space="preserve"> makes no warranty of any kind </w:t>
      </w:r>
      <w:r>
        <w:rPr>
          <w:rFonts w:ascii="Times New Roman" w:hAnsi="Times New Roman" w:cs="Times New Roman"/>
          <w:u w:val="single"/>
        </w:rPr>
        <w:t>that</w:t>
      </w:r>
      <w:r>
        <w:rPr>
          <w:rFonts w:ascii="Times New Roman" w:hAnsi="Times New Roman" w:cs="Times New Roman"/>
          <w:u w:val="single"/>
        </w:rPr>
        <w:t xml:space="preserve"> the Service will meet Customer's or any other person's requirements, operate without interruption, achieve any intended result, be compatible with any system, or be secure, accurate, complete, free of harmful code, or error free.</w:t>
      </w:r>
    </w:p>
    <w:p w14:paraId="6B800795" w14:textId="2FC89347">
      <w:pPr>
        <w:spacing w:after="120" w:line="276" w:lineRule="auto"/>
        <w:jc w:val="both"/>
        <w:rPr>
          <w:rFonts w:ascii="Times New Roman" w:hAnsi="Times New Roman" w:cs="Times New Roman"/>
          <w:b/>
          <w:bCs/>
        </w:rPr>
      </w:pPr>
      <w:r>
        <w:rPr>
          <w:rFonts w:ascii="Times New Roman" w:hAnsi="Times New Roman" w:cs="Times New Roman"/>
          <w:b/>
          <w:bCs/>
        </w:rPr>
        <w:t>10. L</w:t>
      </w:r>
      <w:r>
        <w:rPr>
          <w:rFonts w:ascii="Times New Roman" w:hAnsi="Times New Roman" w:cs="Times New Roman"/>
          <w:b/>
          <w:bCs/>
        </w:rPr>
        <w:t>imitations on Liability</w:t>
      </w:r>
    </w:p>
    <w:p w14:paraId="0D1503A0" w14:textId="3757AD7E">
      <w:pPr>
        <w:spacing w:after="120" w:line="276" w:lineRule="auto"/>
        <w:jc w:val="both"/>
        <w:rPr>
          <w:rFonts w:ascii="Times New Roman" w:hAnsi="Times New Roman" w:cs="Times New Roman"/>
        </w:rPr>
      </w:pPr>
      <w:r>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w:t>
      </w:r>
      <w:r>
        <w:rPr>
          <w:rFonts w:ascii="Times New Roman" w:hAnsi="Times New Roman" w:cs="Times New Roman"/>
        </w:rPr>
        <w:t>and strict liability), for (</w:t>
      </w:r>
      <w:r>
        <w:rPr>
          <w:rFonts w:ascii="Times New Roman" w:hAnsi="Times New Roman" w:cs="Times New Roman"/>
        </w:rPr>
        <w:t>i</w:t>
      </w:r>
      <w:r>
        <w:rPr>
          <w:rFonts w:ascii="Times New Roman" w:hAnsi="Times New Roman" w:cs="Times New Roman"/>
        </w:rPr>
        <w:t xml:space="preserve">) any consequential, incidental, indirect, exemplary, special, enhanced, or punitive damages, or (ii) any </w:t>
      </w:r>
      <w:r>
        <w:rPr>
          <w:rFonts w:ascii="Times New Roman" w:hAnsi="Times New Roman" w:cs="Times New Roman"/>
        </w:rPr>
        <w:t>loss of</w:t>
      </w:r>
      <w:r>
        <w:rPr>
          <w:rFonts w:ascii="Times New Roman" w:hAnsi="Times New Roman" w:cs="Times New Roman"/>
        </w:rPr>
        <w:t xml:space="preserve"> </w:t>
      </w:r>
      <w:r>
        <w:rPr>
          <w:rFonts w:ascii="Times New Roman" w:hAnsi="Times New Roman" w:cs="Times New Roman"/>
        </w:rPr>
        <w:t>revenue, or profits (whether direct or indirect), even if the party had been advised of the possibility of such losses or damages or such losses or damages were otherwise foreseeable.</w:t>
      </w:r>
    </w:p>
    <w:p w14:paraId="705C4849" w14:textId="4F82303A">
      <w:pPr>
        <w:spacing w:after="120" w:line="276" w:lineRule="auto"/>
        <w:jc w:val="both"/>
        <w:rPr>
          <w:rFonts w:ascii="Times New Roman" w:hAnsi="Times New Roman" w:cs="Times New Roman"/>
        </w:rPr>
      </w:pPr>
      <w:r>
        <w:rPr>
          <w:rFonts w:ascii="Times New Roman" w:hAnsi="Times New Roman" w:cs="Times New Roman"/>
        </w:rPr>
        <w:t xml:space="preserve">10.2. Liability Cap. To the maximum extent permitted by applicable law, and except for a party's </w:t>
      </w:r>
      <w:r>
        <w:rPr>
          <w:rFonts w:ascii="Times New Roman" w:hAnsi="Times New Roman" w:cs="Times New Roman"/>
        </w:rPr>
        <w:t xml:space="preserve">fraud, </w:t>
      </w:r>
      <w:r>
        <w:rPr>
          <w:rFonts w:ascii="Times New Roman" w:hAnsi="Times New Roman" w:cs="Times New Roman"/>
        </w:rPr>
        <w:t>gross negligence or willful misconduct, a party's indemnification obligations under Section 8,</w:t>
      </w:r>
      <w:r>
        <w:rPr>
          <w:rFonts w:ascii="Times New Roman" w:hAnsi="Times New Roman" w:cs="Times New Roman"/>
        </w:rPr>
        <w:t xml:space="preserve"> </w:t>
      </w:r>
      <w:commentRangeStart w:id="8"/>
      <w:r>
        <w:rPr>
          <w:rFonts w:ascii="Times New Roman" w:hAnsi="Times New Roman" w:cs="Times New Roman"/>
        </w:rPr>
        <w:t xml:space="preserve">a party’s </w:t>
      </w:r>
      <w:ins w:author="Reviewing Counsel (AgentCo)" w:id="37" w:date="2026-10-19T02:34:31Z">
        <w:r>
          <w:rPr>
            <w:rFonts w:ascii="Times New Roman" w:hAnsi="Times New Roman" w:cs="Times New Roman"/>
          </w:rPr>
          <w:t xml:space="preserve">breach of its </w:t>
        </w:r>
      </w:ins>
      <w:r>
        <w:rPr>
          <w:rFonts w:ascii="Times New Roman" w:hAnsi="Times New Roman" w:cs="Times New Roman"/>
        </w:rPr>
        <w:t>confidentiality obligations under Section 11.5</w:t>
      </w:r>
      <w:ins w:author="Reviewing Counsel (AgentCo)" w:id="38" w:date="2026-10-19T02:34:31Z">
        <w:r>
          <w:rPr>
            <w:rFonts w:ascii="Times New Roman" w:hAnsi="Times New Roman" w:cs="Times New Roman"/>
          </w:rPr>
          <w:t xml:space="preserve"> or</w:t>
        </w:r>
      </w:ins>
      <w:del w:author="Reviewing Counsel (AgentCo)" w:id="39" w:date="2026-10-19T02:34:31Z">
        <w:r>
          <w:rPr>
            <w:rFonts w:ascii="Times New Roman" w:hAnsi="Times New Roman" w:cs="Times New Roman"/>
          </w:rPr>
          <w:delText>,</w:delText>
        </w:r>
      </w:del>
      <w:r>
        <w:rPr>
          <w:rFonts w:ascii="Times New Roman" w:hAnsi="Times New Roman" w:cs="Times New Roman"/>
        </w:rPr>
        <w:t xml:space="preserve"> AgentCo’s breach of </w:t>
      </w:r>
      <w:ins w:author="Reviewing Counsel (AgentCo)" w:id="40" w:date="2026-10-19T02:34:31Z">
        <w:r>
          <w:rPr>
            <w:rFonts w:ascii="Times New Roman" w:hAnsi="Times New Roman" w:cs="Times New Roman"/>
          </w:rPr>
          <w:t>its</w:t>
        </w:r>
      </w:ins>
      <w:del w:author="Reviewing Counsel (AgentCo)" w:id="41" w:date="2026-10-19T02:34:31Z">
        <w:r>
          <w:rPr>
            <w:rFonts w:ascii="Times New Roman" w:hAnsi="Times New Roman" w:cs="Times New Roman"/>
          </w:rPr>
          <w:delText>data</w:delText>
        </w:r>
      </w:del>
      <w:r>
        <w:rPr>
          <w:rFonts w:ascii="Times New Roman" w:hAnsi="Times New Roman" w:cs="Times New Roman"/>
        </w:rPr>
        <w:t xml:space="preserve"> security</w:t>
      </w:r>
      <w:ins w:author="Reviewing Counsel (AgentCo)" w:id="42" w:date="2026-10-19T02:34:31Z">
        <w:r>
          <w:rPr>
            <w:rFonts w:ascii="Times New Roman" w:hAnsi="Times New Roman" w:cs="Times New Roman"/>
          </w:rPr>
          <w:t xml:space="preserve"> obligations under Section 3.4 of the DPA (in each such case, subject to a separate aggregate cap equal to two times the amounts paid by Customer to AgentCo in the twelve (12) months immediately preceding the event giving rise to the claim),</w:t>
        </w:r>
        <w:commentRangeEnd w:id="8"/>
        <w:r>
          <w:rPr>
            <w:rStyle w:val="CommentReference"/>
            <w:sz w:val="20"/>
            <w:szCs w:val="20"/>
          </w:rPr>
          <w:commentReference w:id="8"/>
        </w:r>
      </w:ins>
      <w:del w:author="Reviewing Counsel (AgentCo)" w:id="43" w:date="2026-10-19T02:34:31Z">
        <w:r>
          <w:rPr>
            <w:rFonts w:ascii="Times New Roman" w:hAnsi="Times New Roman" w:cs="Times New Roman"/>
          </w:rPr>
          <w:delText>,</w:delText>
        </w:r>
      </w:del>
      <w:r>
        <w:rPr>
          <w:rFonts w:ascii="Times New Roman" w:hAnsi="Times New Roman" w:cs="Times New Roman"/>
        </w:rPr>
        <w:t xml:space="preserve"> </w:t>
      </w:r>
      <w:r>
        <w:rPr>
          <w:rFonts w:ascii="Times New Roman" w:hAnsi="Times New Roman" w:cs="Times New Roman"/>
        </w:rPr>
        <w:t xml:space="preserve">and Customer's breach of Section 3.2, each party's total liability under this Agreement will not exceed the aggregate amounts paid by Customer to </w:t>
      </w:r>
      <w:r>
        <w:rPr>
          <w:rFonts w:ascii="Times New Roman" w:hAnsi="Times New Roman" w:cs="Times New Roman"/>
        </w:rPr>
        <w:t>AgentCo</w:t>
      </w:r>
      <w:r>
        <w:rPr>
          <w:rFonts w:ascii="Times New Roman" w:hAnsi="Times New Roman" w:cs="Times New Roman"/>
        </w:rPr>
        <w:t xml:space="preserve"> in the twelve (12) months immediately preceding the event giving rise to the claim. These limitations apply notwithstanding any failure of essential purpose of any limited remedy.</w:t>
      </w:r>
    </w:p>
    <w:p w14:paraId="4B90FDE9" w14:textId="77777777">
      <w:pPr>
        <w:spacing w:after="120" w:line="276" w:lineRule="auto"/>
        <w:jc w:val="both"/>
        <w:rPr>
          <w:rFonts w:ascii="Times New Roman" w:hAnsi="Times New Roman" w:cs="Times New Roman"/>
        </w:rPr>
      </w:pPr>
    </w:p>
    <w:p w14:paraId="3BE99AC8" w14:textId="71E32F96">
      <w:pPr>
        <w:spacing w:after="120" w:line="276" w:lineRule="auto"/>
        <w:jc w:val="both"/>
        <w:rPr>
          <w:rFonts w:ascii="Times New Roman" w:hAnsi="Times New Roman" w:cs="Times New Roman"/>
        </w:rPr>
      </w:pPr>
      <w:r>
        <w:rPr>
          <w:rFonts w:ascii="Times New Roman" w:hAnsi="Times New Roman" w:cs="Times New Roman"/>
          <w:b/>
          <w:bCs/>
        </w:rPr>
        <w:t>11. GENERAL TERMS.</w:t>
      </w:r>
    </w:p>
    <w:p w14:paraId="0BE3C745" w14:textId="4855A894">
      <w:pPr>
        <w:spacing w:after="120" w:line="276" w:lineRule="auto"/>
        <w:ind w:left="720" w:hanging="540"/>
        <w:jc w:val="both"/>
        <w:rPr>
          <w:rFonts w:ascii="Times New Roman" w:hAnsi="Times New Roman" w:cs="Times New Roman"/>
        </w:rPr>
      </w:pPr>
      <w:r>
        <w:rPr>
          <w:rFonts w:ascii="Times New Roman" w:hAnsi="Times New Roman" w:cs="Times New Roman"/>
        </w:rPr>
        <w:t xml:space="preserve">11.1. Assignment. Neither party may assign these Terms without the </w:t>
      </w:r>
      <w:r>
        <w:rPr>
          <w:rFonts w:ascii="Times New Roman" w:hAnsi="Times New Roman" w:cs="Times New Roman"/>
        </w:rPr>
        <w:t xml:space="preserve">other party's prior written consent, except that </w:t>
      </w:r>
      <w:r>
        <w:rPr>
          <w:rFonts w:ascii="Times New Roman" w:hAnsi="Times New Roman" w:cs="Times New Roman"/>
        </w:rPr>
        <w:t>AgentCo</w:t>
      </w:r>
      <w:r>
        <w:rPr>
          <w:rFonts w:ascii="Times New Roman" w:hAnsi="Times New Roman" w:cs="Times New Roman"/>
        </w:rPr>
        <w:t xml:space="preserve"> may assign these Terms in their entirety (</w:t>
      </w:r>
      <w:r>
        <w:rPr>
          <w:rFonts w:ascii="Times New Roman" w:hAnsi="Times New Roman" w:cs="Times New Roman"/>
        </w:rPr>
        <w:t>i</w:t>
      </w:r>
      <w:r>
        <w:rPr>
          <w:rFonts w:ascii="Times New Roman" w:hAnsi="Times New Roman" w:cs="Times New Roman"/>
        </w:rPr>
        <w:t xml:space="preserve">) to any Affiliate or (ii) in connection with a merger, consolidation, or sale of all or substantially </w:t>
      </w:r>
      <w:r>
        <w:rPr>
          <w:rFonts w:ascii="Times New Roman" w:hAnsi="Times New Roman" w:cs="Times New Roman"/>
        </w:rPr>
        <w:t>all of</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s</w:t>
      </w:r>
      <w:r>
        <w:rPr>
          <w:rFonts w:ascii="Times New Roman" w:hAnsi="Times New Roman" w:cs="Times New Roman"/>
        </w:rPr>
        <w:t xml:space="preserve"> assets.</w:t>
      </w:r>
    </w:p>
    <w:p w14:paraId="3C606906" w14:textId="363B3A08">
      <w:pPr>
        <w:spacing w:after="120" w:line="276" w:lineRule="auto"/>
        <w:ind w:left="720" w:hanging="540"/>
        <w:jc w:val="both"/>
        <w:rPr>
          <w:rFonts w:ascii="Times New Roman" w:hAnsi="Times New Roman" w:cs="Times New Roman"/>
        </w:rPr>
      </w:pPr>
      <w:r>
        <w:rPr>
          <w:rFonts w:ascii="Times New Roman" w:hAnsi="Times New Roman" w:cs="Times New Roman"/>
        </w:rPr>
        <w:t xml:space="preserve">11.2. Subcontracting. </w:t>
      </w:r>
      <w:r>
        <w:rPr>
          <w:rFonts w:ascii="Times New Roman" w:hAnsi="Times New Roman" w:cs="Times New Roman"/>
        </w:rPr>
        <w:t>AgentCo</w:t>
      </w:r>
      <w:r>
        <w:rPr>
          <w:rFonts w:ascii="Times New Roman" w:hAnsi="Times New Roman" w:cs="Times New Roman"/>
        </w:rPr>
        <w:t xml:space="preserve"> may engage subcontractors and other third-party providers as it deems appropriate to perform its obligations under these </w:t>
      </w:r>
      <w:r>
        <w:rPr>
          <w:rFonts w:ascii="Times New Roman" w:hAnsi="Times New Roman" w:cs="Times New Roman"/>
        </w:rPr>
        <w:t>Terms, and</w:t>
      </w:r>
      <w:r>
        <w:rPr>
          <w:rFonts w:ascii="Times New Roman" w:hAnsi="Times New Roman" w:cs="Times New Roman"/>
        </w:rPr>
        <w:t xml:space="preserve"> will remain responsible for their performance. </w:t>
      </w:r>
    </w:p>
    <w:p w14:paraId="59A9E58B" w14:textId="36F79A4E">
      <w:pPr>
        <w:spacing w:after="120" w:line="276" w:lineRule="auto"/>
        <w:ind w:left="720" w:hanging="540"/>
        <w:jc w:val="both"/>
        <w:rPr>
          <w:rFonts w:ascii="Times New Roman" w:hAnsi="Times New Roman" w:cs="Times New Roman"/>
        </w:rPr>
      </w:pPr>
      <w:r>
        <w:rPr>
          <w:rFonts w:ascii="Times New Roman" w:hAnsi="Times New Roman" w:cs="Times New Roman"/>
        </w:rPr>
        <w:t>11.3. Severability and Interpretation</w:t>
      </w:r>
      <w:r>
        <w:rPr>
          <w:rFonts w:ascii="Times New Roman" w:hAnsi="Times New Roman" w:cs="Times New Roman"/>
          <w:b/>
          <w:bCs/>
        </w:rPr>
        <w:t>.</w:t>
      </w:r>
      <w:r>
        <w:rPr>
          <w:rFonts w:ascii="Times New Roman" w:hAnsi="Times New Roman" w:cs="Times New Roman"/>
        </w:rPr>
        <w:t xml:space="preserve"> If a</w:t>
      </w:r>
      <w:r>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Pr>
          <w:rFonts w:ascii="Times New Roman" w:hAnsi="Times New Roman" w:cs="Times New Roman"/>
        </w:rPr>
        <w:t xml:space="preserve"> effect.</w:t>
      </w:r>
    </w:p>
    <w:p w14:paraId="25F5F409" w14:textId="61CBC0FA">
      <w:pPr>
        <w:spacing w:after="120" w:line="276" w:lineRule="auto"/>
        <w:ind w:left="720" w:hanging="540"/>
        <w:jc w:val="both"/>
        <w:rPr>
          <w:rFonts w:ascii="Times New Roman" w:hAnsi="Times New Roman" w:cs="Times New Roman"/>
        </w:rPr>
      </w:pPr>
      <w:r>
        <w:rPr>
          <w:rFonts w:ascii="Times New Roman" w:hAnsi="Times New Roman" w:cs="Times New Roman"/>
        </w:rPr>
        <w:t xml:space="preserve">11.4. </w:t>
      </w:r>
      <w:r>
        <w:rPr>
          <w:rFonts w:ascii="Times New Roman" w:hAnsi="Times New Roman" w:cs="Times New Roman"/>
        </w:rPr>
        <w:t>Open Source</w:t>
      </w:r>
      <w:r>
        <w:rPr>
          <w:rFonts w:ascii="Times New Roman" w:hAnsi="Times New Roman" w:cs="Times New Roman"/>
        </w:rPr>
        <w:t xml:space="preserve"> Software. </w:t>
      </w:r>
      <w:r>
        <w:rPr>
          <w:rFonts w:ascii="Times New Roman" w:hAnsi="Times New Roman" w:cs="Times New Roman"/>
        </w:rPr>
        <w:t>AgentCo</w:t>
      </w:r>
      <w:r>
        <w:rPr>
          <w:rFonts w:ascii="Times New Roman" w:hAnsi="Times New Roman" w:cs="Times New Roman"/>
        </w:rPr>
        <w:t xml:space="preserve"> warrants that it will not incorporate into the Service any software that would, as a condition of its use, subject Customer's software to an </w:t>
      </w:r>
      <w:r>
        <w:rPr>
          <w:rFonts w:ascii="Times New Roman" w:hAnsi="Times New Roman" w:cs="Times New Roman"/>
        </w:rPr>
        <w:t>open source</w:t>
      </w:r>
      <w:r>
        <w:rPr>
          <w:rFonts w:ascii="Times New Roman" w:hAnsi="Times New Roman" w:cs="Times New Roman"/>
        </w:rPr>
        <w:t xml:space="preserve"> license requiring Customer's software to be disclosed or distributed in source code form, or that would grant any third party the right to modify Customer's software.</w:t>
      </w:r>
    </w:p>
    <w:p w14:paraId="5D35DDE6" w14:textId="11A27381">
      <w:pPr>
        <w:spacing w:after="120" w:line="276" w:lineRule="auto"/>
        <w:ind w:left="720" w:hanging="540"/>
        <w:jc w:val="both"/>
        <w:rPr>
          <w:rFonts w:ascii="Times New Roman" w:hAnsi="Times New Roman" w:cs="Times New Roman"/>
        </w:rPr>
      </w:pPr>
      <w:r>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w:t>
      </w:r>
      <w:r>
        <w:rPr>
          <w:rFonts w:ascii="Times New Roman" w:hAnsi="Times New Roman" w:cs="Times New Roman"/>
        </w:rPr>
        <w:t>i</w:t>
      </w:r>
      <w:r>
        <w:rPr>
          <w:rFonts w:ascii="Times New Roman" w:hAnsi="Times New Roman" w:cs="Times New Roman"/>
        </w:rPr>
        <w:t xml:space="preserve">)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w:t>
      </w:r>
      <w:r>
        <w:rPr>
          <w:rFonts w:ascii="Times New Roman" w:hAnsi="Times New Roman" w:cs="Times New Roman"/>
        </w:rPr>
        <w:t xml:space="preserve">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w:t>
      </w:r>
      <w:r>
        <w:rPr>
          <w:rFonts w:ascii="Times New Roman" w:hAnsi="Times New Roman" w:cs="Times New Roman"/>
        </w:rPr>
        <w:t>Information, or</w:t>
      </w:r>
      <w:r>
        <w:rPr>
          <w:rFonts w:ascii="Times New Roman" w:hAnsi="Times New Roman" w:cs="Times New Roman"/>
        </w:rPr>
        <w:t xml:space="preserve"> destroy them and certify such destruction in writing to the disclosing Party.</w:t>
      </w:r>
    </w:p>
    <w:p w14:paraId="78B32E5C" w14:textId="43A55704">
      <w:pPr>
        <w:spacing w:after="120" w:line="276" w:lineRule="auto"/>
        <w:ind w:left="720" w:hanging="540"/>
        <w:jc w:val="both"/>
        <w:rPr>
          <w:rFonts w:ascii="Times New Roman" w:hAnsi="Times New Roman" w:cs="Times New Roman"/>
        </w:rPr>
      </w:pPr>
      <w:r>
        <w:rPr>
          <w:rFonts w:ascii="Times New Roman" w:hAnsi="Times New Roman" w:cs="Times New Roman"/>
        </w:rPr>
        <w:t xml:space="preserve">11.6. Usage Data. </w:t>
      </w:r>
      <w:r>
        <w:rPr>
          <w:rFonts w:ascii="Times New Roman" w:hAnsi="Times New Roman" w:cs="Times New Roman"/>
        </w:rPr>
        <w:t>AgentCo</w:t>
      </w:r>
      <w:r>
        <w:rPr>
          <w:rFonts w:ascii="Times New Roman" w:hAnsi="Times New Roman" w:cs="Times New Roman"/>
        </w:rPr>
        <w:t xml:space="preserve"> may collect and use Usage Data</w:t>
      </w:r>
      <w:r>
        <w:rPr>
          <w:rFonts w:ascii="Times New Roman" w:hAnsi="Times New Roman" w:cs="Times New Roman"/>
        </w:rPr>
        <w:t xml:space="preserve"> during the Term of the Agreement</w:t>
      </w:r>
      <w:r>
        <w:rPr>
          <w:rFonts w:ascii="Times New Roman" w:hAnsi="Times New Roman" w:cs="Times New Roman"/>
        </w:rPr>
        <w:t xml:space="preserve"> to develop, improve, support, and operate the Service. </w:t>
      </w:r>
      <w:r>
        <w:rPr>
          <w:rFonts w:ascii="Times New Roman" w:hAnsi="Times New Roman" w:cs="Times New Roman"/>
        </w:rPr>
        <w:t>AgentCo</w:t>
      </w:r>
      <w:r>
        <w:rPr>
          <w:rFonts w:ascii="Times New Roman" w:hAnsi="Times New Roman" w:cs="Times New Roman"/>
        </w:rPr>
        <w:t xml:space="preserve"> will not share Usage Data containing Customer's Confidential Information with any third party other than (</w:t>
      </w:r>
      <w:r>
        <w:rPr>
          <w:rFonts w:ascii="Times New Roman" w:hAnsi="Times New Roman" w:cs="Times New Roman"/>
        </w:rPr>
        <w:t>i</w:t>
      </w:r>
      <w:r>
        <w:rPr>
          <w:rFonts w:ascii="Times New Roman" w:hAnsi="Times New Roman" w:cs="Times New Roman"/>
        </w:rPr>
        <w:t>) as permitted under Section 11.5 (Confidentiality), or (ii) where the Usage Data has been aggregated and anonymized so that Customer cannot be identified.</w:t>
      </w:r>
    </w:p>
    <w:p w14:paraId="0D067AFB" w14:textId="2824F9DF">
      <w:pPr>
        <w:spacing w:after="120" w:line="276" w:lineRule="auto"/>
        <w:ind w:left="720" w:hanging="540"/>
        <w:jc w:val="both"/>
        <w:rPr>
          <w:rFonts w:ascii="Times New Roman" w:hAnsi="Times New Roman" w:cs="Times New Roman"/>
        </w:rPr>
      </w:pPr>
      <w:r>
        <w:rPr>
          <w:rFonts w:ascii="Times New Roman" w:hAnsi="Times New Roman" w:cs="Times New Roman"/>
        </w:rPr>
        <w:t xml:space="preserve">11.7. No Training. </w:t>
      </w:r>
      <w:r>
        <w:rPr>
          <w:rFonts w:ascii="Times New Roman" w:hAnsi="Times New Roman" w:cs="Times New Roman"/>
        </w:rPr>
        <w:t>AgentCo</w:t>
      </w:r>
      <w:r>
        <w:rPr>
          <w:rFonts w:ascii="Times New Roman" w:hAnsi="Times New Roman" w:cs="Times New Roman"/>
        </w:rPr>
        <w:t xml:space="preserve"> will not, and will not permit any </w:t>
      </w:r>
      <w:r>
        <w:rPr>
          <w:rFonts w:ascii="Times New Roman" w:hAnsi="Times New Roman" w:cs="Times New Roman"/>
        </w:rPr>
        <w:t>Subprocessor</w:t>
      </w:r>
      <w:r>
        <w:rPr>
          <w:rFonts w:ascii="Times New Roman" w:hAnsi="Times New Roman" w:cs="Times New Roman"/>
        </w:rPr>
        <w:t xml:space="preserve"> to, train any AI model using Customer's Content or Customer Data. Other than cloud storage providers, </w:t>
      </w:r>
      <w:r>
        <w:rPr>
          <w:rFonts w:ascii="Times New Roman" w:hAnsi="Times New Roman" w:cs="Times New Roman"/>
        </w:rPr>
        <w:t>Subprocessors</w:t>
      </w:r>
      <w:r>
        <w:rPr>
          <w:rFonts w:ascii="Times New Roman" w:hAnsi="Times New Roman" w:cs="Times New Roman"/>
        </w:rPr>
        <w:t xml:space="preserve"> will not retain or log Customer's Content or Customer Data for human review.</w:t>
      </w:r>
    </w:p>
    <w:p w14:paraId="0C5407BA" w14:textId="5EC82F4C">
      <w:pPr>
        <w:spacing w:after="120" w:line="276" w:lineRule="auto"/>
        <w:ind w:left="720" w:hanging="540"/>
        <w:jc w:val="both"/>
        <w:rPr>
          <w:rFonts w:ascii="Times New Roman" w:hAnsi="Times New Roman" w:cs="Times New Roman"/>
        </w:rPr>
      </w:pPr>
      <w:ins w:author="Reviewing Counsel (AgentCo)" w:id="45" w:date="2026-10-19T02:34:31Z">
        <w:r>
          <w:rPr>
            <w:rFonts w:ascii="Times New Roman" w:hAnsi="Times New Roman" w:cs="Times New Roman"/>
          </w:rPr>
          <w:t>11.</w:t>
        </w:r>
      </w:ins>
      <w:del w:author="Reviewing Counsel (AgentCo)" w:id="44" w:date="2026-10-19T02:34:31Z">
        <w:r>
          <w:rPr>
            <w:rFonts w:ascii="Times New Roman" w:hAnsi="Times New Roman" w:cs="Times New Roman"/>
          </w:rPr>
          <w:delText>11.</w:delText>
        </w:r>
        <w:r>
          <w:rPr>
            <w:rFonts w:ascii="Times New Roman" w:hAnsi="Times New Roman" w:cs="Times New Roman"/>
          </w:rPr>
          <w:delText>8</w:delText>
        </w:r>
        <w:r>
          <w:rPr>
            <w:rFonts w:ascii="Times New Roman" w:hAnsi="Times New Roman" w:cs="Times New Roman"/>
          </w:rPr>
          <w:delText>.</w:delText>
        </w:r>
        <w:r>
          <w:rPr>
            <w:rFonts w:ascii="Times New Roman" w:hAnsi="Times New Roman" w:cs="Times New Roman"/>
          </w:rPr>
          <w:delText xml:space="preserve"> Intentionally deleted.</w:delText>
        </w:r>
        <w:r>
          <w:rPr>
            <w:rFonts w:ascii="Times New Roman" w:hAnsi="Times New Roman" w:cs="Times New Roman"/>
          </w:rPr>
          <w:delText xml:space="preserve"> </w:delText>
        </w:r>
      </w:del>
      <w:ins w:author="Reviewing Counsel (AgentCo)" w:id="47" w:date="2026-10-19T02:34:31Z">
        <w:r>
          <w:rPr>
            <w:rFonts w:ascii="Times New Roman" w:hAnsi="Times New Roman" w:cs="Times New Roman"/>
          </w:rPr>
          <w:t>8</w:t>
        </w:r>
        <w:r>
          <w:rPr>
            <w:rFonts w:ascii="Times New Roman" w:hAnsi="Times New Roman" w:cs="Times New Roman"/>
          </w:rPr>
          <w:t>.</w:t>
        </w:r>
        <w:r>
          <w:rPr>
            <w:rFonts w:ascii="Times New Roman" w:hAnsi="Times New Roman" w:cs="Times New Roman"/>
          </w:rPr>
          <w:t xml:space="preserve"> </w:t>
        </w:r>
        <w:commentRangeStart w:id="9"/>
        <w:r>
          <w:rPr>
            <w:rFonts w:ascii="Times New Roman" w:hAnsi="Times New Roman" w:cs="Times New Roman"/>
          </w:rPr>
          <w:t>Use of Name. AgentCo will not identify Customer as a customer of the Service or use Customer’s logo without Customer’s prior written consent.</w:t>
        </w:r>
        <w:commentRangeEnd w:id="9"/>
        <w:r>
          <w:rPr>
            <w:rStyle w:val="CommentReference"/>
            <w:sz w:val="20"/>
            <w:szCs w:val="20"/>
          </w:rPr>
          <w:commentReference w:id="9"/>
        </w:r>
        <w:r>
          <w:rPr>
            <w:rFonts w:ascii="Times New Roman" w:hAnsi="Times New Roman" w:cs="Times New Roman"/>
          </w:rPr>
          <w:t xml:space="preserve"> </w:t>
        </w:r>
        <w:r>
          <w:rPr>
            <w:rFonts w:ascii="Times New Roman" w:hAnsi="Times New Roman" w:cs="Times New Roman"/>
          </w:rPr>
          <w:t xml:space="preserve"> </w:t>
        </w:r>
      </w:ins>
      <w:del w:author="Reviewing Counsel (AgentCo)" w:id="46" w:date="2026-10-19T02:34:31Z">
        <w:r>
          <w:rPr>
            <w:rFonts w:ascii="Times New Roman" w:hAnsi="Times New Roman" w:cs="Times New Roman"/>
          </w:rPr>
          <w:delText xml:space="preserve"> </w:delText>
        </w:r>
      </w:del>
    </w:p>
    <w:p w14:paraId="0EB91F40" w14:textId="3B2E47BA">
      <w:pPr>
        <w:spacing w:after="120" w:line="276" w:lineRule="auto"/>
        <w:ind w:left="720" w:hanging="540"/>
        <w:jc w:val="both"/>
        <w:rPr>
          <w:rFonts w:ascii="Times New Roman" w:hAnsi="Times New Roman" w:cs="Times New Roman"/>
        </w:rPr>
      </w:pPr>
      <w:r>
        <w:rPr>
          <w:rFonts w:ascii="Times New Roman" w:hAnsi="Times New Roman" w:cs="Times New Roman"/>
        </w:rPr>
        <w:t>11.</w:t>
      </w:r>
      <w:r>
        <w:rPr>
          <w:rFonts w:ascii="Times New Roman" w:hAnsi="Times New Roman" w:cs="Times New Roman"/>
        </w:rPr>
        <w:t>9</w:t>
      </w:r>
      <w:r>
        <w:rPr>
          <w:rFonts w:ascii="Times New Roman" w:hAnsi="Times New Roman" w:cs="Times New Roman"/>
        </w:rPr>
        <w:t xml:space="preserve">. Governing Law. These Terms </w:t>
      </w:r>
      <w:r>
        <w:rPr>
          <w:rFonts w:ascii="Times New Roman" w:hAnsi="Times New Roman" w:cs="Times New Roman"/>
        </w:rPr>
        <w:t>are governed by the laws of the State of</w:t>
      </w:r>
      <w:r>
        <w:rPr>
          <w:rFonts w:ascii="Times New Roman" w:hAnsi="Times New Roman" w:cs="Times New Roman"/>
        </w:rPr>
        <w:t xml:space="preserve"> New York</w:t>
      </w:r>
      <w:r>
        <w:rPr>
          <w:rFonts w:ascii="Times New Roman" w:hAnsi="Times New Roman" w:cs="Times New Roman"/>
        </w:rPr>
        <w:t xml:space="preserve">, without </w:t>
      </w:r>
      <w:r>
        <w:rPr>
          <w:rFonts w:ascii="Times New Roman" w:hAnsi="Times New Roman" w:cs="Times New Roman"/>
        </w:rPr>
        <w:t>giving</w:t>
      </w:r>
      <w:r>
        <w:rPr>
          <w:rFonts w:ascii="Times New Roman" w:hAnsi="Times New Roman" w:cs="Times New Roman"/>
        </w:rPr>
        <w:t xml:space="preserve"> effect to its conflict-of-laws </w:t>
      </w:r>
      <w:r>
        <w:rPr>
          <w:rFonts w:ascii="Times New Roman" w:hAnsi="Times New Roman" w:cs="Times New Roman"/>
        </w:rPr>
        <w:t>principles, and</w:t>
      </w:r>
      <w:r>
        <w:rPr>
          <w:rFonts w:ascii="Times New Roman" w:hAnsi="Times New Roman" w:cs="Times New Roman"/>
        </w:rPr>
        <w:t xml:space="preserve"> excluding the United Nations Convention on Contracts for</w:t>
      </w:r>
      <w:r>
        <w:rPr>
          <w:rFonts w:ascii="Times New Roman" w:hAnsi="Times New Roman" w:cs="Times New Roman"/>
        </w:rPr>
        <w:t xml:space="preserve"> the International Sale of Goods.</w:t>
      </w:r>
    </w:p>
    <w:p w14:paraId="6EF081F6" w14:textId="72A755A4">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Arbitration. Any dispute, claim</w:t>
      </w:r>
      <w:r>
        <w:rPr>
          <w:rFonts w:ascii="Times New Roman" w:hAnsi="Times New Roman" w:cs="Times New Roman"/>
        </w:rPr>
        <w:t>, or controversy arising out of or relating to this Agreement or its breach — including the scope or applicability of this agreement to arbitrate — will be resolv</w:t>
      </w:r>
      <w:r>
        <w:rPr>
          <w:rFonts w:ascii="Times New Roman" w:hAnsi="Times New Roman" w:cs="Times New Roman"/>
        </w:rPr>
        <w:t>ed by arbitration.</w:t>
      </w:r>
    </w:p>
    <w:p w14:paraId="1BB69E8D" w14:textId="557188B3">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.1. For customers located in the</w:t>
      </w:r>
      <w:r>
        <w:rPr>
          <w:rFonts w:ascii="Times New Roman" w:hAnsi="Times New Roman" w:cs="Times New Roman"/>
        </w:rPr>
        <w:t xml:space="preserve"> United States of America,</w:t>
      </w:r>
      <w:r>
        <w:rPr>
          <w:rFonts w:ascii="Times New Roman" w:hAnsi="Times New Roman" w:cs="Times New Roman"/>
        </w:rPr>
        <w:t xml:space="preserve"> </w:t>
      </w:r>
      <w:r>
        <w:rPr>
          <w:rFonts w:ascii="Times New Roman" w:hAnsi="Times New Roman" w:cs="Times New Roman"/>
        </w:rPr>
        <w:t xml:space="preserve">the dispute will be heard by a sole arbitrator seated in </w:t>
      </w:r>
      <w:r>
        <w:rPr>
          <w:rFonts w:ascii="Times New Roman" w:hAnsi="Times New Roman" w:cs="Times New Roman"/>
        </w:rPr>
        <w:t>New York, New Yo</w:t>
      </w:r>
      <w:r>
        <w:rPr>
          <w:rFonts w:ascii="Times New Roman" w:hAnsi="Times New Roman" w:cs="Times New Roman"/>
        </w:rPr>
        <w:t xml:space="preserve">rk </w:t>
      </w:r>
      <w:r>
        <w:rPr>
          <w:rFonts w:ascii="Times New Roman" w:hAnsi="Times New Roman" w:cs="Times New Roman"/>
        </w:rPr>
        <w:t>under JAMS' Streamlined Arbitration Rules and Procedures.</w:t>
      </w:r>
    </w:p>
    <w:p w14:paraId="47ED3527" w14:textId="5B9D55D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 xml:space="preserve">.2. </w:t>
      </w:r>
      <w:r>
        <w:rPr>
          <w:rFonts w:ascii="Times New Roman" w:hAnsi="Times New Roman" w:cs="Times New Roman"/>
        </w:rPr>
        <w:t>Where the amount in controversy exceeds $150,000, the dispute will be heard by a panel of three arbitrators in the same seat and under the sam</w:t>
      </w:r>
      <w:r>
        <w:rPr>
          <w:rFonts w:ascii="Times New Roman" w:hAnsi="Times New Roman" w:cs="Times New Roman"/>
        </w:rPr>
        <w:t>e rules specified above.</w:t>
      </w:r>
    </w:p>
    <w:p w14:paraId="721D0044" w14:textId="2EA3A577">
      <w:pPr>
        <w:spacing w:after="120" w:line="276" w:lineRule="auto"/>
        <w:ind w:left="144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0</w:t>
      </w:r>
      <w:r>
        <w:rPr>
          <w:rFonts w:ascii="Times New Roman" w:hAnsi="Times New Roman" w:cs="Times New Roman"/>
        </w:rPr>
        <w:t>.3. Judgment on the a</w:t>
      </w:r>
      <w:r>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Pr>
          <w:rFonts w:ascii="Times New Roman" w:hAnsi="Times New Roman" w:cs="Times New Roman"/>
        </w:rPr>
        <w:t xml:space="preserve"> jurisdiction.</w:t>
      </w:r>
    </w:p>
    <w:p w14:paraId="5DA02E82" w14:textId="2B397B3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1</w:t>
      </w:r>
      <w:r>
        <w:rPr>
          <w:rFonts w:ascii="Times New Roman" w:hAnsi="Times New Roman" w:cs="Times New Roman"/>
        </w:rPr>
        <w:t xml:space="preserve">. Notice. All notices </w:t>
      </w:r>
      <w:r>
        <w:rPr>
          <w:rFonts w:ascii="Times New Roman" w:hAnsi="Times New Roman" w:cs="Times New Roman"/>
        </w:rPr>
        <w:t xml:space="preserve">under this Agreement </w:t>
      </w:r>
      <w:r>
        <w:rPr>
          <w:rFonts w:ascii="Times New Roman" w:hAnsi="Times New Roman" w:cs="Times New Roman"/>
        </w:rPr>
        <w:t xml:space="preserve">must be in </w:t>
      </w:r>
      <w:r>
        <w:rPr>
          <w:rFonts w:ascii="Times New Roman" w:hAnsi="Times New Roman" w:cs="Times New Roman"/>
        </w:rPr>
        <w:t xml:space="preserve">writing </w:t>
      </w:r>
      <w:r>
        <w:rPr>
          <w:rFonts w:ascii="Times New Roman" w:hAnsi="Times New Roman" w:cs="Times New Roman"/>
        </w:rPr>
        <w:t xml:space="preserve">and </w:t>
      </w:r>
      <w:r>
        <w:rPr>
          <w:rFonts w:ascii="Times New Roman" w:hAnsi="Times New Roman" w:cs="Times New Roman"/>
        </w:rPr>
        <w:t>deliver</w:t>
      </w:r>
      <w:r>
        <w:rPr>
          <w:rFonts w:ascii="Times New Roman" w:hAnsi="Times New Roman" w:cs="Times New Roman"/>
        </w:rPr>
        <w:t xml:space="preserve">ed to the parties </w:t>
      </w:r>
      <w:r>
        <w:rPr>
          <w:rFonts w:ascii="Times New Roman" w:hAnsi="Times New Roman" w:cs="Times New Roman"/>
        </w:rPr>
        <w:t>by</w:t>
      </w:r>
      <w:r>
        <w:rPr>
          <w:rFonts w:ascii="Times New Roman" w:hAnsi="Times New Roman" w:cs="Times New Roman"/>
        </w:rPr>
        <w:t xml:space="preserve"> email</w:t>
      </w:r>
      <w:r>
        <w:rPr>
          <w:rFonts w:ascii="Times New Roman" w:hAnsi="Times New Roman" w:cs="Times New Roman"/>
        </w:rPr>
        <w:t xml:space="preserve"> to the email ad</w:t>
      </w:r>
      <w:r>
        <w:rPr>
          <w:rFonts w:ascii="Times New Roman" w:hAnsi="Times New Roman" w:cs="Times New Roman"/>
        </w:rPr>
        <w:t xml:space="preserve">dress set forth on the signature page hereto </w:t>
      </w:r>
      <w:r>
        <w:rPr>
          <w:rFonts w:ascii="Times New Roman" w:hAnsi="Times New Roman" w:cs="Times New Roman"/>
        </w:rPr>
        <w:t>and will be deemed to be given one business day after sending via email</w:t>
      </w:r>
      <w:r>
        <w:rPr>
          <w:rFonts w:ascii="Times New Roman" w:hAnsi="Times New Roman" w:cs="Times New Roman"/>
        </w:rPr>
        <w:t>.</w:t>
      </w:r>
      <w:r>
        <w:rPr>
          <w:rFonts w:ascii="Times New Roman" w:hAnsi="Times New Roman" w:cs="Times New Roman"/>
        </w:rPr>
        <w:t xml:space="preserve"> </w:t>
      </w:r>
    </w:p>
    <w:p w14:paraId="65250A2A" w14:textId="54DD6225">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2</w:t>
      </w:r>
      <w:r>
        <w:rPr>
          <w:rFonts w:ascii="Times New Roman" w:hAnsi="Times New Roman" w:cs="Times New Roman"/>
        </w:rPr>
        <w:t xml:space="preserve">. No Waiver. No waiver will be implied from </w:t>
      </w:r>
      <w:r>
        <w:rPr>
          <w:rFonts w:ascii="Times New Roman" w:hAnsi="Times New Roman" w:cs="Times New Roman"/>
        </w:rPr>
        <w:t>any conduct or any failure to enforce or exercise a right under these Terms; no waiver will be effective unless set forth</w:t>
      </w:r>
      <w:r>
        <w:rPr>
          <w:rFonts w:ascii="Times New Roman" w:hAnsi="Times New Roman" w:cs="Times New Roman"/>
        </w:rPr>
        <w:t xml:space="preserve"> in a writing signed by the waiving party.</w:t>
      </w:r>
    </w:p>
    <w:p w14:paraId="5903DE66" w14:textId="5D353BB9">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3</w:t>
      </w:r>
      <w:r>
        <w:rPr>
          <w:rFonts w:ascii="Times New Roman" w:hAnsi="Times New Roman" w:cs="Times New Roman"/>
        </w:rPr>
        <w:t xml:space="preserve">. Entire Agreement. These Terms set forth the complete and exclusive understanding of the parties regarding Customer's use of the </w:t>
      </w:r>
      <w:r>
        <w:rPr>
          <w:rFonts w:ascii="Times New Roman" w:hAnsi="Times New Roman" w:cs="Times New Roman"/>
        </w:rPr>
        <w:t>Service, and</w:t>
      </w:r>
      <w:r>
        <w:rPr>
          <w:rFonts w:ascii="Times New Roman" w:hAnsi="Times New Roman" w:cs="Times New Roman"/>
        </w:rPr>
        <w:t xml:space="preserve"> supersede all prior or contemporaneous written or oral </w:t>
      </w:r>
      <w:r>
        <w:rPr>
          <w:rFonts w:ascii="Times New Roman" w:hAnsi="Times New Roman" w:cs="Times New Roman"/>
        </w:rPr>
        <w:t>agreements, understandings, and communications on the subject matter hereof. Each party represents that, with respect to the Service, it has not relied on any term or representation not contained in these Terms.</w:t>
      </w:r>
    </w:p>
    <w:p w14:paraId="0477D38A" w14:textId="0153FCE0">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4</w:t>
      </w:r>
      <w:r>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w:t>
      </w:r>
      <w:r>
        <w:rPr>
          <w:rFonts w:ascii="Times New Roman" w:hAnsi="Times New Roman" w:cs="Times New Roman"/>
        </w:rPr>
        <w:t>i</w:t>
      </w:r>
      <w:r>
        <w:rPr>
          <w:rFonts w:ascii="Times New Roman" w:hAnsi="Times New Roman" w:cs="Times New Roman"/>
        </w:rPr>
        <w:t>)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pPr>
        <w:spacing w:after="120" w:line="276" w:lineRule="auto"/>
        <w:ind w:left="720" w:hanging="540"/>
        <w:jc w:val="both"/>
        <w:rPr>
          <w:rFonts w:ascii="Times New Roman" w:hAnsi="Times New Roman" w:cs="Times New Roman"/>
        </w:rPr>
      </w:pPr>
      <w:r>
        <w:rPr>
          <w:rFonts w:ascii="Times New Roman" w:hAnsi="Times New Roman" w:cs="Times New Roman"/>
        </w:rPr>
        <w:t>11.1</w:t>
      </w:r>
      <w:r>
        <w:rPr>
          <w:rFonts w:ascii="Times New Roman" w:hAnsi="Times New Roman" w:cs="Times New Roman"/>
        </w:rPr>
        <w:t>5</w:t>
      </w:r>
      <w:r>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139BCACD" w14:textId="77777777">
      <w:pPr>
        <w:spacing w:after="120" w:line="276" w:lineRule="auto"/>
        <w:ind w:left="720" w:hanging="540"/>
        <w:jc w:val="both"/>
        <w:rPr>
          <w:rFonts w:ascii="Times New Roman" w:hAnsi="Times New Roman" w:cs="Times New Roman"/>
        </w:rPr>
      </w:pPr>
    </w:p>
    <w:p w14:paraId="4DFE7AD1" w14:textId="1524DED4">
      <w:pPr>
        <w:spacing w:after="120" w:line="276" w:lineRule="auto"/>
        <w:ind w:left="720" w:hanging="540"/>
        <w:jc w:val="both"/>
        <w:rPr>
          <w:rFonts w:ascii="Times New Roman" w:hAnsi="Times New Roman" w:cs="Times New Roman"/>
        </w:rPr>
      </w:pPr>
      <w:r>
        <w:rPr>
          <w:rFonts w:ascii="Times New Roman" w:hAnsi="Times New Roman" w:cs="Times New Roman"/>
        </w:rPr>
        <w:t>The P</w:t>
      </w:r>
      <w:r>
        <w:rPr>
          <w:rFonts w:ascii="Times New Roman" w:hAnsi="Times New Roman" w:cs="Times New Roman"/>
        </w:rPr>
        <w:t>arties have executed this Agreement</w:t>
      </w:r>
      <w:r>
        <w:rPr>
          <w:rFonts w:ascii="Times New Roman" w:hAnsi="Times New Roman" w:cs="Times New Roman"/>
        </w:rPr>
        <w:t xml:space="preserve"> on the dates set forth below.</w:t>
      </w:r>
    </w:p>
    <w:p w14:paraId="3504815A" w14:textId="77777777">
      <w:pPr>
        <w:spacing w:after="120" w:line="276" w:lineRule="auto"/>
        <w:ind w:left="720" w:hanging="540"/>
        <w:jc w:val="both"/>
        <w:rPr>
          <w:rFonts w:ascii="Times New Roman" w:hAnsi="Times New Roman" w:cs="Times New Roman"/>
        </w:rPr>
      </w:pPr>
    </w:p>
    <w:p w14:paraId="30B4F187" w14:textId="20C83F91">
      <w:pPr>
        <w:spacing w:after="120" w:line="276" w:lineRule="auto"/>
        <w:ind w:left="720" w:hanging="540"/>
        <w:jc w:val="both"/>
        <w:rPr>
          <w:rFonts w:ascii="Times New Roman" w:hAnsi="Times New Roman" w:cs="Times New Roman"/>
        </w:rPr>
      </w:pPr>
      <w:r>
        <w:rPr>
          <w:rFonts w:ascii="Times New Roman" w:hAnsi="Times New Roman" w:cs="Times New Roman"/>
        </w:rPr>
        <w:t>LARGECO</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AGE</w:t>
      </w:r>
      <w:r>
        <w:rPr>
          <w:rFonts w:ascii="Times New Roman" w:hAnsi="Times New Roman" w:cs="Times New Roman"/>
        </w:rPr>
        <w:t>NTCO</w:t>
      </w:r>
    </w:p>
    <w:p w14:paraId="4D086C65" w14:textId="77777777">
      <w:pPr>
        <w:spacing w:after="120" w:line="276" w:lineRule="auto"/>
        <w:ind w:left="720" w:hanging="540"/>
        <w:jc w:val="both"/>
        <w:rPr>
          <w:rFonts w:ascii="Times New Roman" w:hAnsi="Times New Roman" w:cs="Times New Roman"/>
        </w:rPr>
      </w:pPr>
    </w:p>
    <w:p w14:paraId="3D507BC6" w14:textId="4BF4B1E1">
      <w:pPr>
        <w:spacing w:after="120" w:line="276" w:lineRule="auto"/>
        <w:ind w:left="720" w:hanging="540"/>
        <w:jc w:val="both"/>
        <w:rPr>
          <w:rFonts w:ascii="Times New Roman" w:hAnsi="Times New Roman" w:cs="Times New Roman"/>
        </w:rPr>
      </w:pPr>
      <w:r>
        <w:rPr>
          <w:rFonts w:ascii="Times New Roman" w:hAnsi="Times New Roman" w:cs="Times New Roman"/>
        </w:rPr>
        <w:t>Signed: 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Signed: ________________</w:t>
      </w:r>
      <w:r>
        <w:rPr>
          <w:rFonts w:ascii="Times New Roman" w:hAnsi="Times New Roman" w:cs="Times New Roman"/>
        </w:rPr>
        <w:t>__________</w:t>
      </w:r>
    </w:p>
    <w:p w14:paraId="6FA1FEC8" w14:textId="77777777">
      <w:pPr>
        <w:spacing w:after="120" w:line="276" w:lineRule="auto"/>
        <w:ind w:left="720" w:hanging="540"/>
        <w:jc w:val="both"/>
        <w:rPr>
          <w:rFonts w:ascii="Times New Roman" w:hAnsi="Times New Roman" w:cs="Times New Roman"/>
        </w:rPr>
      </w:pPr>
    </w:p>
    <w:p w14:paraId="1654030E" w14:textId="6A7E3B3D">
      <w:pPr>
        <w:spacing w:after="120" w:line="276" w:lineRule="auto"/>
        <w:ind w:left="720" w:hanging="540"/>
        <w:jc w:val="both"/>
        <w:rPr>
          <w:rFonts w:ascii="Times New Roman" w:hAnsi="Times New Roman" w:cs="Times New Roman"/>
        </w:rPr>
      </w:pPr>
      <w:r>
        <w:rPr>
          <w:rFonts w:ascii="Times New Roman" w:hAnsi="Times New Roman" w:cs="Times New Roman"/>
        </w:rPr>
        <w:t>Print Name: 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Print Name: ______________________</w:t>
      </w:r>
    </w:p>
    <w:p w14:paraId="5640B347" w14:textId="77777777">
      <w:pPr>
        <w:spacing w:after="120" w:line="276" w:lineRule="auto"/>
        <w:ind w:left="720" w:hanging="540"/>
        <w:jc w:val="both"/>
        <w:rPr>
          <w:rFonts w:ascii="Times New Roman" w:hAnsi="Times New Roman" w:cs="Times New Roman"/>
        </w:rPr>
      </w:pPr>
    </w:p>
    <w:p w14:paraId="64DBEE28" w14:textId="2F568564">
      <w:pPr>
        <w:spacing w:after="120" w:line="276" w:lineRule="auto"/>
        <w:ind w:left="720" w:hanging="540"/>
        <w:jc w:val="both"/>
        <w:rPr>
          <w:rFonts w:ascii="Times New Roman" w:hAnsi="Times New Roman" w:cs="Times New Roman"/>
        </w:rPr>
      </w:pPr>
      <w:r>
        <w:rPr>
          <w:rFonts w:ascii="Times New Roman" w:hAnsi="Times New Roman" w:cs="Times New Roman"/>
        </w:rPr>
        <w:t>Title: _</w:t>
      </w:r>
      <w:r>
        <w:rPr>
          <w:rFonts w:ascii="Times New Roman" w:hAnsi="Times New Roman" w:cs="Times New Roman"/>
        </w:rPr>
        <w:t>______________________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Title: ____________________________</w:t>
      </w:r>
    </w:p>
    <w:p w14:paraId="05D8A901" w14:textId="77777777">
      <w:pPr>
        <w:spacing w:after="120" w:line="276" w:lineRule="auto"/>
        <w:ind w:left="720" w:hanging="540"/>
        <w:jc w:val="both"/>
        <w:rPr>
          <w:rFonts w:ascii="Times New Roman" w:hAnsi="Times New Roman" w:cs="Times New Roman"/>
        </w:rPr>
      </w:pPr>
    </w:p>
    <w:p w14:paraId="0E569A0B" w14:textId="715B267A">
      <w:pPr>
        <w:spacing w:after="120" w:line="276" w:lineRule="auto"/>
        <w:ind w:left="720" w:hanging="540"/>
        <w:jc w:val="both"/>
        <w:rPr>
          <w:rFonts w:ascii="Times New Roman" w:hAnsi="Times New Roman" w:cs="Times New Roman"/>
        </w:rPr>
      </w:pPr>
      <w:r>
        <w:rPr>
          <w:rFonts w:ascii="Times New Roman" w:hAnsi="Times New Roman" w:cs="Times New Roman"/>
        </w:rPr>
        <w:t xml:space="preserve">Date: </w:t>
      </w:r>
      <w:r>
        <w:rPr>
          <w:rFonts w:ascii="Times New Roman" w:hAnsi="Times New Roman" w:cs="Times New Roman"/>
        </w:rPr>
        <w:t>______________________</w:t>
      </w:r>
      <w:r>
        <w:rPr>
          <w:rFonts w:ascii="Times New Roman" w:hAnsi="Times New Roman" w:cs="Times New Roman"/>
        </w:rPr>
        <w:t>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Date: </w:t>
      </w:r>
      <w:r>
        <w:rPr>
          <w:rFonts w:ascii="Times New Roman" w:hAnsi="Times New Roman" w:cs="Times New Roman"/>
        </w:rPr>
        <w:t>____________________________</w:t>
      </w:r>
    </w:p>
    <w:p w14:paraId="4EA67498" w14:textId="77777777">
      <w:pPr>
        <w:spacing w:after="120" w:line="276" w:lineRule="auto"/>
        <w:ind w:left="720" w:hanging="540"/>
        <w:jc w:val="both"/>
        <w:rPr>
          <w:rFonts w:ascii="Times New Roman" w:hAnsi="Times New Roman" w:cs="Times New Roman"/>
        </w:rPr>
      </w:pPr>
    </w:p>
    <w:p w14:paraId="27DD9518" w14:textId="77777777">
      <w:pPr>
        <w:rPr>
          <w:rFonts w:ascii="Times New Roman" w:hAnsi="Times New Roman" w:cs="Times New Roman"/>
        </w:rPr>
      </w:pPr>
      <w:r>
        <w:rPr>
          <w:rFonts w:ascii="Times New Roman" w:hAnsi="Times New Roman" w:cs="Times New Roman"/>
        </w:rPr>
        <w:t>Email Address: ________________</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Email Address: ___________________</w:t>
      </w:r>
    </w:p>
    <w:p w14:paraId="7AE54C86" w14:textId="77777777">
      <w:pPr>
        <w:rPr>
          <w:rFonts w:ascii="Times New Roman" w:hAnsi="Times New Roman" w:cs="Times New Roman"/>
        </w:rPr>
      </w:pPr>
    </w:p>
    <w:p w14:paraId="56A9EA1F" w14:textId="77777777">
      <w:pPr>
        <w:rPr>
          <w:rFonts w:ascii="Times New Roman" w:hAnsi="Times New Roman" w:cs="Times New Roman"/>
        </w:rPr>
      </w:pPr>
    </w:p>
    <w:p w14:paraId="64A2676C" w14:textId="77777777">
      <w:pPr>
        <w:rPr>
          <w:rFonts w:ascii="Times New Roman" w:hAnsi="Times New Roman" w:cs="Times New Roman"/>
        </w:rPr>
      </w:pPr>
    </w:p>
    <w:p w14:paraId="5F7D907C" w14:textId="77777777">
      <w:pPr>
        <w:rPr>
          <w:rFonts w:ascii="Times New Roman" w:hAnsi="Times New Roman" w:cs="Times New Roman"/>
        </w:rPr>
      </w:pPr>
    </w:p>
    <w:p w14:paraId="6CDD1C85" w14:textId="77777777">
      <w:pPr>
        <w:rPr>
          <w:rFonts w:ascii="Times New Roman" w:hAnsi="Times New Roman" w:cs="Times New Roman"/>
        </w:rPr>
      </w:pPr>
    </w:p>
    <w:p w14:paraId="15299298" w14:textId="472EE391">
      <w:pPr>
        <w:rPr>
          <w:rFonts w:ascii="Times New Roman" w:hAnsi="Times New Roman" w:cs="Times New Roman"/>
          <w:b/>
          <w:bCs/>
          <w:u w:val="single"/>
        </w:rPr>
      </w:pPr>
      <w:r>
        <w:rPr>
          <w:rFonts w:ascii="Times New Roman" w:hAnsi="Times New Roman" w:cs="Times New Roman"/>
          <w:b/>
          <w:bCs/>
          <w:u w:val="single"/>
        </w:rPr>
        <w:t xml:space="preserve">Exhibit </w:t>
      </w:r>
      <w:r>
        <w:rPr>
          <w:rFonts w:ascii="Times New Roman" w:hAnsi="Times New Roman" w:cs="Times New Roman"/>
          <w:b/>
          <w:bCs/>
          <w:u w:val="single"/>
        </w:rPr>
        <w:t>A</w:t>
      </w:r>
      <w:r>
        <w:rPr>
          <w:rFonts w:ascii="Times New Roman" w:hAnsi="Times New Roman" w:cs="Times New Roman"/>
          <w:b/>
          <w:bCs/>
          <w:u w:val="single"/>
        </w:rPr>
        <w:t xml:space="preserve">. Data Processing Agreement </w:t>
      </w:r>
    </w:p>
    <w:p w14:paraId="45977244" w14:textId="77777777">
      <w:pPr>
        <w:rPr>
          <w:rFonts w:ascii="Times New Roman" w:hAnsi="Times New Roman" w:cs="Times New Roman"/>
          <w:b/>
        </w:rPr>
      </w:pPr>
      <w:r>
        <w:rPr>
          <w:rFonts w:ascii="Times New Roman" w:hAnsi="Times New Roman" w:cs="Times New Roman"/>
          <w:b/>
        </w:rPr>
        <w:t>1. Details.</w:t>
      </w:r>
    </w:p>
    <w:p w14:paraId="496135DB" w14:textId="45B367B0">
      <w:pPr>
        <w:rPr>
          <w:rFonts w:ascii="Times New Roman" w:hAnsi="Times New Roman" w:cs="Times New Roman"/>
        </w:rPr>
      </w:pPr>
      <w:r>
        <w:rPr>
          <w:rFonts w:ascii="Times New Roman" w:hAnsi="Times New Roman" w:cs="Times New Roman"/>
        </w:rPr>
        <w:t xml:space="preserve">1.1 Scope and Roles. </w:t>
      </w:r>
      <w:r>
        <w:rPr>
          <w:rFonts w:ascii="Times New Roman" w:hAnsi="Times New Roman" w:cs="Times New Roman"/>
        </w:rPr>
        <w:t xml:space="preserve">In connection with providing the Service under the Agreement, </w:t>
      </w:r>
      <w:r>
        <w:rPr>
          <w:rFonts w:ascii="Times New Roman" w:hAnsi="Times New Roman" w:cs="Times New Roman"/>
        </w:rPr>
        <w:t>AgentCo</w:t>
      </w:r>
      <w:r>
        <w:rPr>
          <w:rFonts w:ascii="Times New Roman" w:hAnsi="Times New Roman" w:cs="Times New Roman"/>
        </w:rPr>
        <w:t xml:space="preserve"> may Process Customer Data on Customer's behalf. </w:t>
      </w:r>
      <w:r>
        <w:rPr>
          <w:rFonts w:ascii="Times New Roman" w:hAnsi="Times New Roman" w:cs="Times New Roman"/>
        </w:rPr>
        <w:t xml:space="preserve">In the event </w:t>
      </w:r>
      <w:r>
        <w:rPr>
          <w:rFonts w:ascii="Times New Roman" w:hAnsi="Times New Roman" w:cs="Times New Roman"/>
        </w:rPr>
        <w:t>AgentCo</w:t>
      </w:r>
      <w:r>
        <w:rPr>
          <w:rFonts w:ascii="Times New Roman" w:hAnsi="Times New Roman" w:cs="Times New Roman"/>
        </w:rPr>
        <w:t xml:space="preserve"> acts as a Data Processor for Customer, </w:t>
      </w:r>
      <w:r>
        <w:rPr>
          <w:rFonts w:ascii="Times New Roman" w:hAnsi="Times New Roman" w:cs="Times New Roman"/>
        </w:rPr>
        <w:t xml:space="preserve">then </w:t>
      </w:r>
      <w:r>
        <w:rPr>
          <w:rFonts w:ascii="Times New Roman" w:hAnsi="Times New Roman" w:cs="Times New Roman"/>
        </w:rPr>
        <w:t>this DPA governs that</w:t>
      </w:r>
      <w:r>
        <w:rPr>
          <w:rFonts w:ascii="Times New Roman" w:hAnsi="Times New Roman" w:cs="Times New Roman"/>
        </w:rPr>
        <w:t xml:space="preserve"> Processing.</w:t>
      </w:r>
    </w:p>
    <w:p w14:paraId="18581829" w14:textId="77777777">
      <w:pPr>
        <w:rPr>
          <w:rFonts w:ascii="Times New Roman" w:hAnsi="Times New Roman" w:cs="Times New Roman"/>
        </w:rPr>
      </w:pPr>
    </w:p>
    <w:p w14:paraId="25ACD66C" w14:textId="7922AD80">
      <w:pPr>
        <w:rPr>
          <w:rFonts w:ascii="Times New Roman" w:hAnsi="Times New Roman" w:cs="Times New Roman"/>
        </w:rPr>
      </w:pPr>
      <w:r>
        <w:rPr>
          <w:rFonts w:ascii="Times New Roman" w:hAnsi="Times New Roman" w:cs="Times New Roman"/>
        </w:rPr>
        <w:t xml:space="preserve">1.2 Details of Processing. </w:t>
      </w:r>
      <w:r>
        <w:rPr>
          <w:rFonts w:ascii="Times New Roman" w:hAnsi="Times New Roman" w:cs="Times New Roman"/>
        </w:rPr>
        <w:t>AgentCo</w:t>
      </w:r>
      <w:r>
        <w:rPr>
          <w:rFonts w:ascii="Times New Roman" w:hAnsi="Times New Roman" w:cs="Times New Roman"/>
        </w:rPr>
        <w:t xml:space="preserve"> will Process Customer Data solely to deliver the Service to Customer under the Agreement and this DPA. Schedule 1 (Details of Processing) sets out the nature and duration of the Processing, along with the types of Customer Data and categories of Data Subjects involved. Each of </w:t>
      </w:r>
      <w:r>
        <w:rPr>
          <w:rFonts w:ascii="Times New Roman" w:hAnsi="Times New Roman" w:cs="Times New Roman"/>
        </w:rPr>
        <w:t>AgentCo</w:t>
      </w:r>
      <w:r>
        <w:rPr>
          <w:rFonts w:ascii="Times New Roman" w:hAnsi="Times New Roman" w:cs="Times New Roman"/>
        </w:rPr>
        <w:t xml:space="preserve"> and Customer agrees to comply with its respective obligations under Data Protection Laws in connection with the Service</w:t>
      </w:r>
      <w:r>
        <w:rPr>
          <w:rFonts w:ascii="Times New Roman" w:hAnsi="Times New Roman" w:cs="Times New Roman"/>
        </w:rPr>
        <w:t>, to the extent such laws are applicable</w:t>
      </w:r>
      <w:r>
        <w:rPr>
          <w:rFonts w:ascii="Times New Roman" w:hAnsi="Times New Roman" w:cs="Times New Roman"/>
        </w:rPr>
        <w:t>.</w:t>
      </w:r>
    </w:p>
    <w:p w14:paraId="67156DC9" w14:textId="77777777">
      <w:pPr>
        <w:rPr>
          <w:rFonts w:ascii="Times New Roman" w:hAnsi="Times New Roman" w:cs="Times New Roman"/>
        </w:rPr>
      </w:pPr>
    </w:p>
    <w:p w14:paraId="7B229A6F" w14:textId="77777777">
      <w:pPr>
        <w:rPr>
          <w:rFonts w:ascii="Times New Roman" w:hAnsi="Times New Roman" w:cs="Times New Roman"/>
          <w:b/>
        </w:rPr>
      </w:pPr>
      <w:r>
        <w:rPr>
          <w:rFonts w:ascii="Times New Roman" w:hAnsi="Times New Roman" w:cs="Times New Roman"/>
          <w:b/>
        </w:rPr>
        <w:t>2. Definitions.</w:t>
      </w:r>
    </w:p>
    <w:p w14:paraId="798B86E3" w14:textId="72FF5DED">
      <w:pPr>
        <w:rPr>
          <w:rFonts w:ascii="Times New Roman" w:hAnsi="Times New Roman" w:cs="Times New Roman"/>
        </w:rPr>
      </w:pPr>
      <w:r>
        <w:rPr>
          <w:rFonts w:ascii="Times New Roman" w:hAnsi="Times New Roman" w:cs="Times New Roman"/>
        </w:rPr>
        <w:t xml:space="preserve">“Customer Data” means Personal Data </w:t>
      </w:r>
      <w:r>
        <w:rPr>
          <w:rFonts w:ascii="Times New Roman" w:hAnsi="Times New Roman" w:cs="Times New Roman"/>
        </w:rPr>
        <w:t xml:space="preserve">that </w:t>
      </w:r>
      <w:r>
        <w:rPr>
          <w:rFonts w:ascii="Times New Roman" w:hAnsi="Times New Roman" w:cs="Times New Roman"/>
        </w:rPr>
        <w:t>AgentCo</w:t>
      </w:r>
      <w:r>
        <w:rPr>
          <w:rFonts w:ascii="Times New Roman" w:hAnsi="Times New Roman" w:cs="Times New Roman"/>
        </w:rPr>
        <w:t xml:space="preserve"> processes on Customer's behalf </w:t>
      </w:r>
      <w:r>
        <w:rPr>
          <w:rFonts w:ascii="Times New Roman" w:hAnsi="Times New Roman" w:cs="Times New Roman"/>
        </w:rPr>
        <w:t>in ord</w:t>
      </w:r>
      <w:r>
        <w:rPr>
          <w:rFonts w:ascii="Times New Roman" w:hAnsi="Times New Roman" w:cs="Times New Roman"/>
        </w:rPr>
        <w:t>er to</w:t>
      </w:r>
      <w:r>
        <w:rPr>
          <w:rFonts w:ascii="Times New Roman" w:hAnsi="Times New Roman" w:cs="Times New Roman"/>
        </w:rPr>
        <w:t xml:space="preserve"> provide the Service.</w:t>
      </w:r>
    </w:p>
    <w:p w14:paraId="0408DEB6" w14:textId="77777777">
      <w:pPr>
        <w:rPr>
          <w:rFonts w:ascii="Times New Roman" w:hAnsi="Times New Roman" w:cs="Times New Roman"/>
        </w:rPr>
      </w:pPr>
    </w:p>
    <w:p w14:paraId="78C2A853" w14:textId="25E602DF">
      <w:pPr>
        <w:rPr>
          <w:rFonts w:ascii="Times New Roman" w:hAnsi="Times New Roman" w:cs="Times New Roman"/>
        </w:rPr>
      </w:pPr>
      <w:r>
        <w:rPr>
          <w:rFonts w:ascii="Times New Roman" w:hAnsi="Times New Roman" w:cs="Times New Roman"/>
        </w:rPr>
        <w:t>“Data Controller” has the meaning assigned to the term “controller” (or another analogous term) under Data Protection Laws.</w:t>
      </w:r>
    </w:p>
    <w:p w14:paraId="3FB224F2" w14:textId="77777777">
      <w:pPr>
        <w:rPr>
          <w:rFonts w:ascii="Times New Roman" w:hAnsi="Times New Roman" w:cs="Times New Roman"/>
        </w:rPr>
      </w:pPr>
    </w:p>
    <w:p w14:paraId="5EC06DB7" w14:textId="63549A59">
      <w:pPr>
        <w:rPr>
          <w:rFonts w:ascii="Times New Roman" w:hAnsi="Times New Roman" w:cs="Times New Roman"/>
        </w:rPr>
      </w:pPr>
      <w:r>
        <w:rPr>
          <w:rFonts w:ascii="Times New Roman" w:hAnsi="Times New Roman" w:cs="Times New Roman"/>
        </w:rPr>
        <w:t>“Data Processor” has the meaning assigned to the term “processor” (or another analogous term) under Data Protection Laws.</w:t>
      </w:r>
    </w:p>
    <w:p w14:paraId="26ED2B61" w14:textId="77777777">
      <w:pPr>
        <w:rPr>
          <w:rFonts w:ascii="Times New Roman" w:hAnsi="Times New Roman" w:cs="Times New Roman"/>
        </w:rPr>
      </w:pPr>
    </w:p>
    <w:p w14:paraId="173DDF2C" w14:textId="30401EDF">
      <w:pPr>
        <w:rPr>
          <w:rFonts w:ascii="Times New Roman" w:hAnsi="Times New Roman" w:cs="Times New Roman"/>
        </w:rPr>
      </w:pPr>
      <w:r>
        <w:rPr>
          <w:rFonts w:ascii="Times New Roman" w:hAnsi="Times New Roman" w:cs="Times New Roman"/>
        </w:rPr>
        <w:t xml:space="preserve">“Data Protection Laws” means </w:t>
      </w:r>
      <w:r>
        <w:rPr>
          <w:rFonts w:ascii="Times New Roman" w:hAnsi="Times New Roman" w:cs="Times New Roman"/>
        </w:rPr>
        <w:t xml:space="preserve">the </w:t>
      </w:r>
      <w:r>
        <w:rPr>
          <w:rFonts w:ascii="Times New Roman" w:hAnsi="Times New Roman" w:cs="Times New Roman"/>
        </w:rPr>
        <w:t xml:space="preserve">data privacy and data protection laws </w:t>
      </w:r>
      <w:r>
        <w:rPr>
          <w:rFonts w:ascii="Times New Roman" w:hAnsi="Times New Roman" w:cs="Times New Roman"/>
        </w:rPr>
        <w:t>that apply</w:t>
      </w:r>
      <w:r>
        <w:rPr>
          <w:rFonts w:ascii="Times New Roman" w:hAnsi="Times New Roman" w:cs="Times New Roman"/>
        </w:rPr>
        <w:t xml:space="preserve"> to </w:t>
      </w:r>
      <w:r>
        <w:rPr>
          <w:rFonts w:ascii="Times New Roman" w:hAnsi="Times New Roman" w:cs="Times New Roman"/>
        </w:rPr>
        <w:t>AgentCo's</w:t>
      </w:r>
      <w:r>
        <w:rPr>
          <w:rFonts w:ascii="Times New Roman" w:hAnsi="Times New Roman" w:cs="Times New Roman"/>
        </w:rPr>
        <w:t xml:space="preserve"> processing of Customer Data in connection with the Service.</w:t>
      </w:r>
    </w:p>
    <w:p w14:paraId="3D410946" w14:textId="77777777">
      <w:pPr>
        <w:rPr>
          <w:rFonts w:ascii="Times New Roman" w:hAnsi="Times New Roman" w:cs="Times New Roman"/>
        </w:rPr>
      </w:pPr>
    </w:p>
    <w:p w14:paraId="3BA75EB8" w14:textId="73A5DDF6">
      <w:pPr>
        <w:rPr>
          <w:rFonts w:ascii="Times New Roman" w:hAnsi="Times New Roman" w:cs="Times New Roman"/>
        </w:rPr>
      </w:pPr>
      <w:r>
        <w:rPr>
          <w:rFonts w:ascii="Times New Roman" w:hAnsi="Times New Roman" w:cs="Times New Roman"/>
        </w:rPr>
        <w:t>“Data Subject” has the meaning assigned to the term “data subject” (or another analogous term) under Data Protection Laws.</w:t>
      </w:r>
    </w:p>
    <w:p w14:paraId="3AD7E442" w14:textId="77777777">
      <w:pPr>
        <w:rPr>
          <w:rFonts w:ascii="Times New Roman" w:hAnsi="Times New Roman" w:cs="Times New Roman"/>
        </w:rPr>
      </w:pPr>
    </w:p>
    <w:p w14:paraId="1EE99A7A" w14:textId="030D9348">
      <w:pPr>
        <w:rPr>
          <w:rFonts w:ascii="Times New Roman" w:hAnsi="Times New Roman" w:cs="Times New Roman"/>
        </w:rPr>
      </w:pPr>
      <w:r>
        <w:rPr>
          <w:rFonts w:ascii="Times New Roman" w:hAnsi="Times New Roman" w:cs="Times New Roman"/>
        </w:rPr>
        <w:t>“GDPR” means Regulation (EU) 2016/679 of the European Parliament and of the Council of 27 April 2016.</w:t>
      </w:r>
    </w:p>
    <w:p w14:paraId="04A0AF9F" w14:textId="77777777">
      <w:pPr>
        <w:rPr>
          <w:rFonts w:ascii="Times New Roman" w:hAnsi="Times New Roman" w:cs="Times New Roman"/>
        </w:rPr>
      </w:pPr>
    </w:p>
    <w:p w14:paraId="02D807CD" w14:textId="075C8D2D">
      <w:pPr>
        <w:rPr>
          <w:rFonts w:ascii="Times New Roman" w:hAnsi="Times New Roman" w:cs="Times New Roman"/>
        </w:rPr>
      </w:pPr>
      <w:r>
        <w:rPr>
          <w:rFonts w:ascii="Times New Roman" w:hAnsi="Times New Roman" w:cs="Times New Roman"/>
        </w:rPr>
        <w:t>“Personal Data” has the meaning assigned to the term “personal data” or “personal information” (or another analogous term) under Data Protection Laws.</w:t>
      </w:r>
    </w:p>
    <w:p w14:paraId="3A1FEC8C" w14:textId="77777777">
      <w:pPr>
        <w:rPr>
          <w:rFonts w:ascii="Times New Roman" w:hAnsi="Times New Roman" w:cs="Times New Roman"/>
        </w:rPr>
      </w:pPr>
    </w:p>
    <w:p w14:paraId="34AFEFE8" w14:textId="237E2A0D">
      <w:pPr>
        <w:rPr>
          <w:rFonts w:ascii="Times New Roman" w:hAnsi="Times New Roman" w:cs="Times New Roman"/>
        </w:rPr>
      </w:pPr>
      <w:r>
        <w:rPr>
          <w:rFonts w:ascii="Times New Roman" w:hAnsi="Times New Roman" w:cs="Times New Roman"/>
        </w:rPr>
        <w:t xml:space="preserve">“Personal Data Breach” means a breach of security </w:t>
      </w:r>
      <w:r>
        <w:rPr>
          <w:rFonts w:ascii="Times New Roman" w:hAnsi="Times New Roman" w:cs="Times New Roman"/>
        </w:rPr>
        <w:t xml:space="preserve">that results in the accidental or unlawful destruction, loss, alteration, unauthorized disclosure of, or access to Customer Data that is stored, transmitted, or otherwise processed by </w:t>
      </w:r>
      <w:r>
        <w:rPr>
          <w:rFonts w:ascii="Times New Roman" w:hAnsi="Times New Roman" w:cs="Times New Roman"/>
        </w:rPr>
        <w:t>AgentCo</w:t>
      </w:r>
      <w:r>
        <w:rPr>
          <w:rFonts w:ascii="Times New Roman" w:hAnsi="Times New Roman" w:cs="Times New Roman"/>
        </w:rPr>
        <w:t>, any Sub-Processor, or any other third party</w:t>
      </w:r>
      <w:r>
        <w:rPr>
          <w:rFonts w:ascii="Times New Roman" w:hAnsi="Times New Roman" w:cs="Times New Roman"/>
        </w:rPr>
        <w:t xml:space="preserve"> acting on </w:t>
      </w:r>
      <w:r>
        <w:rPr>
          <w:rFonts w:ascii="Times New Roman" w:hAnsi="Times New Roman" w:cs="Times New Roman"/>
        </w:rPr>
        <w:t>AgentCo's</w:t>
      </w:r>
      <w:r>
        <w:rPr>
          <w:rFonts w:ascii="Times New Roman" w:hAnsi="Times New Roman" w:cs="Times New Roman"/>
        </w:rPr>
        <w:t xml:space="preserve"> behalf.</w:t>
      </w:r>
    </w:p>
    <w:p w14:paraId="40508193" w14:textId="77777777">
      <w:pPr>
        <w:rPr>
          <w:rFonts w:ascii="Times New Roman" w:hAnsi="Times New Roman" w:cs="Times New Roman"/>
        </w:rPr>
      </w:pPr>
    </w:p>
    <w:p w14:paraId="5C93661B" w14:textId="75C276B2">
      <w:pPr>
        <w:rPr>
          <w:rFonts w:ascii="Times New Roman" w:hAnsi="Times New Roman" w:cs="Times New Roman"/>
        </w:rPr>
      </w:pPr>
      <w:r>
        <w:rPr>
          <w:rFonts w:ascii="Times New Roman" w:hAnsi="Times New Roman" w:cs="Times New Roman"/>
        </w:rPr>
        <w:t>“Processing” has the meaning assigned to the term “processing” (or another analogous term) under Data Protection Laws.</w:t>
      </w:r>
    </w:p>
    <w:p w14:paraId="5321109B" w14:textId="77777777">
      <w:pPr>
        <w:rPr>
          <w:rFonts w:ascii="Times New Roman" w:hAnsi="Times New Roman" w:cs="Times New Roman"/>
        </w:rPr>
      </w:pPr>
    </w:p>
    <w:p w14:paraId="1DC10DF3" w14:textId="6B87C86E">
      <w:pPr>
        <w:rPr>
          <w:rFonts w:ascii="Times New Roman" w:hAnsi="Times New Roman" w:cs="Times New Roman"/>
        </w:rPr>
      </w:pPr>
      <w:r>
        <w:rPr>
          <w:rFonts w:ascii="Times New Roman" w:hAnsi="Times New Roman" w:cs="Times New Roman"/>
        </w:rPr>
        <w:t>“SCCs” means the standard contractual clauses for the transfer of personal data to third countries adopted by the E</w:t>
      </w:r>
      <w:r>
        <w:rPr>
          <w:rFonts w:ascii="Times New Roman" w:hAnsi="Times New Roman" w:cs="Times New Roman"/>
        </w:rPr>
        <w:t>uropean Commission on June 4, 2021, as the same may be amended, updated, or replaced from time to time</w:t>
      </w:r>
      <w:r>
        <w:rPr>
          <w:rFonts w:ascii="Times New Roman" w:hAnsi="Times New Roman" w:cs="Times New Roman"/>
        </w:rPr>
        <w:t>.</w:t>
      </w:r>
    </w:p>
    <w:p w14:paraId="7218FE62" w14:textId="77777777">
      <w:pPr>
        <w:rPr>
          <w:rFonts w:ascii="Times New Roman" w:hAnsi="Times New Roman" w:cs="Times New Roman"/>
        </w:rPr>
      </w:pPr>
    </w:p>
    <w:p w14:paraId="1240EB96" w14:textId="3686F2AF">
      <w:pPr>
        <w:rPr>
          <w:rFonts w:ascii="Times New Roman" w:hAnsi="Times New Roman" w:cs="Times New Roman"/>
        </w:rPr>
      </w:pPr>
      <w:r>
        <w:rPr>
          <w:rFonts w:ascii="Times New Roman" w:hAnsi="Times New Roman" w:cs="Times New Roman"/>
        </w:rPr>
        <w:t xml:space="preserve">“Sub-Processors” means the sub-processors </w:t>
      </w:r>
      <w:r>
        <w:rPr>
          <w:rFonts w:ascii="Times New Roman" w:hAnsi="Times New Roman" w:cs="Times New Roman"/>
        </w:rPr>
        <w:t>that</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 xml:space="preserve">engages </w:t>
      </w:r>
      <w:r>
        <w:rPr>
          <w:rFonts w:ascii="Times New Roman" w:hAnsi="Times New Roman" w:cs="Times New Roman"/>
        </w:rPr>
        <w:t xml:space="preserve">to process Customer Data in connection with the Service, </w:t>
      </w:r>
      <w:r>
        <w:rPr>
          <w:rFonts w:ascii="Times New Roman" w:hAnsi="Times New Roman" w:cs="Times New Roman"/>
        </w:rPr>
        <w:t>as identifi</w:t>
      </w:r>
      <w:r>
        <w:rPr>
          <w:rFonts w:ascii="Times New Roman" w:hAnsi="Times New Roman" w:cs="Times New Roman"/>
        </w:rPr>
        <w:t>ed in the Sub-Processor List.</w:t>
      </w:r>
    </w:p>
    <w:p w14:paraId="1C3427C2" w14:textId="77777777">
      <w:pPr>
        <w:rPr>
          <w:rFonts w:ascii="Times New Roman" w:hAnsi="Times New Roman" w:cs="Times New Roman"/>
        </w:rPr>
      </w:pPr>
    </w:p>
    <w:p w14:paraId="5F9A97D5" w14:textId="43E3FB80">
      <w:pPr>
        <w:rPr>
          <w:rFonts w:ascii="Times New Roman" w:hAnsi="Times New Roman" w:cs="Times New Roman"/>
        </w:rPr>
      </w:pPr>
      <w:r>
        <w:rPr>
          <w:rFonts w:ascii="Times New Roman" w:hAnsi="Times New Roman" w:cs="Times New Roman"/>
        </w:rPr>
        <w:t>“Sub-Processor List” means the list available at https://AgentCo.ai/legal/subprocessors.</w:t>
      </w:r>
    </w:p>
    <w:p w14:paraId="6B6231EC" w14:textId="77777777">
      <w:pPr>
        <w:rPr>
          <w:rFonts w:ascii="Times New Roman" w:hAnsi="Times New Roman" w:cs="Times New Roman"/>
        </w:rPr>
      </w:pPr>
    </w:p>
    <w:p w14:paraId="48BFA503" w14:textId="17E5F12E">
      <w:pPr>
        <w:rPr>
          <w:rFonts w:ascii="Times New Roman" w:hAnsi="Times New Roman" w:cs="Times New Roman"/>
        </w:rPr>
      </w:pPr>
      <w:r>
        <w:rPr>
          <w:rFonts w:ascii="Times New Roman" w:hAnsi="Times New Roman" w:cs="Times New Roman"/>
        </w:rPr>
        <w:t xml:space="preserve">“UK Addendum” means the addendum to the EU SCCs issued by the </w:t>
      </w:r>
      <w:r>
        <w:rPr>
          <w:rFonts w:ascii="Times New Roman" w:hAnsi="Times New Roman" w:cs="Times New Roman"/>
        </w:rPr>
        <w:t xml:space="preserve">United Kingdom </w:t>
      </w:r>
      <w:r>
        <w:rPr>
          <w:rFonts w:ascii="Times New Roman" w:hAnsi="Times New Roman" w:cs="Times New Roman"/>
        </w:rPr>
        <w:t>Information Commissioner under section 119</w:t>
      </w:r>
      <w:r>
        <w:rPr>
          <w:rFonts w:ascii="Times New Roman" w:hAnsi="Times New Roman" w:cs="Times New Roman"/>
        </w:rPr>
        <w:t>A(</w:t>
      </w:r>
      <w:r>
        <w:rPr>
          <w:rFonts w:ascii="Times New Roman" w:hAnsi="Times New Roman" w:cs="Times New Roman"/>
        </w:rPr>
        <w:t>1) of the Data Protection Act 2018.</w:t>
      </w:r>
    </w:p>
    <w:p w14:paraId="04EA80FA" w14:textId="77777777">
      <w:pPr>
        <w:rPr>
          <w:rFonts w:ascii="Times New Roman" w:hAnsi="Times New Roman" w:cs="Times New Roman"/>
        </w:rPr>
      </w:pPr>
    </w:p>
    <w:p w14:paraId="7B2A4DBC" w14:textId="31221E20">
      <w:pPr>
        <w:rPr>
          <w:rFonts w:ascii="Times New Roman" w:hAnsi="Times New Roman" w:cs="Times New Roman"/>
        </w:rPr>
      </w:pPr>
      <w:r>
        <w:rPr>
          <w:rFonts w:ascii="Times New Roman" w:hAnsi="Times New Roman" w:cs="Times New Roman"/>
        </w:rPr>
        <w:t>“U.S. Privacy Laws” means th</w:t>
      </w:r>
      <w:r>
        <w:rPr>
          <w:rFonts w:ascii="Times New Roman" w:hAnsi="Times New Roman" w:cs="Times New Roman"/>
        </w:rPr>
        <w:t xml:space="preserve">ose Data Protection Laws that apply to residents of the United States, including (without limitation) the California Consumer Privacy Act (the </w:t>
      </w:r>
      <w:r>
        <w:rPr>
          <w:rFonts w:ascii="Times New Roman" w:hAnsi="Times New Roman" w:cs="Times New Roman"/>
        </w:rPr>
        <w:t>“CCPA”).</w:t>
      </w:r>
    </w:p>
    <w:p w14:paraId="736EC258" w14:textId="77777777">
      <w:pPr>
        <w:rPr>
          <w:rFonts w:ascii="Times New Roman" w:hAnsi="Times New Roman" w:cs="Times New Roman"/>
        </w:rPr>
      </w:pPr>
    </w:p>
    <w:p w14:paraId="4F6455F6" w14:textId="77777777">
      <w:pPr>
        <w:rPr>
          <w:rFonts w:ascii="Times New Roman" w:hAnsi="Times New Roman" w:cs="Times New Roman"/>
        </w:rPr>
      </w:pPr>
    </w:p>
    <w:p w14:paraId="0ACE395B" w14:textId="698461C0">
      <w:pPr>
        <w:rPr>
          <w:rFonts w:ascii="Times New Roman" w:hAnsi="Times New Roman" w:cs="Times New Roman"/>
          <w:b/>
        </w:rPr>
      </w:pPr>
      <w:r>
        <w:rPr>
          <w:rFonts w:ascii="Times New Roman" w:hAnsi="Times New Roman" w:cs="Times New Roman"/>
          <w:b/>
        </w:rPr>
        <w:t xml:space="preserve">3. </w:t>
      </w:r>
      <w:r>
        <w:rPr>
          <w:rFonts w:ascii="Times New Roman" w:hAnsi="Times New Roman" w:cs="Times New Roman"/>
          <w:b/>
        </w:rPr>
        <w:t>AgentCo</w:t>
      </w:r>
      <w:r>
        <w:rPr>
          <w:rFonts w:ascii="Times New Roman" w:hAnsi="Times New Roman" w:cs="Times New Roman"/>
          <w:b/>
        </w:rPr>
        <w:t xml:space="preserve"> Obligations.</w:t>
      </w:r>
    </w:p>
    <w:p w14:paraId="217AE5C7" w14:textId="6A6B22CC">
      <w:pPr>
        <w:rPr>
          <w:rFonts w:ascii="Times New Roman" w:hAnsi="Times New Roman" w:cs="Times New Roman"/>
        </w:rPr>
      </w:pPr>
      <w:r>
        <w:rPr>
          <w:rFonts w:ascii="Times New Roman" w:hAnsi="Times New Roman" w:cs="Times New Roman"/>
        </w:rPr>
        <w:t xml:space="preserve">3.1 Customer Instructions. The parties agree that Customer's documented instructions regarding </w:t>
      </w:r>
      <w:r>
        <w:rPr>
          <w:rFonts w:ascii="Times New Roman" w:hAnsi="Times New Roman" w:cs="Times New Roman"/>
        </w:rPr>
        <w:t>AgentCo's</w:t>
      </w:r>
      <w:r>
        <w:rPr>
          <w:rFonts w:ascii="Times New Roman" w:hAnsi="Times New Roman" w:cs="Times New Roman"/>
        </w:rPr>
        <w:t xml:space="preserve"> processing of Customer Data (the “Customer Instructions”) consist of this DPA, the Agreement, and any instructions Customer provides through the configuration tools and other tools within the Service made available by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process Customer Data only in accordance with the Customer Instructions, except to the extent processing outside the Customer Instructions is required by applicable law to which </w:t>
      </w:r>
      <w:r>
        <w:rPr>
          <w:rFonts w:ascii="Times New Roman" w:hAnsi="Times New Roman" w:cs="Times New Roman"/>
        </w:rPr>
        <w:t>AgentCo</w:t>
      </w:r>
      <w:r>
        <w:rPr>
          <w:rFonts w:ascii="Times New Roman" w:hAnsi="Times New Roman" w:cs="Times New Roman"/>
        </w:rPr>
        <w:t xml:space="preserve"> is subject, in which case </w:t>
      </w:r>
      <w:r>
        <w:rPr>
          <w:rFonts w:ascii="Times New Roman" w:hAnsi="Times New Roman" w:cs="Times New Roman"/>
        </w:rPr>
        <w:t>AgentCo</w:t>
      </w:r>
      <w:r>
        <w:rPr>
          <w:rFonts w:ascii="Times New Roman" w:hAnsi="Times New Roman" w:cs="Times New Roman"/>
        </w:rPr>
        <w:t xml:space="preserve"> will, unless legally prohibited, notify Customer of that requirement before such processing.</w:t>
      </w:r>
    </w:p>
    <w:p w14:paraId="342BB484" w14:textId="77777777">
      <w:pPr>
        <w:rPr>
          <w:rFonts w:ascii="Times New Roman" w:hAnsi="Times New Roman" w:cs="Times New Roman"/>
        </w:rPr>
      </w:pPr>
    </w:p>
    <w:p w14:paraId="1563B2EA" w14:textId="71A533EF">
      <w:pPr>
        <w:rPr>
          <w:rFonts w:ascii="Times New Roman" w:hAnsi="Times New Roman" w:cs="Times New Roman"/>
        </w:rPr>
      </w:pPr>
      <w:r>
        <w:rPr>
          <w:rFonts w:ascii="Times New Roman" w:hAnsi="Times New Roman" w:cs="Times New Roman"/>
        </w:rPr>
        <w:t xml:space="preserve">3.2 Notices to Customer. </w:t>
      </w:r>
      <w:r>
        <w:rPr>
          <w:rFonts w:ascii="Times New Roman" w:hAnsi="Times New Roman" w:cs="Times New Roman"/>
        </w:rPr>
        <w:t>AgentCo</w:t>
      </w:r>
      <w:r>
        <w:rPr>
          <w:rFonts w:ascii="Times New Roman" w:hAnsi="Times New Roman" w:cs="Times New Roman"/>
        </w:rPr>
        <w:t xml:space="preserve"> will promptly </w:t>
      </w:r>
      <w:r>
        <w:rPr>
          <w:rFonts w:ascii="Times New Roman" w:hAnsi="Times New Roman" w:cs="Times New Roman"/>
        </w:rPr>
        <w:t xml:space="preserve">notify Customer in writing if, in </w:t>
      </w:r>
      <w:r>
        <w:rPr>
          <w:rFonts w:ascii="Times New Roman" w:hAnsi="Times New Roman" w:cs="Times New Roman"/>
        </w:rPr>
        <w:t>AgentCo's</w:t>
      </w:r>
      <w:r>
        <w:rPr>
          <w:rFonts w:ascii="Times New Roman" w:hAnsi="Times New Roman" w:cs="Times New Roman"/>
        </w:rPr>
        <w:t xml:space="preserve"> view, any Customer Instruction violates a</w:t>
      </w:r>
      <w:r>
        <w:rPr>
          <w:rFonts w:ascii="Times New Roman" w:hAnsi="Times New Roman" w:cs="Times New Roman"/>
        </w:rPr>
        <w:t>n applicable</w:t>
      </w:r>
      <w:r>
        <w:rPr>
          <w:rFonts w:ascii="Times New Roman" w:hAnsi="Times New Roman" w:cs="Times New Roman"/>
        </w:rPr>
        <w:t xml:space="preserve"> Data Protection Law. To the extent legally permitted, </w:t>
      </w:r>
      <w:r>
        <w:rPr>
          <w:rFonts w:ascii="Times New Roman" w:hAnsi="Times New Roman" w:cs="Times New Roman"/>
        </w:rPr>
        <w:t>AgentCo</w:t>
      </w:r>
      <w:r>
        <w:rPr>
          <w:rFonts w:ascii="Times New Roman" w:hAnsi="Times New Roman" w:cs="Times New Roman"/>
        </w:rPr>
        <w:t xml:space="preserve"> will also notify Customer of any legally binding request for disclosure of Customer Data received from</w:t>
      </w:r>
      <w:r>
        <w:rPr>
          <w:rFonts w:ascii="Times New Roman" w:hAnsi="Times New Roman" w:cs="Times New Roman"/>
        </w:rPr>
        <w:t xml:space="preserve"> a law enforcement authority.</w:t>
      </w:r>
    </w:p>
    <w:p w14:paraId="3BF85E19" w14:textId="77777777">
      <w:pPr>
        <w:rPr>
          <w:rFonts w:ascii="Times New Roman" w:hAnsi="Times New Roman" w:cs="Times New Roman"/>
        </w:rPr>
      </w:pPr>
    </w:p>
    <w:p w14:paraId="6F46D71F" w14:textId="52DAA71E">
      <w:pPr>
        <w:rPr>
          <w:rFonts w:ascii="Times New Roman" w:hAnsi="Times New Roman" w:cs="Times New Roman"/>
        </w:rPr>
      </w:pPr>
      <w:r>
        <w:rPr>
          <w:rFonts w:ascii="Times New Roman" w:hAnsi="Times New Roman" w:cs="Times New Roman"/>
        </w:rPr>
        <w:t xml:space="preserve">3.3 Data Subject Requests. To the extent legally permitted, </w:t>
      </w:r>
      <w:r>
        <w:rPr>
          <w:rFonts w:ascii="Times New Roman" w:hAnsi="Times New Roman" w:cs="Times New Roman"/>
        </w:rPr>
        <w:t>AgentCo</w:t>
      </w:r>
      <w:r>
        <w:rPr>
          <w:rFonts w:ascii="Times New Roman" w:hAnsi="Times New Roman" w:cs="Times New Roman"/>
        </w:rPr>
        <w:t xml:space="preserve"> will notify Customer of any request received to exercise data subject rights under Data Protection Laws in respect of Customer Data (a “Data Subject Request”). </w:t>
      </w:r>
      <w:r>
        <w:rPr>
          <w:rFonts w:ascii="Times New Roman" w:hAnsi="Times New Roman" w:cs="Times New Roman"/>
        </w:rPr>
        <w:t>AgentCo</w:t>
      </w:r>
      <w:r>
        <w:rPr>
          <w:rFonts w:ascii="Times New Roman" w:hAnsi="Times New Roman" w:cs="Times New Roman"/>
        </w:rPr>
        <w:t xml:space="preserve"> will not respond to any such request without Customer's prior written authorization, except that Customer hereby authorizes </w:t>
      </w:r>
      <w:r>
        <w:rPr>
          <w:rFonts w:ascii="Times New Roman" w:hAnsi="Times New Roman" w:cs="Times New Roman"/>
        </w:rPr>
        <w:t>AgentCo</w:t>
      </w:r>
      <w:r>
        <w:rPr>
          <w:rFonts w:ascii="Times New Roman" w:hAnsi="Times New Roman" w:cs="Times New Roman"/>
        </w:rPr>
        <w:t xml:space="preserve"> to redirect Data Subject Requests as needed so that Customer can respond directly. </w:t>
      </w:r>
      <w:r>
        <w:rPr>
          <w:rFonts w:ascii="Times New Roman" w:hAnsi="Times New Roman" w:cs="Times New Roman"/>
        </w:rPr>
        <w:t>Taking into account</w:t>
      </w:r>
      <w:r>
        <w:rPr>
          <w:rFonts w:ascii="Times New Roman" w:hAnsi="Times New Roman" w:cs="Times New Roman"/>
        </w:rPr>
        <w:t xml:space="preserve"> the nature of the processing, </w:t>
      </w:r>
      <w:r>
        <w:rPr>
          <w:rFonts w:ascii="Times New Roman" w:hAnsi="Times New Roman" w:cs="Times New Roman"/>
        </w:rPr>
        <w:t>AgentCo</w:t>
      </w:r>
      <w:r>
        <w:rPr>
          <w:rFonts w:ascii="Times New Roman" w:hAnsi="Times New Roman" w:cs="Times New Roman"/>
        </w:rPr>
        <w:t xml:space="preserve"> will, so far as possible, assist Customer through appropriate technical and organizational measures in responding to Data Subject Requests.</w:t>
      </w:r>
    </w:p>
    <w:p w14:paraId="2D75D7E8" w14:textId="77777777">
      <w:pPr>
        <w:rPr>
          <w:rFonts w:ascii="Times New Roman" w:hAnsi="Times New Roman" w:cs="Times New Roman"/>
        </w:rPr>
      </w:pPr>
    </w:p>
    <w:p w14:paraId="69CE844A" w14:textId="75B34D52">
      <w:pPr>
        <w:rPr>
          <w:rFonts w:ascii="Times New Roman" w:hAnsi="Times New Roman" w:cs="Times New Roman"/>
        </w:rPr>
      </w:pPr>
      <w:r>
        <w:rPr>
          <w:rFonts w:ascii="Times New Roman" w:hAnsi="Times New Roman" w:cs="Times New Roman"/>
        </w:rPr>
        <w:t xml:space="preserve">3.4 Security. </w:t>
      </w:r>
      <w:r>
        <w:rPr>
          <w:rFonts w:ascii="Times New Roman" w:hAnsi="Times New Roman" w:cs="Times New Roman"/>
        </w:rPr>
        <w:t>AgentCo</w:t>
      </w:r>
      <w:r>
        <w:rPr>
          <w:rFonts w:ascii="Times New Roman" w:hAnsi="Times New Roman" w:cs="Times New Roman"/>
        </w:rPr>
        <w:t xml:space="preserve"> will implement and maintain commercially reasonable </w:t>
      </w:r>
      <w:r>
        <w:rPr>
          <w:rFonts w:ascii="Times New Roman" w:hAnsi="Times New Roman" w:cs="Times New Roman"/>
        </w:rPr>
        <w:t>technical</w:t>
      </w:r>
      <w:r>
        <w:rPr>
          <w:rFonts w:ascii="Times New Roman" w:hAnsi="Times New Roman" w:cs="Times New Roman"/>
        </w:rPr>
        <w:t>,</w:t>
      </w:r>
      <w:r>
        <w:rPr>
          <w:rFonts w:ascii="Times New Roman" w:hAnsi="Times New Roman" w:cs="Times New Roman"/>
        </w:rPr>
        <w:t>organizational</w:t>
      </w:r>
      <w:r>
        <w:rPr>
          <w:rFonts w:ascii="Times New Roman" w:hAnsi="Times New Roman" w:cs="Times New Roman"/>
        </w:rPr>
        <w:t xml:space="preserve"> </w:t>
      </w:r>
      <w:r>
        <w:rPr>
          <w:rFonts w:ascii="Times New Roman" w:hAnsi="Times New Roman" w:cs="Times New Roman"/>
        </w:rPr>
        <w:t xml:space="preserve">and administrative </w:t>
      </w:r>
      <w:r>
        <w:rPr>
          <w:rFonts w:ascii="Times New Roman" w:hAnsi="Times New Roman" w:cs="Times New Roman"/>
        </w:rPr>
        <w:t xml:space="preserve">security measures </w:t>
      </w:r>
      <w:r>
        <w:rPr>
          <w:rFonts w:ascii="Times New Roman" w:hAnsi="Times New Roman" w:cs="Times New Roman"/>
        </w:rPr>
        <w:t xml:space="preserve">designed </w:t>
      </w:r>
      <w:r>
        <w:rPr>
          <w:rFonts w:ascii="Times New Roman" w:hAnsi="Times New Roman" w:cs="Times New Roman"/>
        </w:rPr>
        <w:t>to protect Customer Data.</w:t>
      </w:r>
    </w:p>
    <w:p w14:paraId="3078BEED" w14:textId="77777777">
      <w:pPr>
        <w:rPr>
          <w:rFonts w:ascii="Times New Roman" w:hAnsi="Times New Roman" w:cs="Times New Roman"/>
        </w:rPr>
      </w:pPr>
    </w:p>
    <w:p w14:paraId="30A43C0B" w14:textId="42F9D398">
      <w:pPr>
        <w:rPr>
          <w:rFonts w:ascii="Times New Roman" w:hAnsi="Times New Roman" w:cs="Times New Roman"/>
        </w:rPr>
      </w:pPr>
      <w:r>
        <w:rPr>
          <w:rFonts w:ascii="Times New Roman" w:hAnsi="Times New Roman" w:cs="Times New Roman"/>
        </w:rPr>
        <w:t xml:space="preserve">3.5 Assistance to Customer. Taking into account the nature of the processing and the information available to </w:t>
      </w:r>
      <w:r>
        <w:rPr>
          <w:rFonts w:ascii="Times New Roman" w:hAnsi="Times New Roman" w:cs="Times New Roman"/>
        </w:rPr>
        <w:t>AgentCo</w:t>
      </w:r>
      <w:r>
        <w:rPr>
          <w:rFonts w:ascii="Times New Roman" w:hAnsi="Times New Roman" w:cs="Times New Roman"/>
        </w:rPr>
        <w:t xml:space="preserve">, </w:t>
      </w:r>
      <w:r>
        <w:rPr>
          <w:rFonts w:ascii="Times New Roman" w:hAnsi="Times New Roman" w:cs="Times New Roman"/>
        </w:rPr>
        <w:t>AgentCo</w:t>
      </w:r>
      <w:r>
        <w:rPr>
          <w:rFonts w:ascii="Times New Roman" w:hAnsi="Times New Roman" w:cs="Times New Roman"/>
        </w:rPr>
        <w:t xml:space="preserve"> will provide reasonable assistance to Customer in complying with Customer's obligations under Data Protection Laws, including, where appropriate, the preparation of data protection impact assessments with respect to </w:t>
      </w:r>
      <w:r>
        <w:rPr>
          <w:rFonts w:ascii="Times New Roman" w:hAnsi="Times New Roman" w:cs="Times New Roman"/>
        </w:rPr>
        <w:t>AgentCo's</w:t>
      </w:r>
      <w:r>
        <w:rPr>
          <w:rFonts w:ascii="Times New Roman" w:hAnsi="Times New Roman" w:cs="Times New Roman"/>
        </w:rPr>
        <w:t xml:space="preserve"> processing of Customer Data and, where required by Data Protection Laws, consultations with a supervisory authority with jurisdiction over that processing.</w:t>
      </w:r>
    </w:p>
    <w:p w14:paraId="62D1E786" w14:textId="77777777">
      <w:pPr>
        <w:rPr>
          <w:rFonts w:ascii="Times New Roman" w:hAnsi="Times New Roman" w:cs="Times New Roman"/>
        </w:rPr>
      </w:pPr>
    </w:p>
    <w:p w14:paraId="0EEF3141" w14:textId="6278C314">
      <w:pPr>
        <w:rPr>
          <w:rFonts w:ascii="Times New Roman" w:hAnsi="Times New Roman" w:cs="Times New Roman"/>
        </w:rPr>
      </w:pPr>
      <w:r>
        <w:rPr>
          <w:rFonts w:ascii="Times New Roman" w:hAnsi="Times New Roman" w:cs="Times New Roman"/>
        </w:rPr>
        <w:t xml:space="preserve">3.6 Personal Data Breaches. </w:t>
      </w:r>
      <w:r>
        <w:rPr>
          <w:rFonts w:ascii="Times New Roman" w:hAnsi="Times New Roman" w:cs="Times New Roman"/>
        </w:rPr>
        <w:t>AgentCo</w:t>
      </w:r>
      <w:r>
        <w:rPr>
          <w:rFonts w:ascii="Times New Roman" w:hAnsi="Times New Roman" w:cs="Times New Roman"/>
        </w:rPr>
        <w:t xml:space="preserve"> will notify Customer </w:t>
      </w:r>
      <w:r>
        <w:rPr>
          <w:rFonts w:ascii="Times New Roman" w:hAnsi="Times New Roman" w:cs="Times New Roman"/>
        </w:rPr>
        <w:t xml:space="preserve">of any Personal Data Breach without undue delay after becoming aware of </w:t>
      </w:r>
      <w:r>
        <w:rPr>
          <w:rFonts w:ascii="Times New Roman" w:hAnsi="Times New Roman" w:cs="Times New Roman"/>
        </w:rPr>
        <w:t>it, and</w:t>
      </w:r>
      <w:r>
        <w:rPr>
          <w:rFonts w:ascii="Times New Roman" w:hAnsi="Times New Roman" w:cs="Times New Roman"/>
        </w:rPr>
        <w:t xml:space="preserve"> will provide reasonable assistance to Customer in meeting Customer's obligations under Data Protection Laws with respect to</w:t>
      </w:r>
      <w:r>
        <w:rPr>
          <w:rFonts w:ascii="Times New Roman" w:hAnsi="Times New Roman" w:cs="Times New Roman"/>
        </w:rPr>
        <w:t xml:space="preserve"> such Personal Data Breach.</w:t>
      </w:r>
    </w:p>
    <w:p w14:paraId="2C1A4AD6" w14:textId="77777777">
      <w:pPr>
        <w:rPr>
          <w:rFonts w:ascii="Times New Roman" w:hAnsi="Times New Roman" w:cs="Times New Roman"/>
        </w:rPr>
      </w:pPr>
    </w:p>
    <w:p w14:paraId="4985BD10" w14:textId="2627B5FF">
      <w:pPr>
        <w:rPr>
          <w:rFonts w:ascii="Times New Roman" w:hAnsi="Times New Roman" w:cs="Times New Roman"/>
        </w:rPr>
      </w:pPr>
      <w:r>
        <w:rPr>
          <w:rFonts w:ascii="Times New Roman" w:hAnsi="Times New Roman" w:cs="Times New Roman"/>
        </w:rPr>
        <w:t xml:space="preserve">3.7 Assessing Compliance. On Customer's reasonable written request, and to the extent required by Data Protection Laws, </w:t>
      </w:r>
      <w:r>
        <w:rPr>
          <w:rFonts w:ascii="Times New Roman" w:hAnsi="Times New Roman" w:cs="Times New Roman"/>
        </w:rPr>
        <w:t>AgentCo</w:t>
      </w:r>
      <w:r>
        <w:rPr>
          <w:rFonts w:ascii="Times New Roman" w:hAnsi="Times New Roman" w:cs="Times New Roman"/>
        </w:rPr>
        <w:t xml:space="preserve"> will: (</w:t>
      </w:r>
      <w:r>
        <w:rPr>
          <w:rFonts w:ascii="Times New Roman" w:hAnsi="Times New Roman" w:cs="Times New Roman"/>
        </w:rPr>
        <w:t>i</w:t>
      </w:r>
      <w:r>
        <w:rPr>
          <w:rFonts w:ascii="Times New Roman" w:hAnsi="Times New Roman" w:cs="Times New Roman"/>
        </w:rPr>
        <w:t xml:space="preserve">) no more than once per year, make available to Customer </w:t>
      </w:r>
      <w:r>
        <w:rPr>
          <w:rFonts w:ascii="Times New Roman" w:hAnsi="Times New Roman" w:cs="Times New Roman"/>
        </w:rPr>
        <w:t>AgentCo's</w:t>
      </w:r>
      <w:r>
        <w:rPr>
          <w:rFonts w:ascii="Times New Roman" w:hAnsi="Times New Roman" w:cs="Times New Roman"/>
        </w:rPr>
        <w:t xml:space="preserve"> privacy and security policies and such other information as is reasonably necessary to demonstrate compliance with </w:t>
      </w:r>
      <w:r>
        <w:rPr>
          <w:rFonts w:ascii="Times New Roman" w:hAnsi="Times New Roman" w:cs="Times New Roman"/>
        </w:rPr>
        <w:t>AgentCo's</w:t>
      </w:r>
      <w:r>
        <w:rPr>
          <w:rFonts w:ascii="Times New Roman" w:hAnsi="Times New Roman" w:cs="Times New Roman"/>
        </w:rPr>
        <w:t xml:space="preserve"> obligations under this DPA</w:t>
      </w:r>
      <w:commentRangeStart w:id="10"/>
      <w:r>
        <w:rPr>
          <w:rFonts w:ascii="Times New Roman" w:hAnsi="Times New Roman" w:cs="Times New Roman"/>
        </w:rPr>
        <w:t xml:space="preserve">, including </w:t>
      </w:r>
      <w:ins w:author="Reviewing Counsel (AgentCo)" w:id="49" w:date="2026-10-19T02:34:31Z">
        <w:r>
          <w:rPr>
            <w:rFonts w:ascii="Times New Roman" w:hAnsi="Times New Roman" w:cs="Times New Roman"/>
          </w:rPr>
          <w:t>AgentCo’s then-current</w:t>
        </w:r>
      </w:ins>
      <w:del w:author="Reviewing Counsel (AgentCo)" w:id="48" w:date="2026-10-19T02:34:31Z">
        <w:r>
          <w:rPr>
            <w:rFonts w:ascii="Times New Roman" w:hAnsi="Times New Roman" w:cs="Times New Roman"/>
          </w:rPr>
          <w:delText xml:space="preserve">but not limited to </w:delText>
        </w:r>
      </w:del>
      <w:del w:author="Reviewing Counsel (AgentCo)" w:id="50" w:date="2026-10-19T02:34:31Z">
        <w:r>
          <w:rPr>
            <w:rFonts w:ascii="Times New Roman" w:hAnsi="Times New Roman" w:cs="Times New Roman"/>
          </w:rPr>
          <w:delText>a</w:delText>
        </w:r>
      </w:del>
      <w:r>
        <w:rPr>
          <w:rFonts w:ascii="Times New Roman" w:hAnsi="Times New Roman" w:cs="Times New Roman"/>
        </w:rPr>
        <w:t xml:space="preserve"> SOC 2</w:t>
      </w:r>
      <w:del w:author="Reviewing Counsel (AgentCo)" w:id="51" w:date="2026-10-19T02:34:31Z">
        <w:r>
          <w:rPr>
            <w:rFonts w:ascii="Times New Roman" w:hAnsi="Times New Roman" w:cs="Times New Roman"/>
          </w:rPr>
          <w:delText>,</w:delText>
        </w:r>
      </w:del>
      <w:r>
        <w:rPr>
          <w:rFonts w:ascii="Times New Roman" w:hAnsi="Times New Roman" w:cs="Times New Roman"/>
        </w:rPr>
        <w:t xml:space="preserve"> Type 2 </w:t>
      </w:r>
      <w:ins w:author="Reviewing Counsel (AgentCo)" w:id="52" w:date="2026-10-19T02:34:31Z">
        <w:r>
          <w:rPr>
            <w:rFonts w:ascii="Times New Roman" w:hAnsi="Times New Roman" w:cs="Times New Roman"/>
          </w:rPr>
          <w:t>report or equivalent independent security documentation where available</w:t>
        </w:r>
        <w:commentRangeEnd w:id="10"/>
        <w:r>
          <w:rPr>
            <w:rStyle w:val="CommentReference"/>
            <w:sz w:val="20"/>
            <w:szCs w:val="20"/>
          </w:rPr>
          <w:commentReference w:id="10"/>
        </w:r>
      </w:ins>
      <w:del w:author="Reviewing Counsel (AgentCo)" w:id="53" w:date="2026-10-19T02:34:31Z">
        <w:r>
          <w:rPr>
            <w:rFonts w:ascii="Times New Roman" w:hAnsi="Times New Roman" w:cs="Times New Roman"/>
          </w:rPr>
          <w:delText>audit on all relevant information technology and information security systems</w:delText>
        </w:r>
      </w:del>
      <w:r>
        <w:rPr>
          <w:rFonts w:ascii="Times New Roman" w:hAnsi="Times New Roman" w:cs="Times New Roman"/>
        </w:rPr>
        <w:t xml:space="preserve">; and (ii) subject to an appropriate confidentiality agreement between the parties, allow for and contribute to audits or inspections by, or on behalf of, Customer at Customer's sole expense. Any such audit or inspection must (A) be conducted in a manner that minimizes disruption to </w:t>
      </w:r>
      <w:r>
        <w:rPr>
          <w:rFonts w:ascii="Times New Roman" w:hAnsi="Times New Roman" w:cs="Times New Roman"/>
        </w:rPr>
        <w:t>AgentCo's</w:t>
      </w:r>
      <w:r>
        <w:rPr>
          <w:rFonts w:ascii="Times New Roman" w:hAnsi="Times New Roman" w:cs="Times New Roman"/>
        </w:rPr>
        <w:t xml:space="preserve"> business, (B) be limited to </w:t>
      </w:r>
      <w:r>
        <w:rPr>
          <w:rFonts w:ascii="Times New Roman" w:hAnsi="Times New Roman" w:cs="Times New Roman"/>
        </w:rPr>
        <w:t xml:space="preserve">confirming that </w:t>
      </w:r>
      <w:r>
        <w:rPr>
          <w:rFonts w:ascii="Times New Roman" w:hAnsi="Times New Roman" w:cs="Times New Roman"/>
        </w:rPr>
        <w:t>AgentCo</w:t>
      </w:r>
      <w:r>
        <w:rPr>
          <w:rFonts w:ascii="Times New Roman" w:hAnsi="Times New Roman" w:cs="Times New Roman"/>
        </w:rPr>
        <w:t xml:space="preserve"> is processing Customer Data in a manner consistent with this DPA, and (C) </w:t>
      </w:r>
      <w:r>
        <w:rPr>
          <w:rFonts w:ascii="Times New Roman" w:hAnsi="Times New Roman" w:cs="Times New Roman"/>
        </w:rPr>
        <w:t>occur</w:t>
      </w:r>
      <w:r>
        <w:rPr>
          <w:rFonts w:ascii="Times New Roman" w:hAnsi="Times New Roman" w:cs="Times New Roman"/>
        </w:rPr>
        <w:t xml:space="preserve"> no more than once per year. Where Data Protection Laws permit, </w:t>
      </w:r>
      <w:r>
        <w:rPr>
          <w:rFonts w:ascii="Times New Roman" w:hAnsi="Times New Roman" w:cs="Times New Roman"/>
        </w:rPr>
        <w:t>AgentCo</w:t>
      </w:r>
      <w:r>
        <w:rPr>
          <w:rFonts w:ascii="Times New Roman" w:hAnsi="Times New Roman" w:cs="Times New Roman"/>
        </w:rPr>
        <w:t xml:space="preserve"> may instead make available to Customer a summary of audit reports relevant to </w:t>
      </w:r>
      <w:r>
        <w:rPr>
          <w:rFonts w:ascii="Times New Roman" w:hAnsi="Times New Roman" w:cs="Times New Roman"/>
        </w:rPr>
        <w:t>AgentCo's</w:t>
      </w:r>
      <w:r>
        <w:rPr>
          <w:rFonts w:ascii="Times New Roman" w:hAnsi="Times New Roman" w:cs="Times New Roman"/>
        </w:rPr>
        <w:t xml:space="preserve"> compliance with this DPA. All such results and documentation, including the results of any audit or inspection, are </w:t>
      </w:r>
      <w:r>
        <w:rPr>
          <w:rFonts w:ascii="Times New Roman" w:hAnsi="Times New Roman" w:cs="Times New Roman"/>
        </w:rPr>
        <w:t>AgentCo's</w:t>
      </w:r>
      <w:r>
        <w:rPr>
          <w:rFonts w:ascii="Times New Roman" w:hAnsi="Times New Roman" w:cs="Times New Roman"/>
        </w:rPr>
        <w:t xml:space="preserve"> Confidential Information.</w:t>
      </w:r>
    </w:p>
    <w:p w14:paraId="3C113142" w14:textId="77777777">
      <w:pPr>
        <w:rPr>
          <w:rFonts w:ascii="Times New Roman" w:hAnsi="Times New Roman" w:cs="Times New Roman"/>
        </w:rPr>
      </w:pPr>
    </w:p>
    <w:p w14:paraId="2BFAE900" w14:textId="5B4BF467">
      <w:pPr>
        <w:rPr>
          <w:rFonts w:ascii="Times New Roman" w:hAnsi="Times New Roman" w:cs="Times New Roman"/>
        </w:rPr>
      </w:pPr>
      <w:r>
        <w:rPr>
          <w:rFonts w:ascii="Times New Roman" w:hAnsi="Times New Roman" w:cs="Times New Roman"/>
        </w:rPr>
        <w:t xml:space="preserve">3.8 Engagement of Sub-Processors. Customer hereby grants </w:t>
      </w:r>
      <w:r>
        <w:rPr>
          <w:rFonts w:ascii="Times New Roman" w:hAnsi="Times New Roman" w:cs="Times New Roman"/>
        </w:rPr>
        <w:t>AgentCo</w:t>
      </w:r>
      <w:r>
        <w:rPr>
          <w:rFonts w:ascii="Times New Roman" w:hAnsi="Times New Roman" w:cs="Times New Roman"/>
        </w:rPr>
        <w:t xml:space="preserve"> a general authorization to engage Sub-Processors to process Customer Data in connection with the Service. </w:t>
      </w:r>
      <w:r>
        <w:rPr>
          <w:rFonts w:ascii="Times New Roman" w:hAnsi="Times New Roman" w:cs="Times New Roman"/>
        </w:rPr>
        <w:t>AgentCo</w:t>
      </w:r>
      <w:r>
        <w:rPr>
          <w:rFonts w:ascii="Times New Roman" w:hAnsi="Times New Roman" w:cs="Times New Roman"/>
        </w:rPr>
        <w:t xml:space="preserve"> will notify Customer by email of any change to the Sub-Processor List. Customer may, within 30 days after receiving such notice, object to a new Sub-Processor by following the instructions in the Sub-Processor List. In that case, </w:t>
      </w:r>
      <w:r>
        <w:rPr>
          <w:rFonts w:ascii="Times New Roman" w:hAnsi="Times New Roman" w:cs="Times New Roman"/>
        </w:rPr>
        <w:t>AgentCo</w:t>
      </w:r>
      <w:r>
        <w:rPr>
          <w:rFonts w:ascii="Times New Roman" w:hAnsi="Times New Roman" w:cs="Times New Roman"/>
        </w:rPr>
        <w:t xml:space="preserve"> will work with Customer to address Customer's concerns and to offer commercially reasonable alternatives or solutions. If, in </w:t>
      </w:r>
      <w:r>
        <w:rPr>
          <w:rFonts w:ascii="Times New Roman" w:hAnsi="Times New Roman" w:cs="Times New Roman"/>
        </w:rPr>
        <w:t>AgentCo's</w:t>
      </w:r>
      <w:r>
        <w:rPr>
          <w:rFonts w:ascii="Times New Roman" w:hAnsi="Times New Roman" w:cs="Times New Roman"/>
        </w:rPr>
        <w:t xml:space="preserve"> reasonable judgment, no commercially feasible alternative or solution is available, or if the parties cannot resolve the objection to their mutual satisfaction within 30 days after </w:t>
      </w:r>
      <w:r>
        <w:rPr>
          <w:rFonts w:ascii="Times New Roman" w:hAnsi="Times New Roman" w:cs="Times New Roman"/>
        </w:rPr>
        <w:t>AgentCo's</w:t>
      </w:r>
      <w:r>
        <w:rPr>
          <w:rFonts w:ascii="Times New Roman" w:hAnsi="Times New Roman" w:cs="Times New Roman"/>
        </w:rPr>
        <w:t xml:space="preserve"> receipt of Customer's objection notice, then either party may terminate the Agreement, or any use of the Service that cannot be provided without the new Sub-Processor.</w:t>
      </w:r>
      <w:r>
        <w:rPr>
          <w:rFonts w:ascii="Times New Roman" w:hAnsi="Times New Roman" w:cs="Times New Roman"/>
        </w:rPr>
        <w:t xml:space="preserve">  </w:t>
      </w:r>
    </w:p>
    <w:p w14:paraId="1C19D70A" w14:textId="77777777">
      <w:pPr>
        <w:rPr>
          <w:rFonts w:ascii="Times New Roman" w:hAnsi="Times New Roman" w:cs="Times New Roman"/>
        </w:rPr>
      </w:pPr>
    </w:p>
    <w:p w14:paraId="4BF89256" w14:textId="24009103">
      <w:pPr>
        <w:rPr>
          <w:rFonts w:ascii="Times New Roman" w:hAnsi="Times New Roman" w:cs="Times New Roman"/>
        </w:rPr>
      </w:pPr>
      <w:r>
        <w:rPr>
          <w:rFonts w:ascii="Times New Roman" w:hAnsi="Times New Roman" w:cs="Times New Roman"/>
        </w:rPr>
        <w:t xml:space="preserve">3.9 Sub-Processor Obligations. </w:t>
      </w:r>
      <w:r>
        <w:rPr>
          <w:rFonts w:ascii="Times New Roman" w:hAnsi="Times New Roman" w:cs="Times New Roman"/>
        </w:rPr>
        <w:t>AgentCo</w:t>
      </w:r>
      <w:r>
        <w:rPr>
          <w:rFonts w:ascii="Times New Roman" w:hAnsi="Times New Roman" w:cs="Times New Roman"/>
        </w:rPr>
        <w:t xml:space="preserve"> will </w:t>
      </w:r>
      <w:r>
        <w:rPr>
          <w:rFonts w:ascii="Times New Roman" w:hAnsi="Times New Roman" w:cs="Times New Roman"/>
        </w:rPr>
        <w:t>enter into</w:t>
      </w:r>
      <w:r>
        <w:rPr>
          <w:rFonts w:ascii="Times New Roman" w:hAnsi="Times New Roman" w:cs="Times New Roman"/>
        </w:rPr>
        <w:t xml:space="preserve"> contractual arrangements with each Sub-Processor imposing</w:t>
      </w:r>
      <w:r>
        <w:rPr>
          <w:rFonts w:ascii="Times New Roman" w:hAnsi="Times New Roman" w:cs="Times New Roman"/>
        </w:rPr>
        <w:t xml:space="preserve"> substantially similar</w:t>
      </w:r>
      <w:r>
        <w:rPr>
          <w:rFonts w:ascii="Times New Roman" w:hAnsi="Times New Roman" w:cs="Times New Roman"/>
        </w:rPr>
        <w:t xml:space="preserve"> obligations </w:t>
      </w:r>
      <w:r>
        <w:rPr>
          <w:rFonts w:ascii="Times New Roman" w:hAnsi="Times New Roman" w:cs="Times New Roman"/>
        </w:rPr>
        <w:t xml:space="preserve">to those imposed on </w:t>
      </w:r>
      <w:r>
        <w:rPr>
          <w:rFonts w:ascii="Times New Roman" w:hAnsi="Times New Roman" w:cs="Times New Roman"/>
        </w:rPr>
        <w:t>AgentCo</w:t>
      </w:r>
      <w:r>
        <w:rPr>
          <w:rFonts w:ascii="Times New Roman" w:hAnsi="Times New Roman" w:cs="Times New Roman"/>
        </w:rPr>
        <w:t xml:space="preserve"> under this DPA. Subject to the limitations of liability set forth in the Agreement, </w:t>
      </w:r>
      <w:r>
        <w:rPr>
          <w:rFonts w:ascii="Times New Roman" w:hAnsi="Times New Roman" w:cs="Times New Roman"/>
        </w:rPr>
        <w:t>AgentCo</w:t>
      </w:r>
      <w:r>
        <w:rPr>
          <w:rFonts w:ascii="Times New Roman" w:hAnsi="Times New Roman" w:cs="Times New Roman"/>
        </w:rPr>
        <w:t xml:space="preserve"> remains liable for the acts and omissions of its Sub-Processors to the same extent </w:t>
      </w:r>
      <w:r>
        <w:rPr>
          <w:rFonts w:ascii="Times New Roman" w:hAnsi="Times New Roman" w:cs="Times New Roman"/>
        </w:rPr>
        <w:t>AgentCo</w:t>
      </w:r>
      <w:r>
        <w:rPr>
          <w:rFonts w:ascii="Times New Roman" w:hAnsi="Times New Roman" w:cs="Times New Roman"/>
        </w:rPr>
        <w:t xml:space="preserve"> would be liable under this DPA had it performed those acts or omissions itself.</w:t>
      </w:r>
    </w:p>
    <w:p w14:paraId="0C324BAB" w14:textId="77777777">
      <w:pPr>
        <w:rPr>
          <w:rFonts w:ascii="Times New Roman" w:hAnsi="Times New Roman" w:cs="Times New Roman"/>
        </w:rPr>
      </w:pPr>
    </w:p>
    <w:p w14:paraId="6256EED7" w14:textId="69F24099">
      <w:pPr>
        <w:rPr>
          <w:rFonts w:ascii="Times New Roman" w:hAnsi="Times New Roman" w:cs="Times New Roman"/>
        </w:rPr>
      </w:pPr>
      <w:r>
        <w:rPr>
          <w:rFonts w:ascii="Times New Roman" w:hAnsi="Times New Roman" w:cs="Times New Roman"/>
        </w:rPr>
        <w:t xml:space="preserve">3.10 Data Return or Deletion. Upon expiration or termination of the Agreement, </w:t>
      </w:r>
      <w:r>
        <w:rPr>
          <w:rFonts w:ascii="Times New Roman" w:hAnsi="Times New Roman" w:cs="Times New Roman"/>
        </w:rPr>
        <w:t>AgentCo</w:t>
      </w:r>
      <w:r>
        <w:rPr>
          <w:rFonts w:ascii="Times New Roman" w:hAnsi="Times New Roman" w:cs="Times New Roman"/>
        </w:rPr>
        <w:t xml:space="preserve"> will, at Customer's instruction, return or delete Customer Data and any existing copies, except to the extent retention of Customer Data is required by applicable law, in which case </w:t>
      </w:r>
      <w:r>
        <w:rPr>
          <w:rFonts w:ascii="Times New Roman" w:hAnsi="Times New Roman" w:cs="Times New Roman"/>
        </w:rPr>
        <w:t>AgentCo</w:t>
      </w:r>
      <w:r>
        <w:rPr>
          <w:rFonts w:ascii="Times New Roman" w:hAnsi="Times New Roman" w:cs="Times New Roman"/>
        </w:rPr>
        <w:t xml:space="preserve"> will isolate the retained Customer Data and protect it against any further processing other than as required by applicable law.</w:t>
      </w:r>
    </w:p>
    <w:p w14:paraId="523249C5" w14:textId="77777777">
      <w:pPr>
        <w:rPr>
          <w:rFonts w:ascii="Times New Roman" w:hAnsi="Times New Roman" w:cs="Times New Roman"/>
        </w:rPr>
      </w:pPr>
    </w:p>
    <w:p w14:paraId="27CFB915" w14:textId="4495BA1B">
      <w:pPr>
        <w:rPr>
          <w:rFonts w:ascii="Times New Roman" w:hAnsi="Times New Roman" w:cs="Times New Roman"/>
          <w:b/>
        </w:rPr>
      </w:pPr>
      <w:r>
        <w:rPr>
          <w:rFonts w:ascii="Times New Roman" w:hAnsi="Times New Roman" w:cs="Times New Roman"/>
          <w:b/>
        </w:rPr>
        <w:t>4. Customer Obligations.</w:t>
      </w:r>
    </w:p>
    <w:p w14:paraId="64FE2402" w14:textId="5433BC43">
      <w:pPr>
        <w:rPr>
          <w:rFonts w:ascii="Times New Roman" w:hAnsi="Times New Roman" w:cs="Times New Roman"/>
        </w:rPr>
      </w:pPr>
      <w:r>
        <w:rPr>
          <w:rFonts w:ascii="Times New Roman" w:hAnsi="Times New Roman" w:cs="Times New Roman"/>
        </w:rPr>
        <w:t xml:space="preserve">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w:t>
      </w:r>
      <w:r>
        <w:rPr>
          <w:rFonts w:ascii="Times New Roman" w:hAnsi="Times New Roman" w:cs="Times New Roman"/>
        </w:rPr>
        <w:t>AgentCo</w:t>
      </w:r>
      <w:r>
        <w:rPr>
          <w:rFonts w:ascii="Times New Roman" w:hAnsi="Times New Roman" w:cs="Times New Roman"/>
        </w:rPr>
        <w:t xml:space="preserve"> and to authorize </w:t>
      </w:r>
      <w:r>
        <w:rPr>
          <w:rFonts w:ascii="Times New Roman" w:hAnsi="Times New Roman" w:cs="Times New Roman"/>
        </w:rPr>
        <w:t>AgentCo</w:t>
      </w:r>
      <w:r>
        <w:rPr>
          <w:rFonts w:ascii="Times New Roman" w:hAnsi="Times New Roman" w:cs="Times New Roman"/>
        </w:rPr>
        <w:t xml:space="preserve"> to process Customer Data in connection with the Agreement (including this DPA).</w:t>
      </w:r>
    </w:p>
    <w:p w14:paraId="66626B3D" w14:textId="77777777">
      <w:pPr>
        <w:rPr>
          <w:rFonts w:ascii="Times New Roman" w:hAnsi="Times New Roman" w:cs="Times New Roman"/>
        </w:rPr>
      </w:pPr>
    </w:p>
    <w:p w14:paraId="577EAD69" w14:textId="47508D6A">
      <w:pPr>
        <w:rPr>
          <w:rFonts w:ascii="Times New Roman" w:hAnsi="Times New Roman" w:cs="Times New Roman"/>
        </w:rPr>
      </w:pPr>
      <w:r>
        <w:rPr>
          <w:rFonts w:ascii="Times New Roman" w:hAnsi="Times New Roman" w:cs="Times New Roman"/>
        </w:rPr>
        <w:t xml:space="preserve">4.2 Cooperation. Customer </w:t>
      </w:r>
      <w:r>
        <w:rPr>
          <w:rFonts w:ascii="Times New Roman" w:hAnsi="Times New Roman" w:cs="Times New Roman"/>
        </w:rPr>
        <w:t xml:space="preserve">will reasonably cooperate with </w:t>
      </w:r>
      <w:r>
        <w:rPr>
          <w:rFonts w:ascii="Times New Roman" w:hAnsi="Times New Roman" w:cs="Times New Roman"/>
        </w:rPr>
        <w:t>AgentCo</w:t>
      </w:r>
      <w:r>
        <w:rPr>
          <w:rFonts w:ascii="Times New Roman" w:hAnsi="Times New Roman" w:cs="Times New Roman"/>
        </w:rPr>
        <w:t xml:space="preserve"> as needed to assist </w:t>
      </w:r>
      <w:r>
        <w:rPr>
          <w:rFonts w:ascii="Times New Roman" w:hAnsi="Times New Roman" w:cs="Times New Roman"/>
        </w:rPr>
        <w:t>AgentCo</w:t>
      </w:r>
      <w:r>
        <w:rPr>
          <w:rFonts w:ascii="Times New Roman" w:hAnsi="Times New Roman" w:cs="Times New Roman"/>
        </w:rPr>
        <w:t xml:space="preserve"> in performing</w:t>
      </w:r>
      <w:r>
        <w:rPr>
          <w:rFonts w:ascii="Times New Roman" w:hAnsi="Times New Roman" w:cs="Times New Roman"/>
        </w:rPr>
        <w:t xml:space="preserve"> its obligations under applicable Data Protection Laws.</w:t>
      </w:r>
    </w:p>
    <w:p w14:paraId="1B92262B" w14:textId="77777777">
      <w:pPr>
        <w:rPr>
          <w:rFonts w:ascii="Times New Roman" w:hAnsi="Times New Roman" w:cs="Times New Roman"/>
        </w:rPr>
      </w:pPr>
    </w:p>
    <w:p w14:paraId="39195D53" w14:textId="0B05F2F7">
      <w:pPr>
        <w:rPr>
          <w:rFonts w:ascii="Times New Roman" w:hAnsi="Times New Roman" w:cs="Times New Roman"/>
        </w:rPr>
      </w:pPr>
      <w:r>
        <w:rPr>
          <w:rFonts w:ascii="Times New Roman" w:hAnsi="Times New Roman" w:cs="Times New Roman"/>
        </w:rPr>
        <w:t xml:space="preserve">4.3 Configurations. Without limiting </w:t>
      </w:r>
      <w:r>
        <w:rPr>
          <w:rFonts w:ascii="Times New Roman" w:hAnsi="Times New Roman" w:cs="Times New Roman"/>
        </w:rPr>
        <w:t>AgentCo's</w:t>
      </w:r>
      <w:r>
        <w:rPr>
          <w:rFonts w:ascii="Times New Roman" w:hAnsi="Times New Roman" w:cs="Times New Roman"/>
        </w:rPr>
        <w:t xml:space="preserve">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pPr>
        <w:rPr>
          <w:rFonts w:ascii="Times New Roman" w:hAnsi="Times New Roman" w:cs="Times New Roman"/>
        </w:rPr>
      </w:pPr>
    </w:p>
    <w:p w14:paraId="7F4E2D8E" w14:textId="77777777">
      <w:pPr>
        <w:rPr>
          <w:rFonts w:ascii="Times New Roman" w:hAnsi="Times New Roman" w:cs="Times New Roman"/>
          <w:b/>
        </w:rPr>
      </w:pPr>
    </w:p>
    <w:p w14:paraId="125B43BD" w14:textId="717D15A6">
      <w:pPr>
        <w:rPr>
          <w:rFonts w:ascii="Times New Roman" w:hAnsi="Times New Roman" w:cs="Times New Roman"/>
          <w:b/>
        </w:rPr>
      </w:pPr>
      <w:r>
        <w:rPr>
          <w:rFonts w:ascii="Times New Roman" w:hAnsi="Times New Roman" w:cs="Times New Roman"/>
          <w:b/>
        </w:rPr>
        <w:t>5. U.S. Privacy Laws.</w:t>
      </w:r>
    </w:p>
    <w:p w14:paraId="74B7324D" w14:textId="7B1D9931">
      <w:pPr>
        <w:rPr>
          <w:rFonts w:ascii="Times New Roman" w:hAnsi="Times New Roman" w:cs="Times New Roman"/>
        </w:rPr>
      </w:pPr>
      <w:r>
        <w:rPr>
          <w:rFonts w:ascii="Times New Roman" w:hAnsi="Times New Roman" w:cs="Times New Roman"/>
        </w:rPr>
        <w:t xml:space="preserve">5.1 </w:t>
      </w:r>
      <w:r>
        <w:rPr>
          <w:rFonts w:ascii="Times New Roman" w:hAnsi="Times New Roman" w:cs="Times New Roman"/>
        </w:rPr>
        <w:t>AgentCo</w:t>
      </w:r>
      <w:r>
        <w:rPr>
          <w:rFonts w:ascii="Times New Roman" w:hAnsi="Times New Roman" w:cs="Times New Roman"/>
        </w:rPr>
        <w:t xml:space="preserve"> agrees that it will: (a) not provide Customer with any monetary or other valuable consideration in exchange for Customer Data, and the parties acknowledge that Customer has not “sold” (as defined by U.S. Privacy Laws) Customer Data to </w:t>
      </w:r>
      <w:r>
        <w:rPr>
          <w:rFonts w:ascii="Times New Roman" w:hAnsi="Times New Roman" w:cs="Times New Roman"/>
        </w:rPr>
        <w:t>AgentCo</w:t>
      </w:r>
      <w:r>
        <w:rPr>
          <w:rFonts w:ascii="Times New Roman" w:hAnsi="Times New Roman" w:cs="Times New Roman"/>
        </w:rPr>
        <w:t xml:space="preserve">; (b) not “sell” (as defined by U.S. Privacy Laws) or “share” (as defined by the CCPA) any Personal Data; (c) to the extent Customer permits or instructs </w:t>
      </w:r>
      <w:r>
        <w:rPr>
          <w:rFonts w:ascii="Times New Roman" w:hAnsi="Times New Roman" w:cs="Times New Roman"/>
        </w:rPr>
        <w:t>AgentCo</w:t>
      </w:r>
      <w:r>
        <w:rPr>
          <w:rFonts w:ascii="Times New Roman" w:hAnsi="Times New Roman" w:cs="Times New Roman"/>
        </w:rPr>
        <w:t xml:space="preserve"> to process Customer Data subject to U.S. Privacy Laws in de-identified form as part of the Service, (</w:t>
      </w:r>
      <w:r>
        <w:rPr>
          <w:rFonts w:ascii="Times New Roman" w:hAnsi="Times New Roman" w:cs="Times New Roman"/>
        </w:rPr>
        <w:t>i</w:t>
      </w:r>
      <w:r>
        <w:rPr>
          <w:rFonts w:ascii="Times New Roman" w:hAnsi="Times New Roman" w:cs="Times New Roman"/>
        </w:rPr>
        <w:t xml:space="preserve">) take reasonable measures to prevent the de-identified data from being used to infer information about, or otherwise be linked to, a particular natural person or household, (ii) publicly </w:t>
      </w:r>
      <w:r>
        <w:rPr>
          <w:rFonts w:ascii="Times New Roman" w:hAnsi="Times New Roman" w:cs="Times New Roman"/>
        </w:rPr>
        <w:t>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w:t>
      </w:r>
      <w:r>
        <w:rPr>
          <w:rFonts w:ascii="Times New Roman" w:hAnsi="Times New Roman" w:cs="Times New Roman"/>
        </w:rPr>
        <w:t>i</w:t>
      </w:r>
      <w:r>
        <w:rPr>
          <w:rFonts w:ascii="Times New Roman" w:hAnsi="Times New Roman" w:cs="Times New Roman"/>
        </w:rPr>
        <w:t>)–(iii); and (d) where Customer Data is subject to the CCPA, (</w:t>
      </w:r>
      <w:r>
        <w:rPr>
          <w:rFonts w:ascii="Times New Roman" w:hAnsi="Times New Roman" w:cs="Times New Roman"/>
        </w:rPr>
        <w:t>i</w:t>
      </w:r>
      <w:r>
        <w:rPr>
          <w:rFonts w:ascii="Times New Roman" w:hAnsi="Times New Roman" w:cs="Times New Roman"/>
        </w:rPr>
        <w:t xml:space="preserve">)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w:t>
      </w:r>
      <w:r>
        <w:rPr>
          <w:rFonts w:ascii="Times New Roman" w:hAnsi="Times New Roman" w:cs="Times New Roman"/>
        </w:rPr>
        <w:t>AgentCo</w:t>
      </w:r>
      <w:r>
        <w:rPr>
          <w:rFonts w:ascii="Times New Roman" w:hAnsi="Times New Roman" w:cs="Times New Roman"/>
        </w:rPr>
        <w:t xml:space="preserve"> and Customer; (iii) not combine any Customer Data with Personal Data that </w:t>
      </w:r>
      <w:r>
        <w:rPr>
          <w:rFonts w:ascii="Times New Roman" w:hAnsi="Times New Roman" w:cs="Times New Roman"/>
        </w:rPr>
        <w:t>AgentCo</w:t>
      </w:r>
      <w:r>
        <w:rPr>
          <w:rFonts w:ascii="Times New Roman" w:hAnsi="Times New Roman" w:cs="Times New Roman"/>
        </w:rPr>
        <w:t xml:space="preserve"> receives from or on behalf of any other third party, or that </w:t>
      </w:r>
      <w:r>
        <w:rPr>
          <w:rFonts w:ascii="Times New Roman" w:hAnsi="Times New Roman" w:cs="Times New Roman"/>
        </w:rPr>
        <w:t>AgentCo</w:t>
      </w:r>
      <w:r>
        <w:rPr>
          <w:rFonts w:ascii="Times New Roman" w:hAnsi="Times New Roman" w:cs="Times New Roman"/>
        </w:rPr>
        <w:t xml:space="preserve"> collects through its own interactions with individuals, except that </w:t>
      </w:r>
      <w:r>
        <w:rPr>
          <w:rFonts w:ascii="Times New Roman" w:hAnsi="Times New Roman" w:cs="Times New Roman"/>
        </w:rPr>
        <w:t>AgentCo</w:t>
      </w:r>
      <w:r>
        <w:rPr>
          <w:rFonts w:ascii="Times New Roman" w:hAnsi="Times New Roman" w:cs="Times New Roman"/>
        </w:rPr>
        <w:t xml:space="preserve"> may combine Customer Data for a purpose permitted under the CCPA if directed by Customer to do so or as otherwise permitted by the CCPA; (iv) notify Customer without undue delay if </w:t>
      </w:r>
      <w:r>
        <w:rPr>
          <w:rFonts w:ascii="Times New Roman" w:hAnsi="Times New Roman" w:cs="Times New Roman"/>
        </w:rPr>
        <w:t>AgentCo</w:t>
      </w:r>
      <w:r>
        <w:rPr>
          <w:rFonts w:ascii="Times New Roman" w:hAnsi="Times New Roman" w:cs="Times New Roman"/>
        </w:rPr>
        <w:t xml:space="preserve"> determines that it can no longer meet its obligations under the CCPA; and (v) if Customer reasonably believes that </w:t>
      </w:r>
      <w:r>
        <w:rPr>
          <w:rFonts w:ascii="Times New Roman" w:hAnsi="Times New Roman" w:cs="Times New Roman"/>
        </w:rPr>
        <w:t>AgentCo's</w:t>
      </w:r>
      <w:r>
        <w:rPr>
          <w:rFonts w:ascii="Times New Roman" w:hAnsi="Times New Roman" w:cs="Times New Roman"/>
        </w:rPr>
        <w:t xml:space="preserve"> Processing of Customer Data is inconsistent with the CCPA and so notifies </w:t>
      </w:r>
      <w:r>
        <w:rPr>
          <w:rFonts w:ascii="Times New Roman" w:hAnsi="Times New Roman" w:cs="Times New Roman"/>
        </w:rPr>
        <w:t>AgentCo</w:t>
      </w:r>
      <w:r>
        <w:rPr>
          <w:rFonts w:ascii="Times New Roman" w:hAnsi="Times New Roman" w:cs="Times New Roman"/>
        </w:rPr>
        <w:t xml:space="preserve">, the parties will work together in good faith to remedy the issue and, if after such cooperation Customer reasonably determines the issue cannot be remedied, </w:t>
      </w:r>
      <w:r>
        <w:rPr>
          <w:rFonts w:ascii="Times New Roman" w:hAnsi="Times New Roman" w:cs="Times New Roman"/>
        </w:rPr>
        <w:t>AgentCo</w:t>
      </w:r>
      <w:r>
        <w:rPr>
          <w:rFonts w:ascii="Times New Roman" w:hAnsi="Times New Roman" w:cs="Times New Roman"/>
        </w:rPr>
        <w:t xml:space="preserve"> will, upon written instruction from Customer, stop Processing the affected Customer Data.</w:t>
      </w:r>
    </w:p>
    <w:p w14:paraId="3031AFB8" w14:textId="77777777">
      <w:pPr>
        <w:rPr>
          <w:rFonts w:ascii="Times New Roman" w:hAnsi="Times New Roman" w:cs="Times New Roman"/>
        </w:rPr>
      </w:pPr>
    </w:p>
    <w:p w14:paraId="6B2DB90A" w14:textId="6D10C825">
      <w:pPr>
        <w:rPr>
          <w:rFonts w:ascii="Times New Roman" w:hAnsi="Times New Roman" w:cs="Times New Roman"/>
        </w:rPr>
      </w:pPr>
      <w:r>
        <w:rPr>
          <w:rFonts w:ascii="Times New Roman" w:hAnsi="Times New Roman" w:cs="Times New Roman"/>
        </w:rPr>
        <w:t xml:space="preserve">5.2 Customer will not take any action that would (a) cause the provision of Customer Data to </w:t>
      </w:r>
      <w:r>
        <w:rPr>
          <w:rFonts w:ascii="Times New Roman" w:hAnsi="Times New Roman" w:cs="Times New Roman"/>
        </w:rPr>
        <w:t>AgentCo</w:t>
      </w:r>
      <w:r>
        <w:rPr>
          <w:rFonts w:ascii="Times New Roman" w:hAnsi="Times New Roman" w:cs="Times New Roman"/>
        </w:rPr>
        <w:t xml:space="preserve"> to be treated as a “sale” under U.S. Privacy Laws or a “share” under the CCPA (or any equivalent concept under U.S. Privacy Laws); or (b) cause </w:t>
      </w:r>
      <w:r>
        <w:rPr>
          <w:rFonts w:ascii="Times New Roman" w:hAnsi="Times New Roman" w:cs="Times New Roman"/>
        </w:rPr>
        <w:t>AgentCo</w:t>
      </w:r>
      <w:r>
        <w:rPr>
          <w:rFonts w:ascii="Times New Roman" w:hAnsi="Times New Roman" w:cs="Times New Roman"/>
        </w:rPr>
        <w:t xml:space="preserve"> not to qualify as a “service provider” under the CCPA or a “processor” under U.S. Privacy Laws.</w:t>
      </w:r>
    </w:p>
    <w:p w14:paraId="5D2FBE15" w14:textId="77777777">
      <w:pPr>
        <w:rPr>
          <w:rFonts w:ascii="Times New Roman" w:hAnsi="Times New Roman" w:cs="Times New Roman"/>
        </w:rPr>
      </w:pPr>
    </w:p>
    <w:p w14:paraId="785E2399" w14:textId="77777777">
      <w:pPr>
        <w:rPr>
          <w:rFonts w:ascii="Times New Roman" w:hAnsi="Times New Roman" w:cs="Times New Roman"/>
          <w:b/>
        </w:rPr>
      </w:pPr>
      <w:r>
        <w:rPr>
          <w:rFonts w:ascii="Times New Roman" w:hAnsi="Times New Roman" w:cs="Times New Roman"/>
          <w:b/>
        </w:rPr>
        <w:t>Schedule 1</w:t>
      </w:r>
    </w:p>
    <w:p w14:paraId="3A65FED2" w14:textId="77777777">
      <w:pPr>
        <w:rPr>
          <w:rFonts w:ascii="Times New Roman" w:hAnsi="Times New Roman" w:cs="Times New Roman"/>
          <w:b/>
        </w:rPr>
      </w:pPr>
      <w:r>
        <w:rPr>
          <w:rFonts w:ascii="Times New Roman" w:hAnsi="Times New Roman" w:cs="Times New Roman"/>
          <w:b/>
        </w:rPr>
        <w:t>Details of Processing</w:t>
      </w:r>
    </w:p>
    <w:p w14:paraId="0C844BBC" w14:textId="2F26A1BC">
      <w:pPr>
        <w:pStyle w:val="ListParagraph"/>
        <w:numPr>
          <w:ilvl w:val="0"/>
          <w:numId w:val="11"/>
        </w:numPr>
        <w:rPr>
          <w:rFonts w:ascii="Times New Roman" w:hAnsi="Times New Roman" w:cs="Times New Roman"/>
        </w:rPr>
      </w:pPr>
      <w:r>
        <w:rPr>
          <w:rFonts w:ascii="Times New Roman" w:hAnsi="Times New Roman" w:cs="Times New Roman"/>
        </w:rPr>
        <w:t xml:space="preserve">Nature and Purpose: </w:t>
      </w:r>
      <w:r>
        <w:rPr>
          <w:rFonts w:ascii="Times New Roman" w:hAnsi="Times New Roman" w:cs="Times New Roman"/>
        </w:rPr>
        <w:t>P</w:t>
      </w:r>
      <w:r>
        <w:rPr>
          <w:rFonts w:ascii="Times New Roman" w:hAnsi="Times New Roman" w:cs="Times New Roman"/>
        </w:rPr>
        <w:t>erformance of the Service under the Agreement.</w:t>
      </w:r>
    </w:p>
    <w:p w14:paraId="685357A2" w14:textId="77777777">
      <w:pPr>
        <w:rPr>
          <w:rFonts w:ascii="Times New Roman" w:hAnsi="Times New Roman" w:cs="Times New Roman"/>
        </w:rPr>
      </w:pPr>
    </w:p>
    <w:p w14:paraId="23ECFEA5" w14:textId="30487F96">
      <w:pPr>
        <w:rPr>
          <w:rFonts w:ascii="Times New Roman" w:hAnsi="Times New Roman" w:cs="Times New Roman"/>
        </w:rPr>
      </w:pPr>
      <w:r>
        <w:rPr>
          <w:rFonts w:ascii="Times New Roman" w:hAnsi="Times New Roman" w:cs="Times New Roman"/>
        </w:rPr>
        <w:t>2. Duration: The Term</w:t>
      </w:r>
      <w:r>
        <w:rPr>
          <w:rFonts w:ascii="Times New Roman" w:hAnsi="Times New Roman" w:cs="Times New Roman"/>
        </w:rPr>
        <w:t>, plus any additional period required after the Term for the parties to complete their remaining obligations (including data deletion)</w:t>
      </w:r>
      <w:r>
        <w:rPr>
          <w:rFonts w:ascii="Times New Roman" w:hAnsi="Times New Roman" w:cs="Times New Roman"/>
        </w:rPr>
        <w:t>.</w:t>
      </w:r>
    </w:p>
    <w:p w14:paraId="598907DC" w14:textId="77777777">
      <w:pPr>
        <w:rPr>
          <w:rFonts w:ascii="Times New Roman" w:hAnsi="Times New Roman" w:cs="Times New Roman"/>
        </w:rPr>
      </w:pPr>
    </w:p>
    <w:p w14:paraId="7AD81101" w14:textId="77777777">
      <w:pPr>
        <w:rPr>
          <w:rFonts w:ascii="Times New Roman" w:hAnsi="Times New Roman" w:cs="Times New Roman"/>
        </w:rPr>
      </w:pPr>
    </w:p>
    <w:p w14:paraId="12340475" w14:textId="78FF727D">
      <w:pPr>
        <w:rPr>
          <w:rFonts w:ascii="Times New Roman" w:hAnsi="Times New Roman" w:cs="Times New Roman"/>
        </w:rPr>
      </w:pPr>
      <w:r>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pPr>
        <w:rPr>
          <w:rFonts w:ascii="Times New Roman" w:hAnsi="Times New Roman" w:cs="Times New Roman"/>
        </w:rPr>
      </w:pPr>
    </w:p>
    <w:p w14:paraId="605622C9" w14:textId="4E114D45">
      <w:pPr>
        <w:rPr>
          <w:rFonts w:ascii="Times New Roman" w:hAnsi="Times New Roman" w:cs="Times New Roman"/>
        </w:rPr>
      </w:pPr>
      <w:r>
        <w:rPr>
          <w:rFonts w:ascii="Times New Roman" w:hAnsi="Times New Roman" w:cs="Times New Roman"/>
        </w:rPr>
        <w:t xml:space="preserve">4. Categories of Data Subjects: </w:t>
      </w:r>
      <w:commentRangeStart w:id="11"/>
      <w:r>
        <w:rPr>
          <w:rFonts w:ascii="Times New Roman" w:hAnsi="Times New Roman" w:cs="Times New Roman"/>
        </w:rPr>
        <w:t xml:space="preserve">Data subjects </w:t>
      </w:r>
      <w:ins w:author="Reviewing Counsel (AgentCo)" w:id="54" w:date="2026-10-19T02:34:31Z">
        <w:r>
          <w:rPr>
            <w:rFonts w:ascii="Times New Roman" w:hAnsi="Times New Roman" w:cs="Times New Roman"/>
          </w:rPr>
          <w:t>are expected to consist of Customer’s job candidates</w:t>
        </w:r>
      </w:ins>
      <w:del w:author="Reviewing Counsel (AgentCo)" w:id="55" w:date="2026-10-19T02:34:31Z">
        <w:r>
          <w:rPr>
            <w:rFonts w:ascii="Times New Roman" w:hAnsi="Times New Roman" w:cs="Times New Roman"/>
          </w:rPr>
          <w:delText>may include, without limitation, Customer's employees, customers, suppliers,</w:delText>
        </w:r>
      </w:del>
      <w:r>
        <w:rPr>
          <w:rFonts w:ascii="Times New Roman" w:hAnsi="Times New Roman" w:cs="Times New Roman"/>
        </w:rPr>
        <w:t xml:space="preserve"> and </w:t>
      </w:r>
      <w:ins w:author="Reviewing Counsel (AgentCo)" w:id="57" w:date="2026-10-19T02:34:31Z">
        <w:r>
          <w:rPr>
            <w:rFonts w:ascii="Times New Roman" w:hAnsi="Times New Roman" w:cs="Times New Roman"/>
          </w:rPr>
          <w:t>the recruiting personnel using the Service.</w:t>
        </w:r>
        <w:commentRangeEnd w:id="11"/>
        <w:r>
          <w:rPr>
            <w:rStyle w:val="CommentReference"/>
            <w:sz w:val="20"/>
            <w:szCs w:val="20"/>
          </w:rPr>
          <w:commentReference w:id="11"/>
        </w:r>
      </w:ins>
      <w:del w:author="Reviewing Counsel (AgentCo)" w:id="56" w:date="2026-10-19T02:34:31Z">
        <w:r>
          <w:rPr>
            <w:rFonts w:ascii="Times New Roman" w:hAnsi="Times New Roman" w:cs="Times New Roman"/>
          </w:rPr>
          <w:delText>Authorized Users generally</w:delText>
        </w:r>
      </w:del>
      <w:del w:author="Reviewing Counsel (AgentCo)" w:id="58" w:date="2026-10-19T02:34:31Z">
        <w:r>
          <w:rPr>
            <w:rFonts w:ascii="Times New Roman" w:hAnsi="Times New Roman" w:cs="Times New Roman"/>
          </w:rPr>
          <w:delText>.</w:delText>
        </w:r>
      </w:del>
    </w:p>
    <w:p w14:paraId="6B8C3E4A" w14:textId="77777777">
      <w:pPr>
        <w:rPr>
          <w:rFonts w:ascii="Times New Roman" w:hAnsi="Times New Roman" w:cs="Times New Roman"/>
        </w:rPr>
      </w:pPr>
    </w:p>
    <w:p w14:paraId="52D4B03C" w14:textId="6B3857C6">
      <w:pPr>
        <w:rPr>
          <w:rFonts w:ascii="Times New Roman" w:hAnsi="Times New Roman" w:cs="Times New Roman"/>
        </w:rPr>
      </w:pPr>
      <w:r>
        <w:rPr>
          <w:rFonts w:ascii="Times New Roman" w:hAnsi="Times New Roman" w:cs="Times New Roman"/>
        </w:rPr>
        <w:t>5. Sensitive Data Transferred (if applicable): No sensitive data is intended to be transferred</w:t>
      </w:r>
      <w:r>
        <w:rPr>
          <w:rFonts w:ascii="Times New Roman" w:hAnsi="Times New Roman" w:cs="Times New Roman"/>
        </w:rPr>
        <w:t>, except to</w:t>
      </w:r>
      <w:r>
        <w:rPr>
          <w:rFonts w:ascii="Times New Roman" w:hAnsi="Times New Roman" w:cs="Times New Roman"/>
        </w:rPr>
        <w:t xml:space="preserve"> the </w:t>
      </w:r>
      <w:r>
        <w:rPr>
          <w:rFonts w:ascii="Times New Roman" w:hAnsi="Times New Roman" w:cs="Times New Roman"/>
        </w:rPr>
        <w:t xml:space="preserve">extent a </w:t>
      </w:r>
      <w:r>
        <w:rPr>
          <w:rFonts w:ascii="Times New Roman" w:hAnsi="Times New Roman" w:cs="Times New Roman"/>
        </w:rPr>
        <w:t xml:space="preserve">user </w:t>
      </w:r>
      <w:r>
        <w:rPr>
          <w:rFonts w:ascii="Times New Roman" w:hAnsi="Times New Roman" w:cs="Times New Roman"/>
        </w:rPr>
        <w:t xml:space="preserve">unintentionally </w:t>
      </w:r>
      <w:r>
        <w:rPr>
          <w:rFonts w:ascii="Times New Roman" w:hAnsi="Times New Roman" w:cs="Times New Roman"/>
        </w:rPr>
        <w:t xml:space="preserve">includes it </w:t>
      </w:r>
      <w:r>
        <w:rPr>
          <w:rFonts w:ascii="Times New Roman" w:hAnsi="Times New Roman" w:cs="Times New Roman"/>
        </w:rPr>
        <w:t>with</w:t>
      </w:r>
      <w:r>
        <w:rPr>
          <w:rFonts w:ascii="Times New Roman" w:hAnsi="Times New Roman" w:cs="Times New Roman"/>
        </w:rPr>
        <w:t>in unstructured data.</w:t>
      </w:r>
    </w:p>
    <w:p w14:paraId="3F68916B" w14:textId="77777777">
      <w:pPr>
        <w:rPr>
          <w:rFonts w:ascii="Times New Roman" w:hAnsi="Times New Roman" w:cs="Times New Roman"/>
        </w:rPr>
      </w:pPr>
    </w:p>
    <w:p w14:paraId="003DB0DB" w14:textId="7E3E845B">
      <w:pPr>
        <w:rPr>
          <w:rFonts w:ascii="Times New Roman" w:hAnsi="Times New Roman" w:cs="Times New Roman"/>
        </w:rPr>
      </w:pPr>
      <w:r>
        <w:rPr>
          <w:rFonts w:ascii="Times New Roman" w:hAnsi="Times New Roman" w:cs="Times New Roman"/>
        </w:rPr>
        <w:t>6. Frequency: Continuous</w:t>
      </w:r>
      <w:r>
        <w:rPr>
          <w:rFonts w:ascii="Times New Roman" w:hAnsi="Times New Roman" w:cs="Times New Roman"/>
        </w:rPr>
        <w:t>,</w:t>
      </w:r>
      <w:r>
        <w:rPr>
          <w:rFonts w:ascii="Times New Roman" w:hAnsi="Times New Roman" w:cs="Times New Roman"/>
        </w:rPr>
        <w:t xml:space="preserve"> depending on Customer's use of the Service.</w:t>
      </w:r>
    </w:p>
    <w:p w14:paraId="672B63E0" w14:textId="77777777">
      <w:pPr>
        <w:rPr>
          <w:rFonts w:ascii="Times New Roman" w:hAnsi="Times New Roman" w:cs="Times New Roman"/>
        </w:rPr>
      </w:pPr>
    </w:p>
    <w:p w14:paraId="115E1546" w14:textId="299F812D">
      <w:pPr>
        <w:rPr>
          <w:rFonts w:ascii="Times New Roman" w:hAnsi="Times New Roman" w:cs="Times New Roman"/>
        </w:rPr>
      </w:pPr>
      <w:r>
        <w:rPr>
          <w:rFonts w:ascii="Times New Roman" w:hAnsi="Times New Roman" w:cs="Times New Roman"/>
        </w:rPr>
        <w:t xml:space="preserve">7. Transfers to Sub-Processors: As </w:t>
      </w:r>
      <w:r>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Pr>
          <w:rFonts w:ascii="Times New Roman" w:hAnsi="Times New Roman" w:cs="Times New Roman"/>
        </w:rPr>
        <w:t xml:space="preserve"> in writing.</w:t>
      </w:r>
    </w:p>
    <w:p w14:paraId="49BE72D1" w14:textId="77777777">
      <w:pPr>
        <w:rPr>
          <w:rFonts w:ascii="Times New Roman" w:hAnsi="Times New Roman" w:cs="Times New Roman"/>
        </w:rPr>
      </w:pPr>
    </w:p>
    <w:p w14:paraId="1019E143" w14:textId="06A381FD">
      <w:pPr>
        <w:rPr>
          <w:rFonts w:ascii="Times New Roman" w:hAnsi="Times New Roman" w:cs="Times New Roman"/>
        </w:rPr>
      </w:pPr>
      <w:r>
        <w:rPr>
          <w:rFonts w:ascii="Times New Roman" w:hAnsi="Times New Roman" w:cs="Times New Roman"/>
        </w:rPr>
        <w:t>8. SCCs Information for the Transfer of UK Data:</w:t>
      </w:r>
    </w:p>
    <w:p w14:paraId="19D2F4A6" w14:textId="77777777">
      <w:pPr>
        <w:rPr>
          <w:rFonts w:ascii="Times New Roman" w:hAnsi="Times New Roman" w:cs="Times New Roman"/>
        </w:rPr>
      </w:pPr>
    </w:p>
    <w:p w14:paraId="371AB642" w14:textId="2A47A6B3">
      <w:pPr>
        <w:rPr>
          <w:rFonts w:ascii="Times New Roman" w:hAnsi="Times New Roman" w:cs="Times New Roman"/>
        </w:rPr>
      </w:pPr>
      <w:r>
        <w:rPr>
          <w:rFonts w:ascii="Times New Roman" w:hAnsi="Times New Roman" w:cs="Times New Roman"/>
        </w:rPr>
        <w:t>8.1 Module Two (Controller to Processor) of the SCCs appl</w:t>
      </w:r>
      <w:r>
        <w:rPr>
          <w:rFonts w:ascii="Times New Roman" w:hAnsi="Times New Roman" w:cs="Times New Roman"/>
        </w:rPr>
        <w:t xml:space="preserve">ies where Customer acts as a Data Controller and </w:t>
      </w:r>
      <w:r>
        <w:rPr>
          <w:rFonts w:ascii="Times New Roman" w:hAnsi="Times New Roman" w:cs="Times New Roman"/>
        </w:rPr>
        <w:t>AgentCo</w:t>
      </w:r>
      <w:r>
        <w:rPr>
          <w:rFonts w:ascii="Times New Roman" w:hAnsi="Times New Roman" w:cs="Times New Roman"/>
        </w:rPr>
        <w:t xml:space="preserve"> processes Customer Data as a Data Processor. Module Three (Processor to Sub-Processor) of the SCCs applies where Customer acts as a Data Processor and </w:t>
      </w:r>
      <w:r>
        <w:rPr>
          <w:rFonts w:ascii="Times New Roman" w:hAnsi="Times New Roman" w:cs="Times New Roman"/>
        </w:rPr>
        <w:t>AgentCo</w:t>
      </w:r>
      <w:r>
        <w:rPr>
          <w:rFonts w:ascii="Times New Roman" w:hAnsi="Times New Roman" w:cs="Times New Roman"/>
        </w:rPr>
        <w:t xml:space="preserve"> processes</w:t>
      </w:r>
      <w:r>
        <w:rPr>
          <w:rFonts w:ascii="Times New Roman" w:hAnsi="Times New Roman" w:cs="Times New Roman"/>
        </w:rPr>
        <w:t xml:space="preserve"> Customer Data as a sub-processor.</w:t>
      </w:r>
    </w:p>
    <w:p w14:paraId="207F1641" w14:textId="77777777">
      <w:pPr>
        <w:rPr>
          <w:rFonts w:ascii="Times New Roman" w:hAnsi="Times New Roman" w:cs="Times New Roman"/>
        </w:rPr>
      </w:pPr>
    </w:p>
    <w:p w14:paraId="53F74D76" w14:textId="4D00530E">
      <w:pPr>
        <w:rPr>
          <w:rFonts w:ascii="Times New Roman" w:hAnsi="Times New Roman" w:cs="Times New Roman"/>
        </w:rPr>
      </w:pPr>
      <w:r>
        <w:rPr>
          <w:rFonts w:ascii="Times New Roman" w:hAnsi="Times New Roman" w:cs="Times New Roman"/>
        </w:rPr>
        <w:t>8.2 For each applicable module of the SCCs: (</w:t>
      </w:r>
      <w:r>
        <w:rPr>
          <w:rFonts w:ascii="Times New Roman" w:hAnsi="Times New Roman" w:cs="Times New Roman"/>
        </w:rPr>
        <w:t>i</w:t>
      </w:r>
      <w:r>
        <w:rPr>
          <w:rFonts w:ascii="Times New Roman" w:hAnsi="Times New Roman" w:cs="Times New Roman"/>
        </w:rPr>
        <w:t>)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pPr>
        <w:spacing w:after="120" w:line="300" w:lineRule="auto"/>
        <w:ind w:left="720" w:hanging="360"/>
        <w:jc w:val="both"/>
        <w:rPr>
          <w:rFonts w:ascii="Times New Roman" w:hAnsi="Times New Roman" w:cs="Times New Roman"/>
        </w:rPr>
      </w:pPr>
    </w:p>
    <w:sectPr>
      <w:headerReference w:type="even" r:id="rId7"/>
      <w:headerReference w:type="default" r:id="rId8"/>
      <w:headerReference w:type="first" r:id="rId11"/>
      <w:footerReference w:type="even" r:id="rId9"/>
      <w:footerReference w:type="default" r:id="rId10"/>
      <w:footerReference w:type="first" r:id="rId12"/>
      <w:pgSz w:w="12240" w:h="15840"/>
      <w:pgMar w:top="1440" w:right="1440" w:bottom="1440" w:left="1440" w:header="708" w:footer="708" w:gutter="0"/>
      <w:cols w:space="720"/>
      <w:docGrid w:linePitch="36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Reviewing Counsel (AgentCo)" w:date="2026-10-18T17:16:20Z" w:initials="RC(">
    <w:p w14:paraId="10000000">
      <w:r>
        <w:annotationRef/>
      </w:r>
      <w:r>
        <w:t xml:space="preserve">We can’t cover court orders and settlement agreements in this definition. We’d be warranting compliance with orders we aren’t a party to and may never see, so a breach could arise entirely outside our control. The definition still captures every applicable privacy and data-security statute, including the CPRA, which is where our compliance duties for this pilot actually sit.</w:t>
      </w:r>
    </w:p>
  </w:comment>
  <w:comment w:id="1" w:author="Reviewing Counsel (AgentCo)" w:date="2026-10-18T17:16:20Z" w:initials="RC(">
    <w:p w14:paraId="10000011">
      <w:r>
        <w:annotationRef/>
      </w:r>
      <w:r>
        <w:t xml:space="preserve">Your systems passwords and platform-accessed information already count as Confidential Information under our standard — anything a reasonable person would understand to be confidential given its nature is covered without being listed. We can’t adopt the broader wording because it keys off undefined terms (LargeCo System, User Information, Deliverables) that would create ambiguity across every order form we sign, and it reaches information arriving through third parties we never engaged. We accepted a higher liability cap for confidentiality breaches, which is where stronger protection actually helps you.</w:t>
      </w:r>
    </w:p>
  </w:comment>
  <w:comment w:id="2" w:author="Reviewing Counsel (AgentCo)" w:date="2026-10-18T17:16:20Z" w:initials="RC(">
    <w:p w14:paraId="10000022">
      <w:r>
        <w:annotationRef/>
      </w:r>
      <w:r>
        <w:t xml:space="preserve">We scoped this definition to the pilot — the candidate materials, notes, prompts, and configurations the Order Form actually covers. As drafted, it would sweep in end-user data, artwork, software, and IP from systems TalentFlow never touches, and every deletion, return, and DPA duty keys off this term, so we’d take on operational obligations for data outside the deployment. If the pilot expands, we’ll scope the new data in the new Order Form.</w:t>
      </w:r>
    </w:p>
  </w:comment>
  <w:comment w:id="3" w:author="Reviewing Counsel (AgentCo)" w:date="2026-10-18T17:16:20Z" w:initials="RC(">
    <w:p w14:paraId="10000033">
      <w:r>
        <w:annotationRef/>
      </w:r>
      <w:r>
        <w:t xml:space="preserve">This ties the agreement to the two workflows we’re actually deploying and confirms Outputs are drafts for human review. Without it, we’d be on the hook for hiring uses — scoring, ranking, autonomous decisions — the platform isn’t built to make and we can’t supervise. Expansion stays welcome, just under a separately scoped Order Form so the security and data terms match the new use.</w:t>
      </w:r>
    </w:p>
  </w:comment>
  <w:comment w:id="4" w:author="Reviewing Counsel (AgentCo)" w:date="2026-10-18T17:16:20Z" w:initials="RC(">
    <w:p w14:paraId="10000044">
      <w:r>
        <w:annotationRef/>
      </w:r>
      <w:r>
        <w:t xml:space="preserve">You own your materials and customer-specific outputs — that doesn’t change. We need to keep ownership of the platform itself (models, templates, evaluation methods) or we couldn’t operate or improve TalentFlow across customers. This doesn’t expand our data rights; the no-training commitment and the limited license in Section 5.2 still govern what we can do with your data.</w:t>
      </w:r>
    </w:p>
  </w:comment>
  <w:comment w:id="5" w:author="Reviewing Counsel (AgentCo)" w:date="2026-10-18T17:16:20Z" w:initials="RC(">
    <w:p w14:paraId="10000055">
      <w:r>
        <w:annotationRef/>
      </w:r>
      <w:r>
        <w:t xml:space="preserve">We can’t support termination on ten days with no fee protection. We staff implementation and price the six-month pilot on the full term, so an early walkaway would leave sunk delivery cost against a fraction of the fees. Thirty days plus fees through the then-current Order Form term keeps your exit right intact while matching cost to commitment. We accepted your billing changes — the cure period before suspension and no late fees — as part of the same balance.</w:t>
      </w:r>
    </w:p>
  </w:comment>
  <w:comment w:id="6" w:author="Reviewing Counsel (AgentCo)" w:date="2026-10-18T17:16:20Z" w:initials="RC(">
    <w:p w14:paraId="10000066">
      <w:r>
        <w:annotationRef/>
      </w:r>
      <w:r>
        <w:t xml:space="preserve">We can’t extend our indemnity to any breach of the agreement. Because indemnity obligations sit outside the liability cap, that language would turn every ordinary breach — a delayed report, a missed notice — into an uncapped indemnity claim, which no fee base on a pilot this size can support. The IP indemnity with its standard exclusions already gives you the remedy that matters here: if the Service itself infringes, we defend and pay. And we accepted a higher, double-fees cap for confidentiality and data-security breaches, which is where broader exposure would actually hurt you.</w:t>
      </w:r>
    </w:p>
  </w:comment>
  <w:comment w:id="7" w:author="Reviewing Counsel (AgentCo)" w:date="2026-10-18T17:16:20Z" w:initials="RC(">
    <w:p w14:paraId="10000077">
      <w:r>
        <w:annotationRef/>
      </w:r>
      <w:r>
        <w:t xml:space="preserve">We can’t warrant compliance with every applicable law for an HR tool. Whether a hiring decision complies with employment law turns on your role criteria, candidate notices, and human review — factors we don’t control and can’t supervise. We do warrant compliance with applicable data protection laws, and the DPA carries the detailed privacy duties. Your own compliance warranty for your use of the Service stays as drafted.</w:t>
      </w:r>
    </w:p>
  </w:comment>
  <w:comment w:id="8" w:author="Reviewing Counsel (AgentCo)" w:date="2026-10-18T17:16:20Z" w:initials="RC(">
    <w:p w14:paraId="10000088">
      <w:r>
        <w:annotationRef/>
      </w:r>
      <w:r>
        <w:t xml:space="preserve">We can’t leave confidentiality and data-security exposure uncapped. With no ceiling, a single incident could create liability many multiples of the pilot fees, which we’d have to reserve against and price into every enterprise deal. We’re proposing double the standard cap for these two categories, with data security tied to our DPA security duties so the trigger is defined. Fraud, willful misconduct, and the IP indemnity stay outside the cap as you drafted.</w:t>
      </w:r>
    </w:p>
  </w:comment>
  <w:comment w:id="9" w:author="Reviewing Counsel (AgentCo)" w:date="2026-10-18T17:16:20Z" w:initials="RC(">
    <w:p w14:paraId="10000099">
      <w:r>
        <w:annotationRef/>
      </w:r>
      <w:r>
        <w:t xml:space="preserve">We can live without automatic logo rights, but we’d like a path to a reference — your name carries real weight for a growth-stage company. Prior written consent keeps the decision entirely with you.</w:t>
      </w:r>
    </w:p>
  </w:comment>
  <w:comment w:id="10" w:author="Reviewing Counsel (AgentCo)" w:date="2026-10-18T17:16:20Z" w:initials="RC(">
    <w:p w14:paraId="100000AA">
      <w:r>
        <w:annotationRef/>
      </w:r>
      <w:r>
        <w:t xml:space="preserve">We can share our current security materials — including our SOC 2 Type 2 report where available — inside the annual process you drafted. What we can’t do is warrant standing Type 2 coverage across all systems; as a Series A company our audit footprint is still growing, and “including but not limited to” would commit us to audits we haven’t scoped. The narrowed wording gives you what you review in diligence without locking in a program we can’t yet evidence.</w:t>
      </w:r>
    </w:p>
  </w:comment>
  <w:comment w:id="11" w:author="Reviewing Counsel (AgentCo)" w:date="2026-10-18T17:16:20Z" w:initials="RC(">
    <w:p w14:paraId="100000BB">
      <w:r>
        <w:annotationRef/>
      </w:r>
      <w:r>
        <w:t xml:space="preserve">We aligned this schedule with the pilot: a recruiting deployment processes candidates and recruiters, not customers, suppliers, or HR systems of record. Listing those categories would imply processing — and a security review — we haven’t scoped. If a later Order Form adds new data types, we’ll update this schedule with 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Ex w15:paraId="10000011" w15:done="0"/>
  <w15:commentEx w15:paraId="10000022" w15:done="0"/>
  <w15:commentEx w15:paraId="10000033" w15:done="0"/>
  <w15:commentEx w15:paraId="10000044" w15:done="0"/>
  <w15:commentEx w15:paraId="10000055" w15:done="0"/>
  <w15:commentEx w15:paraId="10000066" w15:done="0"/>
  <w15:commentEx w15:paraId="10000077" w15:done="0"/>
  <w15:commentEx w15:paraId="10000088" w15:done="0"/>
  <w15:commentEx w15:paraId="10000099" w15:done="0"/>
  <w15:commentEx w15:paraId="100000AA" w15:done="0"/>
  <w15:commentEx w15:paraId="100000BB"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8T17:16:20Z"/>
  <w16cex:commentExtensible w16cex:durableId="3D5A1C2A" w16cex:dateUtc="2026-10-18T17:16:20Z"/>
  <w16cex:commentExtensible w16cex:durableId="3D5A1C19" w16cex:dateUtc="2026-10-18T17:16:20Z"/>
  <w16cex:commentExtensible w16cex:durableId="3D5A1C08" w16cex:dateUtc="2026-10-18T17:16:20Z"/>
  <w16cex:commentExtensible w16cex:durableId="3D5A1C7F" w16cex:dateUtc="2026-10-18T17:16:20Z"/>
  <w16cex:commentExtensible w16cex:durableId="3D5A1C6E" w16cex:dateUtc="2026-10-18T17:16:20Z"/>
  <w16cex:commentExtensible w16cex:durableId="3D5A1C5D" w16cex:dateUtc="2026-10-18T17:16:20Z"/>
  <w16cex:commentExtensible w16cex:durableId="3D5A1C4C" w16cex:dateUtc="2026-10-18T17:16:20Z"/>
  <w16cex:commentExtensible w16cex:durableId="3D5A1CB3" w16cex:dateUtc="2026-10-18T17:16:20Z"/>
  <w16cex:commentExtensible w16cex:durableId="3D5A1CA2" w16cex:dateUtc="2026-10-18T17:16:20Z"/>
  <w16cex:commentExtensible w16cex:durableId="3D5A1C91" w16cex:dateUtc="2026-10-18T17:16:20Z"/>
  <w16cex:commentExtensible w16cex:durableId="3D5A1C80" w16cex:dateUtc="2026-10-18T17:16:20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Id w16cid:paraId="10000011" w16cid:durableId="3D5A1C2A"/>
  <w16cid:commentId w16cid:paraId="10000022" w16cid:durableId="3D5A1C19"/>
  <w16cid:commentId w16cid:paraId="10000033" w16cid:durableId="3D5A1C08"/>
  <w16cid:commentId w16cid:paraId="10000044" w16cid:durableId="3D5A1C7F"/>
  <w16cid:commentId w16cid:paraId="10000055" w16cid:durableId="3D5A1C6E"/>
  <w16cid:commentId w16cid:paraId="10000066" w16cid:durableId="3D5A1C5D"/>
  <w16cid:commentId w16cid:paraId="10000077" w16cid:durableId="3D5A1C4C"/>
  <w16cid:commentId w16cid:paraId="10000088" w16cid:durableId="3D5A1CB3"/>
  <w16cid:commentId w16cid:paraId="10000099" w16cid:durableId="3D5A1CA2"/>
  <w16cid:commentId w16cid:paraId="100000AA" w16cid:durableId="3D5A1C91"/>
  <w16cid:commentId w16cid:paraId="100000BB" w16cid:durableId="3D5A1C80"/>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262EDB0C" w14:textId="77777777">
      <w:r>
        <w:separator/>
      </w:r>
    </w:p>
  </w:endnote>
  <w:endnote w:type="continuationSeparator" w:id="0">
    <w:p w14:paraId="136CB83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0A8EDE"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8A2888B"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6E857D" w14:textId="77777777">
    <w:pPr>
      <w:pStyle w:val="Footer"/>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4821AB9A" w14:textId="77777777">
      <w:r>
        <w:separator/>
      </w:r>
    </w:p>
  </w:footnote>
  <w:footnote w:type="continuationSeparator" w:id="0">
    <w:p w14:paraId="6061BDB0"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3BA154E1"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7DAA1BC7" w14:textId="77777777">
    <w:pPr>
      <w:pStyle w:val="Heade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184AC395"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5"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8"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4"/>
    <w:lvlOverride w:ilvl="0">
      <w:startOverride w:val="1"/>
    </w:lvlOverride>
  </w:num>
  <w:num w:numId="3" w16cid:durableId="1159544172">
    <w:abstractNumId w:val="7"/>
    <w:lvlOverride w:ilvl="0">
      <w:startOverride w:val="1"/>
    </w:lvlOverride>
  </w:num>
  <w:num w:numId="4" w16cid:durableId="1045594108">
    <w:abstractNumId w:val="5"/>
    <w:lvlOverride w:ilvl="0">
      <w:lvl w:ilvl="0">
        <w:numFmt w:val="lowerLetter"/>
        <w:lvlText w:val="%1."/>
        <w:lvlJc w:val="left"/>
      </w:lvl>
    </w:lvlOverride>
  </w:num>
  <w:num w:numId="5" w16cid:durableId="1365978621">
    <w:abstractNumId w:val="5"/>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6"/>
    <w:lvlOverride w:ilvl="0">
      <w:lvl w:ilvl="0">
        <w:numFmt w:val="lowerLetter"/>
        <w:lvlText w:val="%1."/>
        <w:lvlJc w:val="left"/>
      </w:lvl>
    </w:lvlOverride>
  </w:num>
  <w:num w:numId="9" w16cid:durableId="697581112">
    <w:abstractNumId w:val="3"/>
  </w:num>
  <w:num w:numId="10" w16cid:durableId="1158614436">
    <w:abstractNumId w:val="8"/>
  </w:num>
  <w:num w:numId="11" w16cid:durableId="1629627248">
    <w:abstractNumId w:val="2"/>
  </w:num>
  <w:num w:numId="12" w16cid:durableId="1045594108">
    <w:abstractNumId w:val="3"/>
    <w:lvlOverride w:ilvl="0">
      <w:lvl w:ilvl="0">
        <w:numFmt w:val="lowerLetter"/>
        <w:lvlText w:val="%1."/>
        <w:lvlJc w:val="left"/>
      </w:lvl>
    </w:lvlOverride>
  </w:num>
  <w:num w:numId="13" w16cid:durableId="1365978621">
    <w:abstractNumId w:val="3"/>
    <w:lvlOverride w:ilvl="0">
      <w:lvl w:ilvl="0">
        <w:numFmt w:val="lowerLetter"/>
        <w:lvlText w:val="%1."/>
        <w:lvlJc w:val="left"/>
      </w:lvl>
    </w:lvlOverride>
  </w:num>
  <w:num w:numId="14" w16cid:durableId="38555171">
    <w:abstractNumId w:val="3"/>
    <w:lvlOverride w:ilvl="0">
      <w:lvl w:ilvl="0">
        <w:numFmt w:val="lowerLetter"/>
        <w:lvlText w:val="%1."/>
        <w:lvlJc w:val="left"/>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isplayBackgroundShape/>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FF6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microsoft.com/office/2011/relationships/people" Target="people.xml"/>
  <Relationship Id="rId16" Type="http://schemas.openxmlformats.org/officeDocument/2006/relationships/comments" Target="comments.xml"/>
  <Relationship Id="rId17" Type="http://schemas.microsoft.com/office/2011/relationships/commentsExtended" Target="commentsExtended.xml"/>
  <Relationship Id="rId18" Type="http://schemas.microsoft.com/office/2016/09/relationships/commentsIds" Target="commentsIds.xml"/>
  <Relationship Id="rId19" Type="http://schemas.microsoft.com/office/2018/08/relationships/commentsExtensible" Target="commentsExtensi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96</TotalTime>
  <Pages>14</Pages>
  <Words>6617</Words>
  <Characters>37719</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