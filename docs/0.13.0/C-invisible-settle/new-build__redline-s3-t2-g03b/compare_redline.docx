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05593DF2" w14:textId="6EB92DDC">
      <w:pPr>
        <w:pStyle w:val="CoverOne"/>
        <w:spacing w:after="240"/>
        <w:rPr>
          <w:sz w:val="20"/>
          <w:szCs w:val="20"/>
        </w:rPr>
      </w:pPr>
      <w:commentRangeStart w:id="2"/>
      <w:commentRangeStart w:id="367"/>
      <w:bookmarkStart w:id="388" w:name="_Hlk139990418"/>
      <w:bookmarkEnd w:id="388"/>
      <w:bookmarkStart w:id="389" w:name="_Hlk221531403"/>
      <w:r>
        <w:rPr>
          <w:sz w:val="20"/>
          <w:szCs w:val="20"/>
        </w:rPr>
        <w:t xml:space="preserve">MASTER </w:t>
      </w:r>
      <w:r>
        <w:rPr>
          <w:sz w:val="20"/>
          <w:szCs w:val="20"/>
        </w:rPr>
        <w:t xml:space="preserve">SAAS SUBSCRIPTION </w:t>
      </w:r>
      <w:r>
        <w:rPr>
          <w:sz w:val="20"/>
          <w:szCs w:val="20"/>
        </w:rPr>
        <w:t xml:space="preserve">AGREEMENT </w:t>
      </w:r>
      <w:bookmarkEnd w:id="389"/>
      <w:commentRangeEnd w:id="2"/>
      <w:r>
        <w:rPr>
          <w:rStyle w:val="CommentReference"/>
          <w:sz w:val="20"/>
          <w:szCs w:val="20"/>
        </w:rPr>
        <w:commentReference w:id="2"/>
      </w:r>
      <w:commentRangeEnd w:id="367"/>
      <w:r>
        <w:rPr>
          <w:rStyle w:val="CommentReference"/>
          <w:sz w:val="20"/>
          <w:szCs w:val="20"/>
        </w:rPr>
        <w:commentReference w:id="367"/>
      </w:r>
    </w:p>
    <w:p w14:paraId="69FFD904" w14:textId="77777777">
      <w:pPr>
        <w:pStyle w:val="BodyText"/>
        <w:spacing w:after="0"/>
        <w:rPr>
          <w:b/>
          <w:bCs/>
          <w:szCs w:val="20"/>
        </w:rPr>
      </w:pPr>
    </w:p>
    <w:p w14:paraId="193CD72E" w14:textId="451709D2">
      <w:pPr>
        <w:pStyle w:val="BodyText"/>
        <w:spacing w:before="1"/>
        <w:rPr>
          <w:bCs/>
          <w:smallCaps/>
          <w:szCs w:val="20"/>
        </w:rPr>
      </w:pPr>
      <w:r>
        <w:rPr>
          <w:b/>
          <w:bCs/>
          <w:szCs w:val="20"/>
        </w:rPr>
        <w:t>THIS MASTER AGREEMENT FOR PROFESSIONAL SERVICES</w:t>
      </w:r>
      <w:r>
        <w:rPr>
          <w:szCs w:val="20"/>
        </w:rPr>
        <w:t xml:space="preserve"> (</w:t>
      </w:r>
      <w:r>
        <w:rPr>
          <w:szCs w:val="20"/>
        </w:rPr>
        <w:t xml:space="preserve">the </w:t>
      </w:r>
      <w:r>
        <w:rPr>
          <w:szCs w:val="20"/>
        </w:rPr>
        <w:t>“</w:t>
      </w:r>
      <w:r>
        <w:rPr>
          <w:szCs w:val="20"/>
          <w:u w:val="single"/>
        </w:rPr>
        <w:t>Agreement</w:t>
      </w:r>
      <w:r>
        <w:rPr>
          <w:szCs w:val="20"/>
        </w:rPr>
        <w:t>”</w:t>
      </w:r>
      <w:r>
        <w:rPr>
          <w:szCs w:val="20"/>
        </w:rPr>
        <w:t xml:space="preserve"> or “</w:t>
      </w:r>
      <w:r>
        <w:rPr>
          <w:szCs w:val="20"/>
          <w:u w:val="single"/>
        </w:rPr>
        <w:t>MAPS</w:t>
      </w:r>
      <w:r>
        <w:rPr>
          <w:szCs w:val="20"/>
        </w:rPr>
        <w:t>”</w:t>
      </w:r>
      <w:r>
        <w:rPr>
          <w:szCs w:val="20"/>
        </w:rPr>
        <w:t xml:space="preserve">) is </w:t>
      </w:r>
      <w:r>
        <w:rPr>
          <w:szCs w:val="20"/>
        </w:rPr>
        <w:t>entered into by and between GIANTCO INC., having</w:t>
      </w:r>
      <w:r>
        <w:rPr>
          <w:spacing w:val="-11"/>
          <w:szCs w:val="20"/>
        </w:rPr>
        <w:t xml:space="preserve"> </w:t>
      </w:r>
      <w:r>
        <w:rPr>
          <w:spacing w:val="-1"/>
          <w:szCs w:val="20"/>
        </w:rPr>
        <w:t>offices</w:t>
      </w:r>
      <w:r>
        <w:rPr>
          <w:spacing w:val="-8"/>
          <w:szCs w:val="20"/>
        </w:rPr>
        <w:t xml:space="preserve"> </w:t>
      </w:r>
      <w:r>
        <w:rPr>
          <w:spacing w:val="-1"/>
          <w:szCs w:val="20"/>
        </w:rPr>
        <w:t>at</w:t>
      </w:r>
      <w:r>
        <w:rPr>
          <w:spacing w:val="-12"/>
          <w:szCs w:val="20"/>
        </w:rPr>
        <w:t xml:space="preserve"> </w:t>
      </w:r>
      <w:bookmarkStart w:id="390" w:name="_Hlk230550997"/>
      <w:r>
        <w:rPr>
          <w:spacing w:val="-1"/>
          <w:szCs w:val="20"/>
        </w:rPr>
        <w:t>100 Main Street</w:t>
      </w:r>
      <w:r>
        <w:rPr>
          <w:spacing w:val="-1"/>
          <w:szCs w:val="20"/>
        </w:rPr>
        <w:t>,</w:t>
      </w:r>
      <w:r>
        <w:rPr>
          <w:spacing w:val="-11"/>
          <w:szCs w:val="20"/>
        </w:rPr>
        <w:t xml:space="preserve"> </w:t>
      </w:r>
      <w:r>
        <w:rPr>
          <w:spacing w:val="-1"/>
          <w:szCs w:val="20"/>
        </w:rPr>
        <w:t>New York</w:t>
      </w:r>
      <w:r>
        <w:rPr>
          <w:spacing w:val="-1"/>
          <w:szCs w:val="20"/>
        </w:rPr>
        <w:t>,</w:t>
      </w:r>
      <w:r>
        <w:rPr>
          <w:spacing w:val="-8"/>
          <w:szCs w:val="20"/>
        </w:rPr>
        <w:t xml:space="preserve"> </w:t>
      </w:r>
      <w:r>
        <w:rPr>
          <w:szCs w:val="20"/>
        </w:rPr>
        <w:t>NY 10001</w:t>
      </w:r>
      <w:bookmarkEnd w:id="390"/>
      <w:r>
        <w:rPr>
          <w:szCs w:val="20"/>
        </w:rPr>
        <w:t xml:space="preserve"> </w:t>
      </w:r>
      <w:r>
        <w:rPr>
          <w:szCs w:val="20"/>
        </w:rPr>
        <w:t>(</w:t>
      </w:r>
      <w:r>
        <w:rPr>
          <w:szCs w:val="20"/>
        </w:rPr>
        <w:t xml:space="preserve">the </w:t>
      </w:r>
      <w:r>
        <w:rPr>
          <w:szCs w:val="20"/>
        </w:rPr>
        <w:t>“</w:t>
      </w:r>
      <w:r>
        <w:rPr>
          <w:szCs w:val="20"/>
          <w:u w:val="single"/>
        </w:rPr>
        <w:t>Client</w:t>
      </w:r>
      <w:r>
        <w:rPr>
          <w:szCs w:val="20"/>
        </w:rPr>
        <w:t>”, “</w:t>
      </w:r>
      <w:r>
        <w:rPr>
          <w:szCs w:val="20"/>
          <w:u w:val="single"/>
        </w:rPr>
        <w:t>GiantCo</w:t>
      </w:r>
      <w:r>
        <w:rPr>
          <w:szCs w:val="20"/>
        </w:rPr>
        <w:t>”</w:t>
      </w:r>
      <w:r>
        <w:rPr>
          <w:szCs w:val="20"/>
        </w:rPr>
        <w:t>,</w:t>
      </w:r>
      <w:r>
        <w:rPr>
          <w:szCs w:val="20"/>
        </w:rPr>
        <w:t xml:space="preserve"> or “</w:t>
      </w:r>
      <w:r>
        <w:rPr>
          <w:szCs w:val="20"/>
          <w:u w:val="single"/>
        </w:rPr>
        <w:t>Owner</w:t>
      </w:r>
      <w:r>
        <w:rPr>
          <w:szCs w:val="20"/>
        </w:rPr>
        <w:t>”)</w:t>
      </w:r>
      <w:r>
        <w:rPr>
          <w:spacing w:val="-11"/>
          <w:szCs w:val="20"/>
        </w:rPr>
        <w:t xml:space="preserve"> </w:t>
      </w:r>
      <w:r>
        <w:rPr>
          <w:szCs w:val="20"/>
        </w:rPr>
        <w:t xml:space="preserve">and </w:t>
      </w:r>
      <w:r>
        <w:rPr>
          <w:b/>
          <w:bCs/>
          <w:szCs w:val="20"/>
        </w:rPr>
        <w:t>[</w:t>
      </w:r>
      <w:r>
        <w:rPr>
          <w:b/>
          <w:bCs/>
          <w:szCs w:val="20"/>
        </w:rPr>
        <w:t>AGENTCO]</w:t>
      </w:r>
      <w:r>
        <w:rPr>
          <w:b/>
          <w:bCs/>
          <w:szCs w:val="20"/>
        </w:rPr>
        <w:t xml:space="preserve"> </w:t>
      </w:r>
      <w:r>
        <w:rPr>
          <w:szCs w:val="20"/>
        </w:rPr>
        <w:t xml:space="preserve">a </w:t>
      </w:r>
      <w:r>
        <w:rPr>
          <w:szCs w:val="20"/>
        </w:rPr>
        <w:t xml:space="preserve">Delaware </w:t>
      </w:r>
      <w:r>
        <w:rPr>
          <w:szCs w:val="20"/>
        </w:rPr>
        <w:t>corporation located at</w:t>
      </w:r>
      <w:r>
        <w:rPr>
          <w:szCs w:val="20"/>
        </w:rPr>
        <w:t xml:space="preserve"> </w:t>
      </w:r>
      <w:r>
        <w:t xml:space="preserve">[___] </w:t>
      </w:r>
      <w:r>
        <w:rPr>
          <w:szCs w:val="20"/>
        </w:rPr>
        <w:t>(</w:t>
      </w:r>
      <w:r>
        <w:rPr>
          <w:szCs w:val="20"/>
        </w:rPr>
        <w:t xml:space="preserve">the </w:t>
      </w:r>
      <w:r>
        <w:rPr>
          <w:szCs w:val="20"/>
        </w:rPr>
        <w:t>“</w:t>
      </w:r>
      <w:r>
        <w:rPr>
          <w:szCs w:val="20"/>
          <w:u w:val="single"/>
        </w:rPr>
        <w:t>Consultant</w:t>
      </w:r>
      <w:r>
        <w:rPr>
          <w:szCs w:val="20"/>
        </w:rPr>
        <w:t>”, “</w:t>
      </w:r>
      <w:r>
        <w:rPr>
          <w:szCs w:val="20"/>
          <w:u w:val="single"/>
        </w:rPr>
        <w:t>Vendor</w:t>
      </w:r>
      <w:r>
        <w:rPr>
          <w:szCs w:val="20"/>
        </w:rPr>
        <w:t>”</w:t>
      </w:r>
      <w:r>
        <w:rPr>
          <w:szCs w:val="20"/>
        </w:rPr>
        <w:t xml:space="preserve">, </w:t>
      </w:r>
      <w:r>
        <w:rPr>
          <w:szCs w:val="20"/>
        </w:rPr>
        <w:t>“</w:t>
      </w:r>
      <w:r>
        <w:rPr>
          <w:szCs w:val="20"/>
          <w:u w:val="single"/>
        </w:rPr>
        <w:t>Contractor</w:t>
      </w:r>
      <w:r>
        <w:rPr>
          <w:szCs w:val="20"/>
        </w:rPr>
        <w:t xml:space="preserve">”, or </w:t>
      </w:r>
      <w:r>
        <w:rPr>
          <w:szCs w:val="20"/>
        </w:rPr>
        <w:t>“</w:t>
      </w:r>
      <w:r>
        <w:rPr>
          <w:szCs w:val="20"/>
          <w:u w:val="single"/>
        </w:rPr>
        <w:t>Supplier</w:t>
      </w:r>
      <w:r>
        <w:rPr>
          <w:szCs w:val="20"/>
        </w:rPr>
        <w:t>”</w:t>
      </w:r>
      <w:r>
        <w:rPr>
          <w:szCs w:val="20"/>
        </w:rPr>
        <w:t>)</w:t>
      </w:r>
      <w:r>
        <w:rPr>
          <w:szCs w:val="20"/>
        </w:rPr>
        <w:t xml:space="preserve">(Consultant and Client are </w:t>
      </w:r>
      <w:r>
        <w:rPr>
          <w:szCs w:val="20"/>
        </w:rPr>
        <w:t xml:space="preserve">each </w:t>
      </w:r>
      <w:r>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Pr>
          <w:szCs w:val="20"/>
        </w:rPr>
        <w:t xml:space="preserve"> the terms and conditions o</w:t>
      </w:r>
      <w:r>
        <w:rPr>
          <w:szCs w:val="20"/>
        </w:rPr>
        <w:t>f t</w:t>
      </w:r>
      <w:r>
        <w:rPr>
          <w:szCs w:val="20"/>
        </w:rPr>
        <w:t>his</w:t>
      </w:r>
      <w:r>
        <w:rPr>
          <w:szCs w:val="20"/>
        </w:rPr>
        <w:t xml:space="preserve"> </w:t>
      </w:r>
      <w:r>
        <w:rPr>
          <w:szCs w:val="20"/>
        </w:rPr>
        <w:t>Agreement.</w:t>
      </w:r>
      <w:bookmarkStart w:id="393" w:name="_Hlk141094822"/>
      <w:bookmarkEnd w:id="393"/>
      <w:bookmarkStart w:id="392" w:name="_Hlk143620011"/>
      <w:bookmarkEnd w:id="392"/>
      <w:bookmarkStart w:id="391" w:name="_Hlk221531469"/>
      <w:bookmarkEnd w:id="391"/>
    </w:p>
    <w:p w14:paraId="1103328E" w14:textId="77777777">
      <w:pPr>
        <w:rPr>
          <w:bCs/>
          <w:smallCaps/>
          <w:szCs w:val="20"/>
        </w:rPr>
      </w:pPr>
    </w:p>
    <w:p w14:paraId="6167380E" w14:textId="77777777">
      <w:pPr>
        <w:pStyle w:val="ArticleL1"/>
        <w:spacing w:after="160"/>
        <w:rPr>
          <w:caps/>
        </w:rPr>
      </w:pPr>
      <w:r>
        <w:br/>
      </w:r>
      <w:r>
        <w:t>Definitions</w:t>
      </w:r>
    </w:p>
    <w:p w14:paraId="4FDE5484" w14:textId="0B498A50">
      <w:pPr>
        <w:pStyle w:val="BodyText"/>
        <w:spacing w:after="160"/>
        <w:rPr>
          <w:szCs w:val="20"/>
        </w:rPr>
      </w:pPr>
      <w:r>
        <w:rPr>
          <w:b/>
          <w:smallCaps/>
          <w:szCs w:val="20"/>
        </w:rPr>
        <w:t>Additional Services:</w:t>
      </w:r>
      <w:r>
        <w:rPr>
          <w:szCs w:val="20"/>
        </w:rPr>
        <w:t xml:space="preserve">  Services expressly excluded from the scope of Basic Services</w:t>
      </w:r>
      <w:r>
        <w:rPr>
          <w:szCs w:val="20"/>
        </w:rPr>
        <w:t xml:space="preserve"> including but not limited to</w:t>
      </w:r>
      <w:r>
        <w:rPr>
          <w:szCs w:val="20"/>
        </w:rPr>
        <w:t xml:space="preserve"> </w:t>
      </w:r>
      <w:r>
        <w:rPr>
          <w:szCs w:val="20"/>
        </w:rPr>
        <w:t xml:space="preserve"> ATS integrations, candidate scoring, assessments, background checks, payroll, benefits, immigration, accommodations, or employee-relations data </w:t>
      </w:r>
      <w:r>
        <w:rPr>
          <w:szCs w:val="20"/>
        </w:rPr>
        <w:t>will</w:t>
      </w:r>
      <w:r>
        <w:rPr>
          <w:szCs w:val="20"/>
        </w:rPr>
        <w:t xml:space="preserve"> require a separate written approval</w:t>
      </w:r>
      <w:r>
        <w:rPr>
          <w:szCs w:val="20"/>
        </w:rPr>
        <w:t xml:space="preserve"> by Supplier</w:t>
      </w:r>
      <w:r>
        <w:rPr>
          <w:szCs w:val="20"/>
        </w:rPr>
        <w:t xml:space="preserve"> after the Parties have conducted a</w:t>
      </w:r>
      <w:r>
        <w:rPr>
          <w:szCs w:val="20"/>
        </w:rPr>
        <w:t xml:space="preserve"> security review and scoped</w:t>
      </w:r>
      <w:r>
        <w:rPr>
          <w:szCs w:val="20"/>
        </w:rPr>
        <w:t xml:space="preserve"> an</w:t>
      </w:r>
      <w:r>
        <w:rPr>
          <w:szCs w:val="20"/>
        </w:rPr>
        <w:t xml:space="preserve"> order form</w:t>
      </w:r>
      <w:r>
        <w:rPr>
          <w:szCs w:val="20"/>
        </w:rPr>
        <w:t xml:space="preserve"> for the additional purchases</w:t>
      </w:r>
      <w:r>
        <w:rPr>
          <w:szCs w:val="20"/>
        </w:rPr>
        <w:t xml:space="preserve">. </w:t>
      </w:r>
      <w:r>
        <w:rPr>
          <w:szCs w:val="20"/>
        </w:rPr>
        <w:t xml:space="preserve"> </w:t>
      </w:r>
      <w:commentRangeStart w:id="18"/>
      <w:commentRangeStart w:id="368"/>
      <w:r>
        <w:rPr>
          <w:szCs w:val="20"/>
        </w:rPr>
        <w:t>.</w:t>
      </w:r>
      <w:commentRangeEnd w:id="18"/>
      <w:r>
        <w:rPr>
          <w:rStyle w:val="CommentReference"/>
          <w:sz w:val="20"/>
          <w:szCs w:val="20"/>
        </w:rPr>
        <w:commentReference w:id="18"/>
      </w:r>
      <w:commentRangeEnd w:id="368"/>
      <w:r>
        <w:rPr>
          <w:rStyle w:val="CommentReference"/>
          <w:sz w:val="20"/>
          <w:szCs w:val="20"/>
        </w:rPr>
        <w:commentReference w:id="368"/>
      </w:r>
    </w:p>
    <w:p w14:paraId="1F5D2738" w14:textId="77777777">
      <w:pPr>
        <w:pStyle w:val="BodyText"/>
        <w:spacing w:after="160"/>
        <w:rPr>
          <w:szCs w:val="20"/>
        </w:rPr>
      </w:pPr>
      <w:r>
        <w:rPr>
          <w:b/>
          <w:smallCaps/>
          <w:szCs w:val="20"/>
        </w:rPr>
        <w:t>AHJ:</w:t>
      </w:r>
      <w:r>
        <w:rPr>
          <w:szCs w:val="20"/>
        </w:rPr>
        <w:t xml:space="preserve">  Authority having jurisdiction over a specific Project.</w:t>
      </w:r>
    </w:p>
    <w:p>
      <w:pPr>
        <w:pStyle w:val="BodyText"/>
        <w:rPr>
          <w:szCs w:val="20"/>
        </w:rPr>
      </w:pPr>
      <w:commentRangeStart w:id="21"/>
      <w:commentRangeStart w:id="369"/>
      <w:r>
        <w:rPr>
          <w:b/>
          <w:smallCaps/>
          <w:szCs w:val="20"/>
        </w:rPr>
        <w:t>Client’s</w:t>
      </w:r>
      <w:r>
        <w:rPr>
          <w:b/>
          <w:smallCaps/>
          <w:szCs w:val="20"/>
        </w:rPr>
        <w:t xml:space="preserve"> </w:t>
      </w:r>
      <w:r>
        <w:rPr>
          <w:b/>
          <w:smallCaps/>
          <w:szCs w:val="20"/>
        </w:rPr>
        <w:t>Intellectual Property Rights</w:t>
      </w:r>
      <w:r>
        <w:rPr>
          <w:b/>
          <w:szCs w:val="20"/>
        </w:rPr>
        <w:t>:</w:t>
      </w:r>
      <w:r>
        <w:rPr>
          <w:szCs w:val="20"/>
        </w:rPr>
        <w:t xml:space="preserve">  </w:t>
      </w:r>
      <w:r>
        <w:rPr>
          <w:szCs w:val="20"/>
        </w:rPr>
        <w:t>A</w:t>
      </w:r>
      <w:r>
        <w:rPr>
          <w:szCs w:val="20"/>
        </w:rPr>
        <w:t>ll intellectual property rights in Client’s</w:t>
      </w:r>
      <w:r>
        <w:rPr>
          <w:szCs w:val="20"/>
        </w:rPr>
        <w:t xml:space="preserve"> </w:t>
      </w:r>
      <w:r>
        <w:rPr>
          <w:szCs w:val="20"/>
        </w:rPr>
        <w:t>candidate materials, job requirements, prompts, configurations, and c</w:t>
      </w:r>
      <w:r>
        <w:rPr>
          <w:szCs w:val="20"/>
        </w:rPr>
        <w:t>lient</w:t>
      </w:r>
      <w:r>
        <w:rPr>
          <w:szCs w:val="20"/>
        </w:rPr>
        <w:t>-specific outputs</w:t>
      </w:r>
      <w:r>
        <w:rPr>
          <w:szCs w:val="20"/>
        </w:rPr>
        <w:t>.</w:t>
      </w:r>
      <w:commentRangeEnd w:id="21"/>
      <w:r>
        <w:rPr>
          <w:rStyle w:val="CommentReference"/>
          <w:sz w:val="20"/>
          <w:szCs w:val="20"/>
        </w:rPr>
        <w:commentReference w:id="21"/>
      </w:r>
      <w:commentRangeEnd w:id="369"/>
      <w:r>
        <w:rPr>
          <w:rStyle w:val="CommentReference"/>
          <w:sz w:val="20"/>
          <w:szCs w:val="20"/>
        </w:rPr>
        <w:commentReference w:id="369"/>
      </w:r>
      <w:r>
        <w:rPr>
          <w:b/>
          <w:smallCaps/>
          <w:szCs w:val="20"/>
        </w:rPr>
        <w:t>Basic Services</w:t>
      </w:r>
      <w:r>
        <w:rPr>
          <w:szCs w:val="20"/>
        </w:rPr>
        <w:t xml:space="preserve">: </w:t>
      </w:r>
      <w:r>
        <w:rPr>
          <w:szCs w:val="20"/>
        </w:rPr>
        <w:t>Sometimes referred to herein as the “</w:t>
      </w:r>
      <w:r>
        <w:rPr>
          <w:szCs w:val="20"/>
          <w:u w:val="single"/>
        </w:rPr>
        <w:t>Services</w:t>
      </w:r>
      <w:r>
        <w:rPr>
          <w:szCs w:val="20"/>
        </w:rPr>
        <w:t xml:space="preserve">”.  </w:t>
      </w:r>
      <w:r>
        <w:rPr>
          <w:szCs w:val="20"/>
        </w:rPr>
        <w:t xml:space="preserve"> </w:t>
      </w:r>
    </w:p>
    <w:p w14:paraId="5A64D270" w14:textId="77777777">
      <w:pPr>
        <w:pStyle w:val="BodyText"/>
        <w:spacing w:after="160"/>
        <w:rPr>
          <w:szCs w:val="20"/>
        </w:rPr>
      </w:pPr>
      <w:r>
        <w:rPr>
          <w:b/>
          <w:smallCaps/>
          <w:szCs w:val="20"/>
        </w:rPr>
        <w:t>Change</w:t>
      </w:r>
      <w:r>
        <w:rPr>
          <w:b/>
          <w:szCs w:val="20"/>
        </w:rPr>
        <w:t>:</w:t>
      </w:r>
      <w:r>
        <w:rPr>
          <w:szCs w:val="20"/>
        </w:rPr>
        <w:t xml:space="preserve">  Additional Services and/or clarifications and/or reductions of the Services, or the terms or conditions of performing the same.</w:t>
      </w:r>
    </w:p>
    <w:p w14:paraId="68E9FD29" w14:textId="77777777">
      <w:pPr>
        <w:pStyle w:val="BodyText"/>
        <w:spacing w:after="160"/>
        <w:rPr>
          <w:szCs w:val="20"/>
        </w:rPr>
      </w:pPr>
      <w:r>
        <w:rPr>
          <w:b/>
          <w:smallCaps/>
          <w:szCs w:val="20"/>
        </w:rPr>
        <w:t>Change Request</w:t>
      </w:r>
      <w:r>
        <w:rPr>
          <w:b/>
          <w:szCs w:val="20"/>
        </w:rPr>
        <w:t>:</w:t>
      </w:r>
      <w:r>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Pr>
          <w:szCs w:val="20"/>
        </w:rPr>
        <w:t xml:space="preserve">, or </w:t>
      </w:r>
      <w:r>
        <w:rPr>
          <w:szCs w:val="20"/>
        </w:rPr>
        <w:t xml:space="preserve">an offer by Consultant to accept or make a Change that </w:t>
      </w:r>
      <w:r>
        <w:rPr>
          <w:szCs w:val="20"/>
        </w:rPr>
        <w:t>is otherwise expressly agreed to in a writing signed by Client and Consultant</w:t>
      </w:r>
      <w:r>
        <w:rPr>
          <w:szCs w:val="20"/>
        </w:rPr>
        <w:t>.</w:t>
      </w:r>
    </w:p>
    <w:p w14:paraId="73A1EC00" w14:textId="493FA452">
      <w:pPr>
        <w:pStyle w:val="BodyText"/>
        <w:spacing w:after="160"/>
        <w:rPr>
          <w:szCs w:val="20"/>
        </w:rPr>
      </w:pPr>
      <w:r>
        <w:rPr>
          <w:b/>
          <w:smallCaps/>
          <w:szCs w:val="20"/>
        </w:rPr>
        <w:t>Client</w:t>
      </w:r>
      <w:r>
        <w:rPr>
          <w:b/>
          <w:szCs w:val="20"/>
        </w:rPr>
        <w:t xml:space="preserve">:  </w:t>
      </w:r>
      <w:r>
        <w:rPr>
          <w:szCs w:val="20"/>
        </w:rPr>
        <w:t xml:space="preserve">Shall mean </w:t>
      </w:r>
      <w:r>
        <w:rPr>
          <w:szCs w:val="20"/>
        </w:rPr>
        <w:t>GiantCo</w:t>
      </w:r>
      <w:r>
        <w:rPr>
          <w:szCs w:val="20"/>
        </w:rPr>
        <w:t xml:space="preserve"> Inc. </w:t>
      </w:r>
      <w:r>
        <w:rPr>
          <w:szCs w:val="20"/>
        </w:rPr>
        <w:t>and/</w:t>
      </w:r>
      <w:r>
        <w:rPr>
          <w:szCs w:val="20"/>
        </w:rPr>
        <w:t xml:space="preserve">or the </w:t>
      </w:r>
      <w:r>
        <w:rPr>
          <w:szCs w:val="20"/>
        </w:rPr>
        <w:t>GiantCo</w:t>
      </w:r>
      <w:r>
        <w:rPr>
          <w:szCs w:val="20"/>
        </w:rPr>
        <w:t xml:space="preserve"> entity, affiliate</w:t>
      </w:r>
      <w:r>
        <w:rPr>
          <w:szCs w:val="20"/>
        </w:rPr>
        <w:t xml:space="preserve">, </w:t>
      </w:r>
      <w:r>
        <w:rPr>
          <w:szCs w:val="20"/>
        </w:rPr>
        <w:t xml:space="preserve">or </w:t>
      </w:r>
      <w:r>
        <w:rPr>
          <w:szCs w:val="20"/>
        </w:rPr>
        <w:t>sub</w:t>
      </w:r>
      <w:r>
        <w:rPr>
          <w:szCs w:val="20"/>
        </w:rPr>
        <w:t>sidiary</w:t>
      </w:r>
      <w:r>
        <w:rPr>
          <w:szCs w:val="20"/>
        </w:rPr>
        <w:t xml:space="preserve"> </w:t>
      </w:r>
      <w:r>
        <w:rPr>
          <w:szCs w:val="20"/>
        </w:rPr>
        <w:t>executing this Agreement for the procurement of Services by Consultant.  Any reference to Client herein also includes Client’s Representative.</w:t>
      </w:r>
    </w:p>
    <w:p>
      <w:pPr>
        <w:pStyle w:val="BodyText"/>
        <w:spacing w:after="160"/>
        <w:rPr>
          <w:caps/>
          <w:szCs w:val="20"/>
        </w:rPr>
      </w:pPr>
      <w:commentRangeStart w:id="33"/>
      <w:commentRangeEnd w:id="33"/>
      <w:r>
        <w:rPr>
          <w:rStyle w:val="CommentReference"/>
          <w:sz w:val="20"/>
          <w:szCs w:val="20"/>
        </w:rPr>
        <w:commentReference w:id="33"/>
      </w:r>
      <w:r>
        <w:rPr>
          <w:rStyle w:val="CommentReference"/>
        </w:rPr>
      </w:r>
      <w:commentRangeStart w:id="35"/>
      <w:commentRangeEnd w:id="35"/>
      <w:r>
        <w:rPr>
          <w:rStyle w:val="CommentReference"/>
          <w:sz w:val="20"/>
          <w:szCs w:val="20"/>
        </w:rPr>
        <w:commentReference w:id="35"/>
      </w:r>
      <w:r>
        <w:rPr>
          <w:rStyle w:val="CommentReference"/>
        </w:rPr>
      </w:r>
    </w:p>
    <w:p w14:paraId="21565DB4" w14:textId="77777777">
      <w:pPr>
        <w:pStyle w:val="BodyText"/>
        <w:spacing w:after="160"/>
        <w:rPr>
          <w:smallCaps/>
          <w:szCs w:val="20"/>
        </w:rPr>
      </w:pPr>
      <w:r>
        <w:rPr>
          <w:b/>
          <w:smallCaps/>
          <w:szCs w:val="20"/>
        </w:rPr>
        <w:t xml:space="preserve">Co-Consultant:  </w:t>
      </w:r>
      <w:r>
        <w:rPr>
          <w:szCs w:val="20"/>
        </w:rPr>
        <w:t>Other consultants engaged by Client to perform Services in connection with a specific Project.</w:t>
      </w:r>
    </w:p>
    <w:p>
      <w:pPr>
        <w:pStyle w:val="BodyText"/>
        <w:spacing w:after="160"/>
        <w:rPr>
          <w:szCs w:val="20"/>
        </w:rPr>
      </w:pPr>
      <w:commentRangeStart w:id="38"/>
      <w:commentRangeEnd w:id="38"/>
      <w:r>
        <w:rPr>
          <w:rStyle w:val="CommentReference"/>
          <w:sz w:val="20"/>
          <w:szCs w:val="20"/>
        </w:rPr>
        <w:commentReference w:id="38"/>
      </w:r>
      <w:r>
        <w:rPr>
          <w:rStyle w:val="CommentReference"/>
        </w:rPr>
      </w:r>
      <w:r>
        <w:rPr>
          <w:b/>
          <w:smallCaps/>
          <w:szCs w:val="20"/>
        </w:rPr>
        <w:t>Consultant</w:t>
      </w:r>
      <w:r>
        <w:rPr>
          <w:b/>
          <w:caps/>
          <w:szCs w:val="20"/>
        </w:rPr>
        <w:t xml:space="preserve">: </w:t>
      </w:r>
      <w:r>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Pr>
          <w:szCs w:val="20"/>
        </w:rPr>
        <w:t xml:space="preserve"> </w:t>
      </w:r>
      <w:r>
        <w:rPr>
          <w:szCs w:val="20"/>
        </w:rPr>
        <w:t xml:space="preserve"> </w:t>
      </w:r>
    </w:p>
    <w:p w14:paraId="25D709C8" w14:textId="77777777">
      <w:pPr>
        <w:pStyle w:val="BodyText"/>
        <w:spacing w:after="160"/>
        <w:rPr>
          <w:szCs w:val="20"/>
        </w:rPr>
      </w:pPr>
      <w:r>
        <w:rPr>
          <w:b/>
          <w:smallCaps/>
          <w:szCs w:val="20"/>
        </w:rPr>
        <w:t>Fee</w:t>
      </w:r>
      <w:r>
        <w:rPr>
          <w:smallCaps/>
          <w:szCs w:val="20"/>
        </w:rPr>
        <w:t xml:space="preserve">:   </w:t>
      </w:r>
      <w:r>
        <w:rPr>
          <w:szCs w:val="20"/>
        </w:rPr>
        <w:t>The complete compensation payable to Consultant for the performance of Services, as indicated by Client in the applicable Notice of Award, or as authorized by Client in accordance with Article 5.</w:t>
      </w:r>
    </w:p>
    <w:p w14:paraId="459EF75A" w14:textId="0126D880">
      <w:pPr>
        <w:pStyle w:val="BodyText"/>
        <w:spacing w:after="160"/>
        <w:rPr>
          <w:szCs w:val="20"/>
        </w:rPr>
      </w:pPr>
      <w:commentRangeStart w:id="41"/>
      <w:commentRangeStart w:id="373"/>
      <w:r>
        <w:rPr>
          <w:b/>
          <w:smallCaps/>
          <w:szCs w:val="20"/>
        </w:rPr>
        <w:t xml:space="preserve">Supplier’s </w:t>
      </w:r>
      <w:r>
        <w:rPr>
          <w:b/>
          <w:smallCaps/>
          <w:szCs w:val="20"/>
        </w:rPr>
        <w:t>Intellectual Property Rights</w:t>
      </w:r>
      <w:r>
        <w:rPr>
          <w:b/>
          <w:szCs w:val="20"/>
        </w:rPr>
        <w:t>:</w:t>
      </w:r>
      <w:r>
        <w:rPr>
          <w:szCs w:val="20"/>
        </w:rPr>
        <w:t xml:space="preserve"> All intellectual, industrial and proprietary rights, worldwide and wherever effective, in and to</w:t>
      </w:r>
      <w:r>
        <w:rPr>
          <w:szCs w:val="20"/>
        </w:rPr>
        <w:t xml:space="preserve"> Supplier’s</w:t>
      </w:r>
      <w:r>
        <w:rPr>
          <w:szCs w:val="20"/>
        </w:rPr>
        <w:t xml:space="preserve"> platform, models, reusable workflows, prompt templates, evaluation methods, and non-customer-specific know-how</w:t>
      </w:r>
      <w:r>
        <w:rPr>
          <w:szCs w:val="20"/>
        </w:rPr>
        <w:t>.</w:t>
      </w:r>
      <w:r>
        <w:rPr>
          <w:szCs w:val="20"/>
        </w:rPr>
        <w:t xml:space="preserve"> </w:t>
      </w:r>
      <w:commentRangeEnd w:id="41"/>
      <w:r>
        <w:rPr>
          <w:rStyle w:val="CommentReference"/>
          <w:sz w:val="20"/>
          <w:szCs w:val="20"/>
        </w:rPr>
        <w:commentReference w:id="41"/>
      </w:r>
      <w:commentRangeEnd w:id="373"/>
      <w:r>
        <w:rPr>
          <w:rStyle w:val="CommentReference"/>
          <w:sz w:val="20"/>
          <w:szCs w:val="20"/>
        </w:rPr>
        <w:commentReference w:id="373"/>
      </w:r>
      <w:r>
        <w:rPr>
          <w:szCs w:val="20"/>
        </w:rPr>
        <w:t>.</w:t>
      </w:r>
      <w:r>
        <w:rPr>
          <w:szCs w:val="20"/>
        </w:rPr>
        <w:t xml:space="preserve"> </w:t>
      </w:r>
    </w:p>
    <w:p w14:paraId="7E840C49" w14:textId="77777777">
      <w:pPr>
        <w:pStyle w:val="BodyText"/>
        <w:spacing w:after="160"/>
        <w:rPr>
          <w:szCs w:val="20"/>
        </w:rPr>
      </w:pPr>
      <w:r>
        <w:rPr>
          <w:b/>
          <w:smallCaps/>
          <w:szCs w:val="20"/>
        </w:rPr>
        <w:t xml:space="preserve">Life Safety Issue: </w:t>
      </w:r>
      <w:r>
        <w:rPr>
          <w:szCs w:val="20"/>
        </w:rPr>
        <w:t>A situation imminently or potentially threatening to the life and/or safety of persons, currently or in the future, on or in the area surrounding a specific Project.</w:t>
      </w:r>
    </w:p>
    <w:p w14:paraId="2AD84F7F" w14:textId="6B1B646E">
      <w:pPr>
        <w:pStyle w:val="BodyText"/>
        <w:spacing w:after="160"/>
        <w:rPr>
          <w:szCs w:val="20"/>
        </w:rPr>
      </w:pPr>
      <w:r>
        <w:rPr>
          <w:b/>
          <w:smallCaps/>
          <w:szCs w:val="20"/>
        </w:rPr>
        <w:t>Notice of Award:</w:t>
      </w:r>
      <w:r>
        <w:rPr>
          <w:szCs w:val="20"/>
        </w:rPr>
        <w:t xml:space="preserve">  An electronic notice delivered to Consultant by Client conspicuously designated by Client as a “Notice of Award,” which constitutes acceptance by Client, in its s</w:t>
      </w:r>
      <w:r>
        <w:rPr>
          <w:szCs w:val="20"/>
        </w:rPr>
        <w:t xml:space="preserve">ole discretion, of a Base Fee </w:t>
      </w:r>
      <w:r>
        <w:rPr>
          <w:szCs w:val="20"/>
        </w:rPr>
        <w:t>Proposal, and obligates Consultant to perform Basic Services in accordance with this Agreement for the Fee and on the terms set forth therein.</w:t>
      </w:r>
    </w:p>
    <w:p>
      <w:pPr>
        <w:pStyle w:val="BodyText"/>
        <w:spacing w:after="160"/>
        <w:rPr>
          <w:szCs w:val="20"/>
        </w:rPr>
      </w:pPr>
      <w:commentRangeStart w:id="49"/>
      <w:commentRangeEnd w:id="49"/>
      <w:r>
        <w:rPr>
          <w:rStyle w:val="CommentReference"/>
          <w:sz w:val="20"/>
          <w:szCs w:val="20"/>
        </w:rPr>
        <w:commentReference w:id="49"/>
      </w:r>
      <w:r>
        <w:rPr>
          <w:rStyle w:val="CommentReference"/>
        </w:rPr>
      </w:r>
      <w:commentRangeStart w:id="52"/>
      <w:commentRangeEnd w:id="52"/>
      <w:r>
        <w:rPr>
          <w:rStyle w:val="CommentReference"/>
          <w:sz w:val="20"/>
          <w:szCs w:val="20"/>
        </w:rPr>
        <w:commentReference w:id="52"/>
      </w:r>
      <w:r>
        <w:rPr>
          <w:rStyle w:val="CommentReference"/>
        </w:rPr>
      </w:r>
      <w:commentRangeStart w:id="54"/>
      <w:commentRangeStart w:id="376"/>
      <w:r>
        <w:rPr>
          <w:b/>
          <w:smallCaps/>
          <w:szCs w:val="20"/>
        </w:rPr>
        <w:t>Services</w:t>
      </w:r>
      <w:r>
        <w:rPr>
          <w:b/>
          <w:szCs w:val="20"/>
        </w:rPr>
        <w:t>:</w:t>
      </w:r>
      <w:r>
        <w:rPr>
          <w:b/>
          <w:szCs w:val="20"/>
        </w:rPr>
        <w:t xml:space="preserve">  </w:t>
      </w:r>
      <w:r>
        <w:rPr>
          <w:szCs w:val="20"/>
        </w:rPr>
        <w:t xml:space="preserve">Supplier’s AI-agent platform that provides to Client </w:t>
      </w:r>
      <w:r>
        <w:rPr>
          <w:szCs w:val="20"/>
        </w:rPr>
        <w:t>candidate-material summaries and interview-note drafting for human review</w:t>
      </w:r>
      <w:commentRangeEnd w:id="54"/>
      <w:r>
        <w:rPr>
          <w:rStyle w:val="CommentReference"/>
          <w:sz w:val="20"/>
          <w:szCs w:val="20"/>
        </w:rPr>
        <w:commentReference w:id="54"/>
      </w:r>
      <w:commentRangeEnd w:id="376"/>
      <w:r>
        <w:rPr>
          <w:rStyle w:val="CommentReference"/>
          <w:sz w:val="20"/>
          <w:szCs w:val="20"/>
        </w:rPr>
        <w:commentReference w:id="376"/>
      </w:r>
      <w:r>
        <w:rPr>
          <w:szCs w:val="20"/>
        </w:rPr>
        <w:t xml:space="preserve"> For the avoidance of doubt, Client agrees that the Service is not</w:t>
      </w:r>
      <w:r>
        <w:rPr>
          <w:szCs w:val="20"/>
        </w:rPr>
        <w:t xml:space="preserve"> an</w:t>
      </w:r>
      <w:r>
        <w:rPr>
          <w:szCs w:val="20"/>
        </w:rPr>
        <w:t xml:space="preserve"> </w:t>
      </w:r>
      <w:r>
        <w:rPr>
          <w:szCs w:val="20"/>
        </w:rPr>
        <w:t>HR system of record, automated screening tool, background-check platform, payroll/benefits system, or decision-making engine</w:t>
      </w:r>
      <w:r>
        <w:rPr>
          <w:szCs w:val="20"/>
        </w:rPr>
        <w:t>.</w:t>
      </w:r>
    </w:p>
    <w:p w14:paraId="62A88175" w14:textId="77777777">
      <w:pPr>
        <w:pStyle w:val="BodyText"/>
        <w:spacing w:after="160"/>
        <w:rPr>
          <w:szCs w:val="20"/>
        </w:rPr>
      </w:pPr>
      <w:r>
        <w:rPr>
          <w:b/>
          <w:smallCaps/>
          <w:szCs w:val="20"/>
        </w:rPr>
        <w:t>Sub-Consultant:</w:t>
      </w:r>
      <w:r>
        <w:rPr>
          <w:szCs w:val="20"/>
        </w:rPr>
        <w:t xml:space="preserve">  Anyone hired by Consultant to perform the Services required by this Agreement who is not one of Consultant’s employees.</w:t>
      </w:r>
    </w:p>
    <w:p w14:paraId="757B63AE" w14:textId="77777777">
      <w:pPr>
        <w:pStyle w:val="BodyText"/>
        <w:rPr>
          <w:b/>
          <w:smallCaps/>
          <w:szCs w:val="20"/>
        </w:rPr>
      </w:pPr>
      <w:r>
        <w:rPr>
          <w:b/>
          <w:smallCaps/>
          <w:szCs w:val="20"/>
        </w:rPr>
        <w:t>Working Days:</w:t>
      </w:r>
      <w:r>
        <w:rPr>
          <w:szCs w:val="20"/>
        </w:rPr>
        <w:t xml:space="preserve">  Monday through Friday, exclusive of New Year’s Day, Memorial Day, Independence Day, Labor Day, Thanksgiving Day, and Christmas Day.</w:t>
      </w:r>
    </w:p>
    <w:p w14:paraId="19AC05EC" w14:textId="77777777">
      <w:pPr>
        <w:pStyle w:val="ArticleL1"/>
        <w:spacing w:after="160"/>
        <w:rPr>
          <w:caps/>
          <w:smallCaps w:val="0"/>
        </w:rPr>
      </w:pPr>
      <w:r>
        <w:br/>
      </w:r>
      <w:r>
        <w:t>Agreement</w:t>
      </w:r>
    </w:p>
    <w:p w14:paraId="776BDE03" w14:textId="4B8CBF61">
      <w:pPr>
        <w:pStyle w:val="ArticleL2"/>
        <w:spacing w:after="160"/>
        <w:rPr>
          <w:smallCaps w:val="0"/>
        </w:rPr>
      </w:pPr>
      <w:r>
        <w:rPr>
          <w:b/>
          <w:smallCaps w:val="0"/>
        </w:rPr>
        <w:t>Intent</w:t>
      </w:r>
      <w:r>
        <w:rPr>
          <w:b/>
          <w:smallCaps w:val="0"/>
        </w:rPr>
        <w:t>/Scope</w:t>
      </w:r>
      <w:r>
        <w:rPr>
          <w:b/>
          <w:smallCaps w:val="0"/>
        </w:rPr>
        <w:t xml:space="preserve">.  </w:t>
      </w:r>
      <w:r>
        <w:rPr>
          <w:smallCaps w:val="0"/>
        </w:rPr>
        <w:t xml:space="preserve">The purpose of this </w:t>
      </w:r>
      <w:r>
        <w:rPr>
          <w:smallCaps w:val="0"/>
        </w:rPr>
        <w:t xml:space="preserve">Agreement </w:t>
      </w:r>
      <w:r>
        <w:rPr>
          <w:smallCaps w:val="0"/>
        </w:rPr>
        <w:t>(hereinafter, the “Agreement”) is to set forth the terms and conditions that will govern Client’s engagement of Consultant and Consultant’s performance of Services for Client</w:t>
      </w:r>
      <w:r>
        <w:rPr>
          <w:smallCaps w:val="0"/>
        </w:rPr>
        <w:t>.</w:t>
      </w:r>
      <w:r>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pPr>
        <w:pStyle w:val="ArticleL2"/>
        <w:numPr>
          <w:ilvl w:val="0"/>
          <w:numId w:val="0"/>
        </w:numPr>
        <w:spacing w:after="160"/>
        <w:ind w:left="720" w:hanging="720"/>
        <w:rPr>
          <w:smallCaps w:val="0"/>
        </w:rPr>
      </w:pPr>
      <w:r>
        <w:rPr>
          <w:smallCaps w:val="0"/>
        </w:rPr>
        <w:t>2</w:t>
      </w:r>
      <w:r>
        <w:rPr>
          <w:smallCaps w:val="0"/>
        </w:rPr>
        <w:t>.2</w:t>
      </w:r>
      <w:r>
        <w:rPr>
          <w:b/>
          <w:smallCaps w:val="0"/>
        </w:rPr>
        <w:tab/>
      </w:r>
      <w:r>
        <w:rPr>
          <w:smallCaps w:val="0"/>
        </w:rPr>
        <w:t xml:space="preserve"> </w:t>
      </w:r>
    </w:p>
    <w:p w14:paraId="62897C49" w14:textId="0B87445D">
      <w:pPr>
        <w:pStyle w:val="ArticleL2"/>
        <w:numPr>
          <w:ilvl w:val="0"/>
          <w:numId w:val="0"/>
        </w:numPr>
        <w:spacing w:after="160"/>
        <w:ind w:left="1440" w:hanging="720"/>
        <w:rPr>
          <w:smallCaps w:val="0"/>
        </w:rPr>
      </w:pPr>
      <w:r>
        <w:rPr>
          <w:smallCaps w:val="0"/>
          <w:u w:val="single"/>
        </w:rPr>
        <w:t>Additional Services</w:t>
      </w:r>
      <w:r>
        <w:rPr>
          <w:smallCaps w:val="0"/>
        </w:rPr>
        <w:t xml:space="preserve">.  </w:t>
      </w:r>
      <w:r>
        <w:rPr>
          <w:smallCaps w:val="0"/>
        </w:rPr>
        <w:t>Client may authorize and require the performance of Additional Services</w:t>
      </w:r>
      <w:r>
        <w:rPr>
          <w:smallCaps w:val="0"/>
        </w:rPr>
        <w:t>. Additional Services</w:t>
      </w:r>
      <w:r>
        <w:t xml:space="preserve"> </w:t>
      </w:r>
      <w:r>
        <w:rPr>
          <w:smallCaps w:val="0"/>
        </w:rPr>
        <w:t xml:space="preserve">will require a separate written approval by Supplier after the Parties have conducted a security review and scoped an order form for the additional purchases.  </w:t>
      </w:r>
      <w:r>
        <w:rPr>
          <w:smallCaps w:val="0"/>
        </w:rPr>
        <w:t xml:space="preserve"> </w:t>
      </w:r>
      <w:r>
        <w:rPr>
          <w:smallCaps w:val="0"/>
        </w:rPr>
        <w:t xml:space="preserve"> </w:t>
      </w:r>
    </w:p>
    <w:p w14:paraId="4F71EDCF" w14:textId="4C390D04">
      <w:pPr>
        <w:pStyle w:val="ArticleL2"/>
        <w:numPr>
          <w:ilvl w:val="0"/>
          <w:numId w:val="0"/>
        </w:numPr>
        <w:spacing w:after="160"/>
        <w:ind w:left="720" w:hanging="720"/>
        <w:rPr>
          <w:smallCaps w:val="0"/>
        </w:rPr>
      </w:pPr>
      <w:r>
        <w:rPr>
          <w:smallCaps w:val="0"/>
        </w:rPr>
        <w:t>2</w:t>
      </w:r>
      <w:r>
        <w:rPr>
          <w:smallCaps w:val="0"/>
        </w:rPr>
        <w:t>.3</w:t>
      </w:r>
      <w:r>
        <w:rPr>
          <w:smallCaps w:val="0"/>
        </w:rPr>
        <w:tab/>
      </w:r>
      <w:r>
        <w:rPr>
          <w:b/>
          <w:smallCaps w:val="0"/>
        </w:rPr>
        <w:t>Agreement to Provide Professional Services.</w:t>
      </w:r>
      <w:r>
        <w:rPr>
          <w:smallCaps w:val="0"/>
        </w:rPr>
        <w:t xml:space="preserve">  For good and valuable consideration, the receipt and sufficiency of which are hereby acknowledged, including the mutual promises and representations contained herein, Client and Consultant enter into this Agreement.</w:t>
      </w:r>
      <w:r>
        <w:rPr>
          <w:smallCaps w:val="0"/>
        </w:rPr>
        <w:t xml:space="preserve">  </w:t>
      </w:r>
      <w:r>
        <w:rPr>
          <w:smallCaps w:val="0"/>
        </w:rPr>
        <w:t>In addition to, and not in limitation of, other terms and conditions contained herein, Client and Consultant hereby agree as follows:</w:t>
      </w:r>
    </w:p>
    <w:p w14:paraId="60BD109D" w14:textId="28AE0EE6">
      <w:pPr>
        <w:pStyle w:val="ArticleL3"/>
        <w:numPr>
          <w:ilvl w:val="0"/>
          <w:numId w:val="0"/>
        </w:numPr>
        <w:spacing w:after="160"/>
        <w:ind w:left="1440" w:hanging="720"/>
        <w:rPr>
          <w:smallCaps w:val="0"/>
        </w:rPr>
      </w:pPr>
      <w:r>
        <w:rPr>
          <w:smallCaps w:val="0"/>
        </w:rPr>
        <w:t>2</w:t>
      </w:r>
      <w:r>
        <w:rPr>
          <w:smallCaps w:val="0"/>
        </w:rPr>
        <w:t>.3.1</w:t>
      </w:r>
      <w:r>
        <w:rPr>
          <w:smallCaps w:val="0"/>
        </w:rPr>
        <w:tab/>
      </w:r>
      <w:r>
        <w:rPr>
          <w:smallCaps w:val="0"/>
        </w:rPr>
        <w:t xml:space="preserve">Consultant agrees to provide Basic Services specified by Client </w:t>
      </w:r>
      <w:r>
        <w:rPr>
          <w:smallCaps w:val="0"/>
        </w:rPr>
        <w:t xml:space="preserve">upon receipt of a corresponding </w:t>
      </w:r>
      <w:r>
        <w:rPr>
          <w:smallCaps w:val="0"/>
        </w:rPr>
        <w:t>Notice of Award issued during the term of this Agreement.</w:t>
      </w:r>
    </w:p>
    <w:p w14:paraId="50333EE3" w14:textId="3C437587">
      <w:pPr>
        <w:pStyle w:val="ArticleL3"/>
        <w:numPr>
          <w:ilvl w:val="0"/>
          <w:numId w:val="0"/>
        </w:numPr>
        <w:spacing w:after="160"/>
        <w:ind w:left="1440" w:hanging="720"/>
        <w:rPr>
          <w:smallCaps w:val="0"/>
        </w:rPr>
      </w:pPr>
      <w:r>
        <w:rPr>
          <w:smallCaps w:val="0"/>
        </w:rPr>
        <w:t>2</w:t>
      </w:r>
      <w:r>
        <w:rPr>
          <w:smallCaps w:val="0"/>
        </w:rPr>
        <w:t>.3.2</w:t>
      </w:r>
      <w:r>
        <w:rPr>
          <w:smallCaps w:val="0"/>
        </w:rPr>
        <w:tab/>
      </w:r>
      <w:r>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pPr>
        <w:pStyle w:val="ArticleL3"/>
        <w:numPr>
          <w:ilvl w:val="0"/>
          <w:numId w:val="0"/>
        </w:numPr>
        <w:spacing w:after="160"/>
        <w:ind w:left="1440" w:hanging="720"/>
        <w:rPr>
          <w:smallCaps w:val="0"/>
        </w:rPr>
      </w:pPr>
      <w:r>
        <w:rPr>
          <w:smallCaps w:val="0"/>
        </w:rPr>
        <w:t>2</w:t>
      </w:r>
      <w:r>
        <w:rPr>
          <w:smallCaps w:val="0"/>
        </w:rPr>
        <w:t>.3.3</w:t>
      </w:r>
      <w:r>
        <w:rPr>
          <w:smallCaps w:val="0"/>
        </w:rPr>
        <w:tab/>
      </w:r>
      <w:r>
        <w:rPr>
          <w:smallCaps w:val="0"/>
        </w:rPr>
        <w:t>Consultant shall perform all Services governed by this Agreement in compliance with the terms and conditions specified in this Agreement.</w:t>
      </w:r>
    </w:p>
    <w:p w14:paraId="7DAAA64D" w14:textId="41CDB85C">
      <w:pPr>
        <w:pStyle w:val="ArticleL3"/>
        <w:numPr>
          <w:ilvl w:val="0"/>
          <w:numId w:val="0"/>
        </w:numPr>
        <w:spacing w:after="160"/>
        <w:ind w:left="1440" w:hanging="720"/>
        <w:rPr>
          <w:smallCaps w:val="0"/>
        </w:rPr>
      </w:pPr>
      <w:r>
        <w:rPr>
          <w:smallCaps w:val="0"/>
        </w:rPr>
        <w:t>2</w:t>
      </w:r>
      <w:r>
        <w:rPr>
          <w:smallCaps w:val="0"/>
        </w:rPr>
        <w:t>.3.4</w:t>
      </w:r>
      <w:r>
        <w:rPr>
          <w:smallCaps w:val="0"/>
        </w:rPr>
        <w:tab/>
      </w:r>
      <w:r>
        <w:rPr>
          <w:smallCaps w:val="0"/>
        </w:rPr>
        <w:t xml:space="preserve">Payment for Services shall be per Project in the manner described in the applicable Notice of Award, Article 5, Article </w:t>
      </w:r>
      <w:r>
        <w:rPr>
          <w:smallCaps w:val="0"/>
        </w:rPr>
        <w:t>9</w:t>
      </w:r>
      <w:r>
        <w:rPr>
          <w:smallCaps w:val="0"/>
        </w:rPr>
        <w:t xml:space="preserve"> and other applicable provisions of this Agreement.</w:t>
      </w:r>
    </w:p>
    <w:p w14:paraId="16BAC5E5" w14:textId="6F09CEE2">
      <w:pPr>
        <w:pStyle w:val="ArticleL2"/>
        <w:numPr>
          <w:ilvl w:val="0"/>
          <w:numId w:val="0"/>
        </w:numPr>
        <w:spacing w:after="160"/>
        <w:ind w:left="720" w:hanging="720"/>
        <w:rPr>
          <w:b/>
          <w:smallCaps w:val="0"/>
        </w:rPr>
      </w:pPr>
      <w:r>
        <w:rPr>
          <w:smallCaps w:val="0"/>
        </w:rPr>
        <w:t>2</w:t>
      </w:r>
      <w:r>
        <w:rPr>
          <w:smallCaps w:val="0"/>
        </w:rPr>
        <w:t>.4</w:t>
      </w:r>
      <w:r>
        <w:rPr>
          <w:smallCaps w:val="0"/>
        </w:rPr>
        <w:tab/>
      </w:r>
      <w:r>
        <w:rPr>
          <w:b/>
          <w:smallCaps w:val="0"/>
        </w:rPr>
        <w:t xml:space="preserve">Term.  </w:t>
      </w:r>
      <w:r>
        <w:rPr>
          <w:smallCaps w:val="0"/>
        </w:rPr>
        <w:t xml:space="preserve">The term of this Agreement shall commence as of the date of execution of this Agreement and shall continue in force and shall govern all Services, including all Basic Services and all Additional Services, </w:t>
      </w:r>
      <w:r>
        <w:rPr>
          <w:smallCaps w:val="0"/>
        </w:rPr>
        <w:t xml:space="preserve">performed in connection with any and all Projects for which Consultant is first awarded Services unless and until this Agreement is terminated sooner in accordance with Article </w:t>
      </w:r>
      <w:r>
        <w:rPr>
          <w:smallCaps w:val="0"/>
        </w:rPr>
        <w:t>13</w:t>
      </w:r>
      <w:r>
        <w:rPr>
          <w:smallCaps w:val="0"/>
        </w:rPr>
        <w:t xml:space="preserve"> or other provision of this Agreement.</w:t>
      </w:r>
    </w:p>
    <w:p w14:paraId="1646A7A7" w14:textId="6B25200F">
      <w:pPr>
        <w:pStyle w:val="ArticleL2"/>
        <w:numPr>
          <w:ilvl w:val="0"/>
          <w:numId w:val="0"/>
        </w:numPr>
        <w:spacing w:after="160"/>
        <w:ind w:left="720" w:hanging="720"/>
        <w:rPr>
          <w:smallCaps w:val="0"/>
        </w:rPr>
      </w:pPr>
      <w:r>
        <w:rPr>
          <w:smallCaps w:val="0"/>
        </w:rPr>
        <w:t>2</w:t>
      </w:r>
      <w:r>
        <w:rPr>
          <w:smallCaps w:val="0"/>
        </w:rPr>
        <w:t>.5</w:t>
      </w:r>
      <w:r>
        <w:rPr>
          <w:smallCaps w:val="0"/>
        </w:rPr>
        <w:tab/>
      </w:r>
      <w:r>
        <w:rPr>
          <w:b/>
          <w:smallCaps w:val="0"/>
        </w:rPr>
        <w:t>Commencement; Award Varying Proposal.</w:t>
      </w:r>
      <w:r>
        <w:rPr>
          <w:smallCaps w:val="0"/>
        </w:rPr>
        <w:t xml:space="preserve"> Commencement of Basic Services by Consultant for a specific Project shall be upon the issuance of a Notice of Award by Client</w:t>
      </w:r>
      <w:commentRangeStart w:id="93"/>
      <w:commentRangeEnd w:id="93"/>
      <w:r>
        <w:rPr>
          <w:rStyle w:val="CommentReference"/>
          <w:sz w:val="20"/>
          <w:szCs w:val="20"/>
        </w:rPr>
        <w:commentReference w:id="93"/>
      </w:r>
      <w:r>
        <w:rPr>
          <w:rStyle w:val="CommentReference"/>
        </w:rPr>
      </w:r>
      <w:r>
        <w:rPr>
          <w:smallCaps w:val="0"/>
        </w:rPr>
        <w:t>.  If, and to the extent that, a Notice of Award vari</w:t>
      </w:r>
      <w:r>
        <w:rPr>
          <w:smallCaps w:val="0"/>
        </w:rPr>
        <w:t xml:space="preserve">es the corresponding Base Fee </w:t>
      </w:r>
      <w:r>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D05739">
      <w:pPr>
        <w:pStyle w:val="ArticleL2"/>
        <w:numPr>
          <w:ilvl w:val="0"/>
          <w:numId w:val="0"/>
        </w:numPr>
        <w:ind w:left="720" w:hanging="720"/>
        <w:rPr>
          <w:b/>
          <w:smallCaps w:val="0"/>
        </w:rPr>
      </w:pPr>
      <w:r>
        <w:rPr>
          <w:smallCaps w:val="0"/>
        </w:rPr>
        <w:t>2</w:t>
      </w:r>
      <w:r>
        <w:rPr>
          <w:smallCaps w:val="0"/>
        </w:rPr>
        <w:t>.6</w:t>
      </w:r>
      <w:r>
        <w:rPr>
          <w:smallCaps w:val="0"/>
        </w:rPr>
        <w:tab/>
      </w:r>
      <w:r>
        <w:rPr>
          <w:b/>
          <w:smallCaps w:val="0"/>
        </w:rPr>
        <w:t xml:space="preserve">Modification of Agreement. </w:t>
      </w:r>
      <w:r>
        <w:rPr>
          <w:smallCaps w:val="0"/>
        </w:rPr>
        <w:t xml:space="preserve"> Basic Services and Changes may be offered and accepted using electronic procedures referenced herein, as such procedures may be detailed and </w:t>
      </w:r>
      <w:r>
        <w:rPr>
          <w:smallCaps w:val="0"/>
        </w:rPr>
        <w:t xml:space="preserve">as </w:t>
      </w:r>
      <w:commentRangeStart w:id="99"/>
      <w:commentRangeStart w:id="378"/>
      <w:r>
        <w:rPr>
          <w:smallCaps w:val="0"/>
        </w:rPr>
        <w:t>mutually agreed by the Parties in writing</w:t>
      </w:r>
      <w:commentRangeEnd w:id="99"/>
      <w:r>
        <w:rPr>
          <w:rStyle w:val="CommentReference"/>
          <w:sz w:val="20"/>
          <w:szCs w:val="20"/>
        </w:rPr>
        <w:commentReference w:id="99"/>
      </w:r>
      <w:commentRangeEnd w:id="378"/>
      <w:r>
        <w:rPr>
          <w:rStyle w:val="CommentReference"/>
          <w:sz w:val="20"/>
          <w:szCs w:val="20"/>
        </w:rPr>
        <w:commentReference w:id="378"/>
      </w:r>
      <w:r>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pPr>
        <w:pStyle w:val="ArticleL1"/>
        <w:spacing w:after="160"/>
        <w:rPr>
          <w:caps/>
        </w:rPr>
      </w:pPr>
      <w:r>
        <w:rPr>
          <w:smallCaps w:val="0"/>
        </w:rPr>
        <w:br/>
      </w:r>
      <w:r>
        <w:t>Changes and Additional Services</w:t>
      </w:r>
    </w:p>
    <w:p w14:paraId="61F7F09A" w14:textId="6503BED0">
      <w:pPr>
        <w:pStyle w:val="ArticleL2"/>
        <w:spacing w:after="160"/>
        <w:rPr>
          <w:b/>
          <w:smallCaps w:val="0"/>
        </w:rPr>
      </w:pPr>
      <w:r>
        <w:rPr>
          <w:smallCaps w:val="0"/>
        </w:rPr>
        <w:t xml:space="preserve">Client shall have the right to </w:t>
      </w:r>
      <w:ins w:author="Reviewing Counsel (GiantCo)" w:id="3" w:date="2026-10-19T02:34:33Z">
        <w:commentRangeStart w:id="336"/>
        <w:r>
          <w:rPr>
            <w:smallCaps w:val="0"/>
          </w:rPr>
          <w:t>propose performance</w:t>
        </w:r>
        <w:commentRangeEnd w:id="336"/>
        <w:r>
          <w:rPr>
            <w:rStyle w:val="CommentReference"/>
            <w:sz w:val="20"/>
            <w:szCs w:val="20"/>
          </w:rPr>
          <w:commentReference w:id="336"/>
        </w:r>
      </w:ins>
      <w:del w:author="Reviewing Counsel (GiantCo)" w:id="1" w:date="2026-10-19T02:34:33Z">
        <w:r>
          <w:rPr>
            <w:smallCaps w:val="0"/>
          </w:rPr>
          <w:delText>propose</w:delText>
        </w:r>
      </w:del>
      <w:del w:author="Reviewing Counsel (GiantCo)" w:id="4" w:date="2026-10-19T02:34:33Z">
        <w:r>
          <w:rPr>
            <w:smallCaps w:val="0"/>
          </w:rPr>
          <w:delText>performance</w:delText>
        </w:r>
      </w:del>
      <w:r>
        <w:rPr>
          <w:smallCaps w:val="0"/>
        </w:rPr>
        <w:t xml:space="preserve"> of Additional Services by Consultant.  </w:t>
      </w:r>
      <w:commentRangeStart w:id="337"/>
      <w:r>
        <w:rPr>
          <w:smallCaps w:val="0"/>
        </w:rPr>
        <w:t>Consultant shall</w:t>
      </w:r>
      <w:ins w:author="Reviewing Counsel (GiantCo)" w:id="5" w:date="2026-10-19T02:34:33Z">
        <w:r>
          <w:rPr>
            <w:smallCaps w:val="0"/>
          </w:rPr>
          <w:t xml:space="preserve"> not</w:t>
        </w:r>
      </w:ins>
      <w:r>
        <w:rPr>
          <w:smallCaps w:val="0"/>
        </w:rPr>
        <w:t xml:space="preserve"> be entitled</w:t>
      </w:r>
      <w:commentRangeEnd w:id="337"/>
      <w:r>
        <w:rPr>
          <w:rStyle w:val="CommentReference"/>
          <w:sz w:val="20"/>
          <w:szCs w:val="20"/>
        </w:rPr>
        <w:commentReference w:id="337"/>
      </w:r>
      <w:r>
        <w:rPr>
          <w:smallCaps w:val="0"/>
        </w:rPr>
        <w:t xml:space="preserve"> to an increase in its Fee (or any other compensation) </w:t>
      </w:r>
      <w:commentRangeStart w:id="338"/>
      <w:r>
        <w:rPr>
          <w:smallCaps w:val="0"/>
        </w:rPr>
        <w:t xml:space="preserve">as a result of </w:t>
      </w:r>
      <w:ins w:author="Reviewing Counsel (GiantCo)" w:id="7" w:date="2026-10-19T02:34:33Z">
        <w:r>
          <w:rPr>
            <w:smallCaps w:val="0"/>
          </w:rPr>
          <w:t>any Change unless the Change requires Consultant to perform Additional Services authorized by Client in accordance with this Agreement.</w:t>
        </w:r>
        <w:commentRangeEnd w:id="338"/>
        <w:r>
          <w:rPr>
            <w:rStyle w:val="CommentReference"/>
            <w:sz w:val="20"/>
            <w:szCs w:val="20"/>
          </w:rPr>
          <w:commentReference w:id="338"/>
        </w:r>
      </w:ins>
      <w:del w:author="Reviewing Counsel (GiantCo)" w:id="6" w:date="2026-10-19T02:34:33Z">
        <w:r>
          <w:rPr>
            <w:smallCaps w:val="0"/>
          </w:rPr>
          <w:delText>a</w:delText>
        </w:r>
      </w:del>
      <w:del w:author="Reviewing Counsel (GiantCo)" w:id="8" w:date="2026-10-19T02:34:33Z">
        <w:r>
          <w:rPr>
            <w:smallCaps w:val="0"/>
          </w:rPr>
          <w:delText>.</w:delText>
        </w:r>
      </w:del>
    </w:p>
    <w:p w14:paraId="7FD634DC" w14:textId="7745544B">
      <w:pPr>
        <w:pStyle w:val="ArticleL2"/>
        <w:spacing w:after="160"/>
        <w:rPr>
          <w:smallCaps w:val="0"/>
        </w:rPr>
      </w:pPr>
      <w:r>
        <w:rPr>
          <w:smallCaps w:val="0"/>
        </w:rPr>
        <w:t xml:space="preserve">Within </w:t>
      </w:r>
      <w:r>
        <w:rPr>
          <w:smallCaps w:val="0"/>
        </w:rPr>
        <w:t>Forty-Five</w:t>
      </w:r>
      <w:r>
        <w:rPr>
          <w:smallCaps w:val="0"/>
        </w:rPr>
        <w:t xml:space="preserve"> </w:t>
      </w:r>
      <w:r>
        <w:rPr>
          <w:smallCaps w:val="0"/>
        </w:rPr>
        <w:t>(</w:t>
      </w:r>
      <w:r>
        <w:rPr>
          <w:smallCaps w:val="0"/>
        </w:rPr>
        <w:t>45</w:t>
      </w:r>
      <w:r>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Pr>
          <w:smallCaps w:val="0"/>
          <w:u w:val="single"/>
        </w:rPr>
        <w:t>Approved</w:t>
      </w:r>
      <w:r>
        <w:rPr>
          <w:smallCaps w:val="0"/>
        </w:rPr>
        <w:t>” or “</w:t>
      </w:r>
      <w:r>
        <w:rPr>
          <w:smallCaps w:val="0"/>
          <w:u w:val="single"/>
        </w:rPr>
        <w:t>Rejected</w:t>
      </w:r>
      <w:r>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Pr>
          <w:smallCaps w:val="0"/>
        </w:rPr>
        <w:t xml:space="preserve"> and such Change Request</w:t>
      </w:r>
      <w:r>
        <w:rPr>
          <w:smallCaps w:val="0"/>
        </w:rPr>
        <w:t>, and Consultant shall be entitled to an increase in the Fee</w:t>
      </w:r>
      <w:r>
        <w:rPr>
          <w:smallCaps w:val="0"/>
        </w:rPr>
        <w:t xml:space="preserve"> </w:t>
      </w:r>
      <w:r>
        <w:rPr>
          <w:smallCaps w:val="0"/>
        </w:rPr>
        <w:t xml:space="preserve">on account of any Additional Services required thereby in an amount determined in accordance with Article </w:t>
      </w:r>
      <w:r>
        <w:rPr>
          <w:smallCaps w:val="0"/>
        </w:rPr>
        <w:t>9</w:t>
      </w:r>
      <w:r>
        <w:rPr>
          <w:smallCaps w:val="0"/>
        </w:rPr>
        <w:t xml:space="preserve"> below</w:t>
      </w:r>
      <w:r>
        <w:rPr>
          <w:smallCaps w:val="0"/>
        </w:rPr>
        <w:t>, and</w:t>
      </w:r>
      <w:r>
        <w:rPr>
          <w:smallCaps w:val="0"/>
        </w:rPr>
        <w:t>/or an extension of the time</w:t>
      </w:r>
      <w:r>
        <w:rPr>
          <w:smallCaps w:val="0"/>
        </w:rPr>
        <w:t xml:space="preserve"> for performance of the Services</w:t>
      </w:r>
      <w:r>
        <w:rPr>
          <w:smallCaps w:val="0"/>
        </w:rPr>
        <w:t>, if applicable</w:t>
      </w:r>
      <w:r>
        <w:rPr>
          <w:smallCaps w:val="0"/>
        </w:rPr>
        <w:t>.  Ex</w:t>
      </w:r>
      <w:r>
        <w:rPr>
          <w:smallCaps w:val="0"/>
        </w:rPr>
        <w:t>cept as provided in Article</w:t>
      </w:r>
      <w:r>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8046DB1">
      <w:pPr>
        <w:pStyle w:val="ArticleL2"/>
        <w:rPr>
          <w:b/>
          <w:smallCaps w:val="0"/>
        </w:rPr>
      </w:pPr>
      <w:ins w:author="Reviewing Counsel (GiantCo)" w:id="9" w:date="2026-10-19T02:34:33Z">
        <w:commentRangeStart w:id="103"/>
        <w:commentRangeStart w:id="379"/>
        <w:commentRangeStart w:id="339"/>
        <w:r>
          <w:rPr>
            <w:smallCaps w:val="0"/>
          </w:rPr>
          <w:t>Reserved</w:t>
        </w:r>
      </w:ins>
      <w:r>
        <w:rPr>
          <w:smallCaps w:val="0"/>
        </w:rPr>
        <w:t>.</w:t>
      </w:r>
      <w:commentRangeEnd w:id="339"/>
      <w:r>
        <w:rPr>
          <w:rStyle w:val="CommentReference"/>
          <w:sz w:val="20"/>
          <w:szCs w:val="20"/>
        </w:rPr>
        <w:commentReference w:id="339"/>
      </w:r>
      <w:commentRangeEnd w:id="103"/>
      <w:r>
        <w:rPr>
          <w:rStyle w:val="CommentReference"/>
          <w:sz w:val="20"/>
          <w:szCs w:val="20"/>
        </w:rPr>
        <w:commentReference w:id="103"/>
      </w:r>
      <w:commentRangeEnd w:id="379"/>
      <w:r>
        <w:rPr>
          <w:rStyle w:val="CommentReference"/>
          <w:sz w:val="20"/>
          <w:szCs w:val="20"/>
        </w:rPr>
        <w:commentReference w:id="379"/>
      </w:r>
    </w:p>
    <w:p w14:paraId="1B9DBB2B" w14:textId="77777777">
      <w:pPr>
        <w:pStyle w:val="ArticleL1"/>
        <w:spacing w:after="160"/>
        <w:rPr>
          <w:caps/>
          <w:noProof/>
        </w:rPr>
      </w:pPr>
      <w:r>
        <w:rPr>
          <w:smallCaps w:val="0"/>
          <w:noProof/>
        </w:rPr>
        <w:br/>
      </w:r>
      <w:r>
        <w:rPr>
          <w:noProof/>
        </w:rPr>
        <w:t>Responsibilities</w:t>
      </w:r>
      <w:r>
        <w:rPr>
          <w:noProof/>
        </w:rPr>
        <w:t xml:space="preserve"> and Representations </w:t>
      </w:r>
      <w:r>
        <w:rPr>
          <w:noProof/>
        </w:rPr>
        <w:t>of Consultant</w:t>
      </w:r>
    </w:p>
    <w:p w14:paraId="0D2216B9" w14:textId="3520248E">
      <w:pPr>
        <w:pStyle w:val="ArticleL2"/>
        <w:spacing w:after="160"/>
        <w:rPr>
          <w:b/>
          <w:smallCaps w:val="0"/>
        </w:rPr>
      </w:pPr>
      <w:r>
        <w:rPr>
          <w:b/>
          <w:smallCaps w:val="0"/>
        </w:rPr>
        <w:t xml:space="preserve">Standard of Care, Skill and Diligence.  </w:t>
      </w:r>
      <w:r>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r>
        <w:rPr>
          <w:smallCaps w:val="0"/>
        </w:rPr>
        <w:t xml:space="preserve"> </w:t>
      </w:r>
      <w:r>
        <w:rPr>
          <w:smallCaps w:val="0"/>
        </w:rPr>
        <w:t xml:space="preserve">Notwithstanding the foregoing, Consultant makes no representation or warranty </w:t>
      </w:r>
      <w:commentRangeStart w:id="340"/>
      <w:r>
        <w:rPr>
          <w:smallCaps w:val="0"/>
        </w:rPr>
        <w:t xml:space="preserve">as to the accuracy, completeness, suitability, </w:t>
      </w:r>
      <w:ins w:author="Reviewing Counsel (GiantCo)" w:id="10" w:date="2026-10-19T02:34:33Z">
        <w:r>
          <w:rPr>
            <w:smallCaps w:val="0"/>
          </w:rPr>
          <w:t xml:space="preserve">or </w:t>
        </w:r>
      </w:ins>
      <w:r>
        <w:rPr>
          <w:smallCaps w:val="0"/>
        </w:rPr>
        <w:t>fitness for purpose</w:t>
      </w:r>
      <w:del w:author="Reviewing Counsel (GiantCo)" w:id="11" w:date="2026-10-19T02:34:33Z">
        <w:r>
          <w:rPr>
            <w:smallCaps w:val="0"/>
          </w:rPr>
          <w:delText>, or non-infringement</w:delText>
        </w:r>
      </w:del>
      <w:r>
        <w:rPr>
          <w:smallCaps w:val="0"/>
        </w:rPr>
        <w:t xml:space="preserve"> of any output generated by the </w:t>
      </w:r>
      <w:ins w:author="Reviewing Counsel (GiantCo)" w:id="13" w:date="2026-10-19T02:34:33Z">
        <w:r>
          <w:rPr>
            <w:smallCaps w:val="0"/>
          </w:rPr>
          <w:t>Client AI</w:t>
        </w:r>
      </w:ins>
      <w:del w:author="Reviewing Counsel (GiantCo)" w:id="12" w:date="2026-10-19T02:34:33Z">
        <w:r>
          <w:rPr>
            <w:smallCaps w:val="0"/>
          </w:rPr>
          <w:delText>Client</w:delText>
        </w:r>
      </w:del>
      <w:del w:author="Reviewing Counsel (GiantCo)" w:id="14" w:date="2026-10-19T02:34:33Z">
        <w:r>
          <w:rPr>
            <w:smallCaps w:val="0"/>
          </w:rPr>
          <w:delText>AI</w:delText>
        </w:r>
      </w:del>
      <w:r>
        <w:rPr>
          <w:smallCaps w:val="0"/>
        </w:rPr>
        <w:t xml:space="preserve"> Solution</w:t>
      </w:r>
      <w:commentRangeEnd w:id="340"/>
      <w:r>
        <w:rPr>
          <w:rStyle w:val="CommentReference"/>
          <w:sz w:val="20"/>
          <w:szCs w:val="20"/>
        </w:rPr>
        <w:commentReference w:id="340"/>
      </w:r>
      <w:r>
        <w:rPr>
          <w:smallCaps w:val="0"/>
        </w:rPr>
        <w:t>. The Parties acknowledge that AI-generated outputs are probabilistic and non-deterministic drafts intended for human review</w:t>
      </w:r>
      <w:r>
        <w:rPr>
          <w:smallCaps w:val="0"/>
        </w:rPr>
        <w:t>.</w:t>
      </w:r>
      <w:r>
        <w:rPr>
          <w:smallCaps w:val="0"/>
        </w:rPr>
        <w:t xml:space="preserve"> </w:t>
      </w:r>
      <w:commentRangeStart w:id="341"/>
      <w:r>
        <w:rPr>
          <w:smallCaps w:val="0"/>
        </w:rPr>
        <w:t xml:space="preserve">Client is </w:t>
      </w:r>
      <w:del w:author="Reviewing Counsel (GiantCo)" w:id="15" w:date="2026-10-19T02:34:33Z">
        <w:r>
          <w:rPr>
            <w:smallCaps w:val="0"/>
          </w:rPr>
          <w:delText xml:space="preserve">solely </w:delText>
        </w:r>
      </w:del>
      <w:r>
        <w:rPr>
          <w:smallCaps w:val="0"/>
        </w:rPr>
        <w:t xml:space="preserve">responsible for </w:t>
      </w:r>
      <w:ins w:author="Reviewing Counsel (GiantCo)" w:id="16" w:date="2026-10-19T02:34:33Z">
        <w:r>
          <w:rPr>
            <w:smallCaps w:val="0"/>
          </w:rPr>
          <w:t>human</w:t>
        </w:r>
      </w:ins>
      <w:del w:author="Reviewing Counsel (GiantCo)" w:id="17" w:date="2026-10-19T02:34:33Z">
        <w:r>
          <w:rPr>
            <w:smallCaps w:val="0"/>
          </w:rPr>
          <w:delText>its</w:delText>
        </w:r>
      </w:del>
      <w:r>
        <w:rPr>
          <w:smallCaps w:val="0"/>
        </w:rPr>
        <w:t xml:space="preserve"> review of</w:t>
      </w:r>
      <w:del w:author="Reviewing Counsel (GiantCo)" w:id="19" w:date="2026-10-19T02:34:33Z">
        <w:r>
          <w:rPr>
            <w:smallCaps w:val="0"/>
          </w:rPr>
          <w:delText xml:space="preserve"> and reliance on</w:delText>
        </w:r>
      </w:del>
      <w:r>
        <w:rPr>
          <w:smallCaps w:val="0"/>
        </w:rPr>
        <w:t xml:space="preserve"> such outputs </w:t>
      </w:r>
      <w:ins w:author="Reviewing Counsel (GiantCo)" w:id="20" w:date="2026-10-19T02:34:33Z">
        <w:r>
          <w:rPr>
            <w:smallCaps w:val="0"/>
          </w:rPr>
          <w:t>before making</w:t>
        </w:r>
      </w:ins>
      <w:del w:author="Reviewing Counsel (GiantCo)" w:id="22" w:date="2026-10-19T02:34:33Z">
        <w:r>
          <w:rPr>
            <w:smallCaps w:val="0"/>
          </w:rPr>
          <w:delText>and for</w:delText>
        </w:r>
      </w:del>
      <w:r>
        <w:rPr>
          <w:smallCaps w:val="0"/>
        </w:rPr>
        <w:t xml:space="preserve"> any hiring, employment, or other decisions</w:t>
      </w:r>
      <w:commentRangeEnd w:id="341"/>
      <w:r>
        <w:rPr>
          <w:rStyle w:val="CommentReference"/>
          <w:sz w:val="20"/>
          <w:szCs w:val="20"/>
        </w:rPr>
        <w:commentReference w:id="341"/>
      </w:r>
      <w:del w:author="Reviewing Counsel (GiantCo)" w:id="23" w:date="2026-10-19T02:34:33Z">
        <w:r>
          <w:rPr>
            <w:smallCaps w:val="0"/>
          </w:rPr>
          <w:delText xml:space="preserve"> it makes</w:delText>
        </w:r>
      </w:del>
    </w:p>
    <w:p w14:paraId="6FCE703A" w14:textId="5B696966">
      <w:pPr>
        <w:pStyle w:val="ArticleL2"/>
        <w:spacing w:after="160"/>
        <w:rPr>
          <w:smallCaps w:val="0"/>
        </w:rPr>
      </w:pPr>
      <w:r>
        <w:rPr>
          <w:b/>
          <w:smallCaps w:val="0"/>
        </w:rPr>
        <w:t>Licensure</w:t>
      </w:r>
      <w:r>
        <w:rPr>
          <w:smallCaps w:val="0"/>
        </w:rPr>
        <w:t>. Consultant represents to Client that all Services shall be performed by qualified persons who are</w:t>
      </w:r>
      <w:r>
        <w:rPr>
          <w:smallCaps w:val="0"/>
        </w:rPr>
        <w:t xml:space="preserve"> themselves, or who are working under the direction of, qualified professionals licensed to perform such Services in the manner required by the jurisdiction(s) governing the Services</w:t>
      </w:r>
      <w:r>
        <w:rPr>
          <w:smallCaps w:val="0"/>
        </w:rPr>
        <w:t>.</w:t>
      </w:r>
    </w:p>
    <w:p w14:paraId="5DB443AD" w14:textId="66FBEF5E">
      <w:pPr>
        <w:pStyle w:val="ArticleL2"/>
        <w:spacing w:after="160"/>
        <w:rPr>
          <w:b/>
          <w:smallCaps w:val="0"/>
        </w:rPr>
      </w:pPr>
      <w:r>
        <w:rPr>
          <w:b/>
          <w:smallCaps w:val="0"/>
        </w:rPr>
        <w:t>Results of Service.</w:t>
      </w:r>
      <w:r>
        <w:rPr>
          <w:smallCaps w:val="0"/>
        </w:rPr>
        <w:t xml:space="preserve">  </w:t>
      </w:r>
      <w:r>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r>
        <w:rPr>
          <w:smallCaps w:val="0"/>
        </w:rPr>
        <w:t xml:space="preserve"> </w:t>
      </w:r>
      <w:r>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p>
    <w:p>
      <w:pPr>
        <w:pStyle w:val="ArticleL2"/>
        <w:spacing w:after="160"/>
        <w:rPr>
          <w:b/>
          <w:smallCaps w:val="0"/>
        </w:rPr>
      </w:pPr>
      <w:commentRangeStart w:id="108"/>
      <w:commentRangeEnd w:id="108"/>
      <w:r>
        <w:rPr>
          <w:rStyle w:val="CommentReference"/>
          <w:sz w:val="20"/>
          <w:szCs w:val="20"/>
        </w:rPr>
        <w:commentReference w:id="108"/>
      </w:r>
      <w:r>
        <w:rPr>
          <w:rStyle w:val="CommentReference"/>
        </w:rPr>
      </w:r>
      <w:r>
        <w:rPr>
          <w:b/>
          <w:smallCaps w:val="0"/>
        </w:rPr>
        <w:t xml:space="preserve">Guidelines. </w:t>
      </w:r>
      <w:r>
        <w:rPr>
          <w:smallCaps w:val="0"/>
        </w:rPr>
        <w:t xml:space="preserve"> </w:t>
      </w:r>
      <w:r>
        <w:rPr>
          <w:smallCaps w:val="0"/>
        </w:rPr>
        <w:t xml:space="preserve">On a specific Project, Client may provide recommended guidelines pertinent to Consultant’s Services hereunder.  </w:t>
      </w:r>
      <w:r>
        <w:rPr>
          <w:smallCaps w:val="0"/>
        </w:rPr>
        <w:t>The Parties shall review and mutually agree in writing to the proposed guidelines to the extent they deviate from the scope of Services</w:t>
      </w:r>
      <w:r>
        <w:rPr>
          <w:smallCaps w:val="0"/>
        </w:rPr>
        <w:t>.</w:t>
      </w:r>
    </w:p>
    <w:p w14:paraId="554E9418" w14:textId="77777777">
      <w:pPr>
        <w:pStyle w:val="ArticleL2"/>
        <w:spacing w:after="160"/>
        <w:rPr>
          <w:smallCaps w:val="0"/>
        </w:rPr>
      </w:pPr>
      <w:r>
        <w:rPr>
          <w:b/>
          <w:smallCaps w:val="0"/>
        </w:rPr>
        <w:t>Sub-Consultants</w:t>
      </w:r>
      <w:r>
        <w:rPr>
          <w:smallCaps w:val="0"/>
        </w:rPr>
        <w:t>.</w:t>
      </w:r>
    </w:p>
    <w:p w14:paraId="42942EC4" w14:textId="3864DA77">
      <w:pPr>
        <w:pStyle w:val="ArticleL3"/>
        <w:spacing w:after="160"/>
        <w:rPr>
          <w:b/>
          <w:smallCaps w:val="0"/>
        </w:rPr>
      </w:pPr>
      <w:r>
        <w:rPr>
          <w:b/>
          <w:smallCaps w:val="0"/>
        </w:rPr>
        <w:t xml:space="preserve">Sub-Consultants.  </w:t>
      </w:r>
      <w:r>
        <w:rPr>
          <w:smallCaps w:val="0"/>
        </w:rPr>
        <w:t xml:space="preserve">Consultant may engage the services of </w:t>
      </w:r>
      <w:r>
        <w:rPr>
          <w:smallCaps w:val="0"/>
        </w:rPr>
        <w:t>Client</w:t>
      </w:r>
      <w:r>
        <w:rPr>
          <w:smallCaps w:val="0"/>
        </w:rPr>
        <w:t>-pre-qualified professionals (“Sub-Consultants”) to perform Services for which Consultant is responsible.  Consultant shall bear</w:t>
      </w:r>
      <w:r>
        <w:rPr>
          <w:smallCaps w:val="0"/>
        </w:rPr>
        <w:t xml:space="preserve"> managerial responsibility and professional liability for the performance and/or non-performance of Sub-Consultants under this Agreement. </w:t>
      </w:r>
    </w:p>
    <w:p w14:paraId="49D2EB12" w14:textId="7BC1F4F0">
      <w:pPr>
        <w:pStyle w:val="ArticleL3"/>
        <w:spacing w:after="160"/>
        <w:rPr>
          <w:smallCaps w:val="0"/>
        </w:rPr>
      </w:pPr>
      <w:r>
        <w:rPr>
          <w:b/>
          <w:smallCaps w:val="0"/>
        </w:rPr>
        <w:t>Agreements with Sub-Consultants.</w:t>
      </w:r>
      <w:r>
        <w:rPr>
          <w:smallCaps w:val="0"/>
        </w:rPr>
        <w:t xml:space="preserve">  </w:t>
      </w:r>
      <w:r>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pPr>
        <w:pStyle w:val="ArticleL3"/>
        <w:spacing w:after="160"/>
        <w:rPr>
          <w:smallCaps w:val="0"/>
        </w:rPr>
      </w:pPr>
      <w:r>
        <w:rPr>
          <w:b/>
          <w:smallCaps w:val="0"/>
        </w:rPr>
        <w:t>Responsibility for Sub-Consultants.</w:t>
      </w:r>
      <w:r>
        <w:rPr>
          <w:smallCaps w:val="0"/>
        </w:rPr>
        <w:t xml:space="preserve">  </w:t>
      </w:r>
      <w:r>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t>
      </w:r>
      <w:r>
        <w:rPr>
          <w:smallCaps w:val="0"/>
        </w:rPr>
        <w:t>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pPr>
        <w:pStyle w:val="ArticleL3"/>
        <w:spacing w:after="160"/>
        <w:rPr>
          <w:smallCaps w:val="0"/>
        </w:rPr>
      </w:pPr>
      <w:r>
        <w:rPr>
          <w:b/>
          <w:smallCaps w:val="0"/>
        </w:rPr>
        <w:t xml:space="preserve">Review of Sub-Consultant Submittals.  </w:t>
      </w:r>
      <w:r>
        <w:rPr>
          <w:smallCaps w:val="0"/>
        </w:rPr>
        <w:t xml:space="preserve">Consultant shall establish procedures for </w:t>
      </w:r>
      <w:r>
        <w:rPr>
          <w:smallCaps w:val="0"/>
        </w:rPr>
        <w:t xml:space="preserve">the </w:t>
      </w:r>
      <w:r>
        <w:rPr>
          <w:smallCaps w:val="0"/>
        </w:rPr>
        <w:t xml:space="preserve">review of documents prepared by Sub-Consultants to verify that the documents </w:t>
      </w:r>
      <w:r>
        <w:rPr>
          <w:smallCaps w:val="0"/>
        </w:rPr>
        <w:t>prepared by</w:t>
      </w:r>
      <w:r>
        <w:rPr>
          <w:smallCaps w:val="0"/>
        </w:rPr>
        <w:t xml:space="preserve"> each such person </w:t>
      </w:r>
      <w:r>
        <w:rPr>
          <w:smallCaps w:val="0"/>
        </w:rPr>
        <w:t>conform to the</w:t>
      </w:r>
      <w:r>
        <w:rPr>
          <w:smallCaps w:val="0"/>
        </w:rPr>
        <w:t xml:space="preserve"> information relating to a specific Project, the design concept developed for a specific Project, and the requirements of the Construction Documents.</w:t>
      </w:r>
    </w:p>
    <w:p w14:paraId="6D50E411" w14:textId="7F144F9B">
      <w:pPr>
        <w:pStyle w:val="ArticleL2"/>
        <w:spacing w:after="160"/>
        <w:rPr>
          <w:smallCaps w:val="0"/>
        </w:rPr>
      </w:pPr>
      <w:r>
        <w:rPr>
          <w:b/>
          <w:smallCaps w:val="0"/>
        </w:rPr>
        <w:t>Notice of Life Safety Issues.</w:t>
      </w:r>
      <w:r>
        <w:rPr>
          <w:smallCaps w:val="0"/>
        </w:rPr>
        <w:t xml:space="preserve">  Notwithstanding any other provision </w:t>
      </w:r>
      <w:r>
        <w:rPr>
          <w:smallCaps w:val="0"/>
        </w:rPr>
        <w:t>of this Agreement, if at any time Consultant discovers a plan, specification, design, aspect of construction, or any other condition that is or could be a Life Safety Issue, Consultant shall promptly notify</w:t>
      </w:r>
      <w:r>
        <w:rPr>
          <w:smallCaps w:val="0"/>
        </w:rPr>
        <w:t xml:space="preserve"> Client thereof.</w:t>
      </w:r>
    </w:p>
    <w:p w14:paraId="534A4D1F" w14:textId="1A1F491F">
      <w:pPr>
        <w:pStyle w:val="ArticleL2"/>
        <w:spacing w:after="160"/>
        <w:rPr>
          <w:smallCaps w:val="0"/>
        </w:rPr>
      </w:pPr>
      <w:r>
        <w:rPr>
          <w:b/>
          <w:smallCaps w:val="0"/>
        </w:rPr>
        <w:t xml:space="preserve">Notice of Violation.  </w:t>
      </w:r>
      <w:r>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420A06B5">
      <w:pPr>
        <w:pStyle w:val="ArticleL2"/>
        <w:spacing w:after="160"/>
        <w:rPr>
          <w:b/>
          <w:smallCaps w:val="0"/>
        </w:rPr>
      </w:pPr>
      <w:r>
        <w:rPr>
          <w:b/>
          <w:smallCaps w:val="0"/>
        </w:rPr>
        <w:t>Se</w:t>
      </w:r>
      <w:r>
        <w:rPr>
          <w:b/>
          <w:smallCaps w:val="0"/>
        </w:rPr>
        <w:t>rvice Level Agreement</w:t>
      </w:r>
      <w:r>
        <w:rPr>
          <w:b/>
          <w:smallCaps w:val="0"/>
        </w:rPr>
        <w:t>.</w:t>
      </w:r>
      <w:r>
        <w:rPr>
          <w:smallCaps w:val="0"/>
        </w:rPr>
        <w:t xml:space="preserve"> </w:t>
      </w:r>
      <w:r>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Pr>
          <w:smallCaps w:val="0"/>
        </w:rPr>
        <w:t xml:space="preserve">, </w:t>
      </w:r>
      <w:commentRangeStart w:id="342"/>
      <w:r>
        <w:rPr>
          <w:smallCaps w:val="0"/>
        </w:rPr>
        <w:t xml:space="preserve">including the service-credit framework described therein, which constitutes Client’s sole and exclusive remedy for </w:t>
      </w:r>
      <w:ins w:author="Reviewing Counsel (GiantCo)" w:id="25" w:date="2026-10-19T02:34:33Z">
        <w:r>
          <w:rPr>
            <w:smallCaps w:val="0"/>
          </w:rPr>
          <w:t>failure to meet committed service levels and does not limit Client’s termination rights or remedies for breach of confidentiality, data-protection, or intellectual-property obligations.</w:t>
        </w:r>
        <w:commentRangeEnd w:id="342"/>
        <w:r>
          <w:rPr>
            <w:rStyle w:val="CommentReference"/>
            <w:sz w:val="20"/>
            <w:szCs w:val="20"/>
          </w:rPr>
          <w:commentReference w:id="342"/>
        </w:r>
      </w:ins>
      <w:del w:author="Reviewing Counsel (GiantCo)" w:id="24" w:date="2026-10-19T02:34:33Z">
        <w:r>
          <w:rPr>
            <w:smallCaps w:val="0"/>
          </w:rPr>
          <w:delText>any such failure.</w:delText>
        </w:r>
      </w:del>
      <w:ins w:author="Reviewing Counsel (GiantCo)" w:id="27" w:date="2026-10-19T02:34:33Z">
        <w:r>
          <w:rPr>
            <w:smallCaps w:val="0"/>
          </w:rPr>
          <w:t xml:space="preserve"> </w:t>
        </w:r>
      </w:ins>
      <w:del w:author="Reviewing Counsel (GiantCo)" w:id="26" w:date="2026-10-19T02:34:33Z">
        <w:r>
          <w:rPr>
            <w:smallCaps w:val="0"/>
          </w:rPr>
          <w:delText xml:space="preserve"> </w:delText>
        </w:r>
      </w:del>
    </w:p>
    <w:p w14:paraId="3D1647E0" w14:textId="3DE301CB">
      <w:pPr>
        <w:pStyle w:val="ArticleL2"/>
        <w:spacing w:after="160"/>
        <w:rPr>
          <w:smallCaps w:val="0"/>
        </w:rPr>
      </w:pPr>
      <w:r>
        <w:rPr>
          <w:b/>
          <w:smallCaps w:val="0"/>
        </w:rPr>
        <w:t>Independent Contractor.</w:t>
      </w:r>
      <w:r>
        <w:rPr>
          <w:smallCaps w:val="0"/>
        </w:rPr>
        <w:t xml:space="preserve">  </w:t>
      </w:r>
      <w:r>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pPr>
        <w:pStyle w:val="ArticleL2"/>
        <w:spacing w:after="160"/>
        <w:rPr>
          <w:smallCaps w:val="0"/>
        </w:rPr>
      </w:pPr>
      <w:r>
        <w:rPr>
          <w:b/>
          <w:smallCaps w:val="0"/>
        </w:rPr>
        <w:t>Non-Infringement.</w:t>
      </w:r>
      <w:r>
        <w:rPr>
          <w:smallCaps w:val="0"/>
        </w:rPr>
        <w:t xml:space="preserve">  </w:t>
      </w:r>
      <w:r>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pPr>
        <w:pStyle w:val="ArticleL2"/>
        <w:spacing w:after="160"/>
        <w:rPr>
          <w:smallCaps w:val="0"/>
        </w:rPr>
      </w:pPr>
      <w:r>
        <w:rPr>
          <w:b/>
          <w:smallCaps w:val="0"/>
        </w:rPr>
        <w:t xml:space="preserve">Client Review.  </w:t>
      </w:r>
      <w:r>
        <w:rPr>
          <w:smallCaps w:val="0"/>
        </w:rPr>
        <w:t xml:space="preserve">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w:t>
      </w:r>
      <w:r>
        <w:rPr>
          <w:smallCaps w:val="0"/>
        </w:rPr>
        <w:t>acceptance of, or the creation of any liability on the part of Client for, any errors, inconsistencies, or omissions in any reviewed documents.</w:t>
      </w:r>
    </w:p>
    <w:p w14:paraId="1984EE97" w14:textId="3A6FFCB5">
      <w:pPr>
        <w:pStyle w:val="ArticleL2"/>
        <w:spacing w:after="160"/>
        <w:rPr>
          <w:smallCaps w:val="0"/>
        </w:rPr>
      </w:pPr>
      <w:r>
        <w:rPr>
          <w:b/>
          <w:smallCaps w:val="0"/>
        </w:rPr>
        <w:t xml:space="preserve">Confirmation of Instruction.  </w:t>
      </w:r>
      <w:commentRangeStart w:id="119"/>
      <w:commentRangeStart w:id="381"/>
      <w:r>
        <w:rPr>
          <w:smallCaps w:val="0"/>
        </w:rPr>
        <w:t>Consultant agrees to confirm by electronic mail</w:t>
      </w:r>
      <w:r>
        <w:rPr>
          <w:smallCaps w:val="0"/>
          <w:strike/>
        </w:rPr>
        <w:t>,</w:t>
      </w:r>
      <w:r>
        <w:rPr>
          <w:smallCaps w:val="0"/>
        </w:rPr>
        <w:t xml:space="preserve"> within three (3) calendar days, any </w:t>
      </w:r>
      <w:r>
        <w:rPr>
          <w:smallCaps w:val="0"/>
        </w:rPr>
        <w:t xml:space="preserve">instructions issued by Client </w:t>
      </w:r>
      <w:r>
        <w:rPr>
          <w:smallCaps w:val="0"/>
        </w:rPr>
        <w:t>and agreed to by</w:t>
      </w:r>
      <w:r>
        <w:rPr>
          <w:smallCaps w:val="0"/>
        </w:rPr>
        <w:t xml:space="preserve"> the Parties in writing </w:t>
      </w:r>
      <w:commentRangeEnd w:id="119"/>
      <w:r>
        <w:rPr>
          <w:rStyle w:val="CommentReference"/>
          <w:sz w:val="20"/>
          <w:szCs w:val="20"/>
        </w:rPr>
        <w:commentReference w:id="119"/>
      </w:r>
      <w:commentRangeEnd w:id="381"/>
      <w:r>
        <w:rPr>
          <w:rStyle w:val="CommentReference"/>
          <w:sz w:val="20"/>
          <w:szCs w:val="20"/>
        </w:rPr>
        <w:commentReference w:id="381"/>
      </w:r>
      <w:r>
        <w:rPr>
          <w:smallCaps w:val="0"/>
        </w:rPr>
        <w:t>relating to performance hereunder.</w:t>
      </w:r>
    </w:p>
    <w:p w14:paraId="1BC1DFD7" w14:textId="48C48349">
      <w:pPr>
        <w:pStyle w:val="ArticleL2"/>
        <w:spacing w:after="160"/>
        <w:rPr>
          <w:smallCaps w:val="0"/>
        </w:rPr>
      </w:pPr>
      <w:r>
        <w:rPr>
          <w:b/>
          <w:smallCaps w:val="0"/>
        </w:rPr>
        <w:t xml:space="preserve">Compliance with Laws.  </w:t>
      </w:r>
      <w:r>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23"/>
      <w:commentRangeStart w:id="382"/>
      <w:r>
        <w:rPr>
          <w:smallCaps w:val="0"/>
        </w:rPr>
        <w:t>Services are performed, including, without limitation, those specified in Article 7.</w:t>
      </w:r>
    </w:p>
    <w:p>
      <w:pPr>
        <w:pStyle w:val="ArticleL1"/>
        <w:spacing w:after="160"/>
        <w:rPr>
          <w:caps/>
          <w:smallCaps w:val="0"/>
        </w:rPr>
      </w:pPr>
      <w:r>
        <w:br/>
      </w:r>
      <w:commentRangeEnd w:id="123"/>
      <w:r>
        <w:rPr>
          <w:rStyle w:val="CommentReference"/>
          <w:sz w:val="20"/>
          <w:szCs w:val="20"/>
        </w:rPr>
        <w:commentReference w:id="123"/>
      </w:r>
      <w:commentRangeEnd w:id="382"/>
      <w:r>
        <w:rPr>
          <w:rStyle w:val="CommentReference"/>
          <w:sz w:val="20"/>
          <w:szCs w:val="20"/>
        </w:rPr>
        <w:commentReference w:id="382"/>
      </w:r>
      <w:r>
        <w:t>Compliance with Law</w:t>
      </w:r>
    </w:p>
    <w:p w14:paraId="3E40988C" w14:textId="6E2E87BD">
      <w:pPr>
        <w:pStyle w:val="ArticleL2"/>
        <w:rPr>
          <w:smallCaps w:val="0"/>
        </w:rPr>
      </w:pPr>
      <w:r>
        <w:rPr>
          <w:b/>
          <w:bCs/>
          <w:smallCaps w:val="0"/>
        </w:rPr>
        <w:t>Compliance with Law</w:t>
      </w:r>
      <w:r>
        <w:rPr>
          <w:smallCaps w:val="0"/>
        </w:rPr>
        <w:t xml:space="preserve">; </w:t>
      </w:r>
      <w:r>
        <w:rPr>
          <w:b/>
          <w:bCs/>
          <w:smallCaps w:val="0"/>
        </w:rPr>
        <w:t>GiantCo</w:t>
      </w:r>
      <w:r>
        <w:rPr>
          <w:b/>
          <w:bCs/>
          <w:smallCaps w:val="0"/>
        </w:rPr>
        <w:t>’s Global Statement of Ethics</w:t>
      </w:r>
      <w:r>
        <w:rPr>
          <w:smallCaps w:val="0"/>
        </w:rPr>
        <w:t xml:space="preserve">. Consultant warrants and represents to </w:t>
      </w:r>
      <w:r>
        <w:rPr>
          <w:smallCaps w:val="0"/>
        </w:rPr>
        <w:t>GiantCo</w:t>
      </w:r>
      <w:r>
        <w:rPr>
          <w:smallCaps w:val="0"/>
        </w:rPr>
        <w:t xml:space="preserve"> in performing the Services that it shall comply fully with any and all applicable federal, state and/or local laws, codes, statutes, regulations, ordinances, orders, permits, or other authorizations (collectively, “</w:t>
      </w:r>
      <w:r>
        <w:rPr>
          <w:smallCaps w:val="0"/>
          <w:u w:val="single"/>
        </w:rPr>
        <w:t>Applicable Laws</w:t>
      </w:r>
      <w:r>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Pr>
          <w:smallCaps w:val="0"/>
        </w:rPr>
        <w:t>GiantCo</w:t>
      </w:r>
      <w:r>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pPr>
        <w:pStyle w:val="ArticleL3"/>
        <w:tabs>
          <w:tab w:val="left" w:pos="1080"/>
        </w:tabs>
      </w:pPr>
      <w:r>
        <w:t>2018 International Fire Code.</w:t>
      </w:r>
    </w:p>
    <w:p w14:paraId="74D900B2" w14:textId="77777777">
      <w:pPr>
        <w:pStyle w:val="ArticleL3"/>
        <w:tabs>
          <w:tab w:val="left" w:pos="1080"/>
        </w:tabs>
      </w:pPr>
      <w:r>
        <w:t>2018 International Building Code.</w:t>
      </w:r>
    </w:p>
    <w:p w14:paraId="43FCAC6B" w14:textId="77777777">
      <w:pPr>
        <w:pStyle w:val="ArticleL3"/>
        <w:tabs>
          <w:tab w:val="left" w:pos="1080"/>
        </w:tabs>
      </w:pPr>
      <w:r>
        <w:t>Accessibility – 2018 International Building Code – Chapter 11, and 2010 Americans With Disabilities Act Accessibility Guidelines (ADAAG).</w:t>
      </w:r>
    </w:p>
    <w:p w14:paraId="4F6F532C" w14:textId="77777777">
      <w:pPr>
        <w:pStyle w:val="ArticleL3"/>
        <w:tabs>
          <w:tab w:val="left" w:pos="1080"/>
        </w:tabs>
      </w:pPr>
      <w:r>
        <w:t>2009 International Mechanical Code.</w:t>
      </w:r>
    </w:p>
    <w:p w14:paraId="7CD691B4" w14:textId="77777777">
      <w:pPr>
        <w:pStyle w:val="ArticleL3"/>
        <w:tabs>
          <w:tab w:val="left" w:pos="1080"/>
        </w:tabs>
      </w:pPr>
      <w:r>
        <w:t>2017 National Electric Code.</w:t>
      </w:r>
    </w:p>
    <w:p w14:paraId="4EA0949C" w14:textId="77777777">
      <w:pPr>
        <w:pStyle w:val="ArticleL3"/>
        <w:tabs>
          <w:tab w:val="left" w:pos="1080"/>
        </w:tabs>
      </w:pPr>
      <w:r>
        <w:t>2006 International Plumbing Code.</w:t>
      </w:r>
    </w:p>
    <w:p w14:paraId="01720602" w14:textId="77777777">
      <w:pPr>
        <w:pStyle w:val="ArticleL3"/>
        <w:tabs>
          <w:tab w:val="left" w:pos="1080"/>
        </w:tabs>
      </w:pPr>
      <w:r>
        <w:t>2009 International Energy Conservation Code.</w:t>
      </w:r>
    </w:p>
    <w:p w14:paraId="41D2097E" w14:textId="62C5418E">
      <w:pPr>
        <w:pStyle w:val="ArticleL2"/>
        <w:rPr>
          <w:smallCaps w:val="0"/>
        </w:rPr>
      </w:pPr>
      <w:r>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pPr>
        <w:pStyle w:val="ArticleL2"/>
        <w:spacing w:after="160"/>
        <w:rPr>
          <w:smallCaps w:val="0"/>
        </w:rPr>
      </w:pPr>
      <w:r>
        <w:rPr>
          <w:b/>
          <w:smallCaps w:val="0"/>
        </w:rPr>
        <w:t>Employment Law.</w:t>
      </w:r>
      <w:r>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pPr>
        <w:pStyle w:val="ArticleL2"/>
        <w:spacing w:after="160"/>
        <w:rPr>
          <w:smallCaps w:val="0"/>
        </w:rPr>
      </w:pPr>
      <w:r>
        <w:rPr>
          <w:b/>
          <w:smallCaps w:val="0"/>
        </w:rPr>
        <w:t>Immigration Law.</w:t>
      </w:r>
      <w:r>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pPr>
        <w:pStyle w:val="ArticleL2"/>
        <w:spacing w:after="160"/>
        <w:rPr>
          <w:smallCaps w:val="0"/>
        </w:rPr>
      </w:pPr>
      <w:r>
        <w:rPr>
          <w:b/>
          <w:smallCaps w:val="0"/>
        </w:rPr>
        <w:t xml:space="preserve">Compliance with Consent Decrees.  </w:t>
      </w:r>
      <w:r>
        <w:rPr>
          <w:smallCaps w:val="0"/>
        </w:rPr>
        <w:t xml:space="preserve">Client may provide to Consultant other Consent Decrees applicable to each specific Project.  </w:t>
      </w:r>
      <w:r>
        <w:rPr>
          <w:smallCaps w:val="0"/>
        </w:rPr>
        <w:t xml:space="preserve">In such case, </w:t>
      </w:r>
      <w:r>
        <w:rPr>
          <w:smallCaps w:val="0"/>
        </w:rPr>
        <w:t xml:space="preserve">Consultant shall </w:t>
      </w:r>
      <w:r>
        <w:rPr>
          <w:smallCaps w:val="0"/>
        </w:rPr>
        <w:t>promptly provide Client</w:t>
      </w:r>
      <w:r>
        <w:rPr>
          <w:smallCaps w:val="0"/>
        </w:rPr>
        <w:t xml:space="preserve"> with</w:t>
      </w:r>
      <w:r>
        <w:rPr>
          <w:smallCaps w:val="0"/>
        </w:rPr>
        <w:t xml:space="preserve"> notice of its </w:t>
      </w:r>
      <w:r>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pPr>
        <w:pStyle w:val="ArticleL2"/>
        <w:spacing w:after="160"/>
        <w:rPr>
          <w:smallCaps w:val="0"/>
        </w:rPr>
      </w:pPr>
      <w:r>
        <w:rPr>
          <w:b/>
          <w:smallCaps w:val="0"/>
        </w:rPr>
        <w:t>Sub-Consultants.</w:t>
      </w:r>
      <w:r>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Pr>
          <w:smallCaps w:val="0"/>
        </w:rPr>
        <w:t>4</w:t>
      </w:r>
      <w:r>
        <w:rPr>
          <w:smallCaps w:val="0"/>
        </w:rPr>
        <w:t>.5</w:t>
      </w:r>
      <w:r>
        <w:rPr>
          <w:smallCaps w:val="0"/>
        </w:rPr>
        <w:t>(b)</w:t>
      </w:r>
      <w:r>
        <w:rPr>
          <w:smallCaps w:val="0"/>
        </w:rPr>
        <w:t>.</w:t>
      </w:r>
    </w:p>
    <w:p w14:paraId="3C6BA79E" w14:textId="77777777">
      <w:pPr>
        <w:pStyle w:val="ArticleL2"/>
        <w:spacing w:after="160"/>
        <w:rPr>
          <w:smallCaps w:val="0"/>
        </w:rPr>
      </w:pPr>
      <w:r>
        <w:rPr>
          <w:b/>
          <w:smallCaps w:val="0"/>
        </w:rPr>
        <w:t>Indemnity</w:t>
      </w:r>
      <w:r>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pPr>
        <w:pStyle w:val="ArticleL2"/>
        <w:spacing w:after="160"/>
        <w:rPr>
          <w:smallCaps w:val="0"/>
        </w:rPr>
      </w:pPr>
      <w:r>
        <w:rPr>
          <w:b/>
          <w:smallCaps w:val="0"/>
        </w:rPr>
        <w:t>Proof of Compliance.</w:t>
      </w:r>
      <w:r>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r>
        <w:rPr>
          <w:smallCaps w:val="0"/>
        </w:rPr>
        <w:t>if Supplier fails to provide such proof within a reasonable period of time but no less than fifteen (15) business days</w:t>
      </w:r>
      <w:r>
        <w:rPr>
          <w:smallCaps w:val="0"/>
        </w:rPr>
        <w:t>.</w:t>
      </w:r>
    </w:p>
    <w:p w14:paraId="63EEC598" w14:textId="5E51FC65">
      <w:pPr>
        <w:pStyle w:val="ArticleL2"/>
        <w:spacing w:after="160"/>
        <w:rPr>
          <w:smallCaps w:val="0"/>
        </w:rPr>
      </w:pPr>
      <w:r>
        <w:rPr>
          <w:b/>
          <w:smallCaps w:val="0"/>
        </w:rPr>
        <w:t xml:space="preserve">Termination for Cause.  </w:t>
      </w:r>
      <w:commentRangeStart w:id="343"/>
      <w:r>
        <w:rPr>
          <w:smallCaps w:val="0"/>
        </w:rPr>
        <w:t>Either Party may</w:t>
      </w:r>
      <w:del w:author="Reviewing Counsel (GiantCo)" w:id="28" w:date="2026-10-19T02:34:33Z">
        <w:r>
          <w:rPr>
            <w:smallCaps w:val="0"/>
          </w:rPr>
          <w:delText>,</w:delText>
        </w:r>
      </w:del>
      <w:r>
        <w:rPr>
          <w:smallCaps w:val="0"/>
        </w:rPr>
        <w:t xml:space="preserve"> terminate</w:t>
      </w:r>
      <w:commentRangeEnd w:id="343"/>
      <w:r>
        <w:rPr>
          <w:rStyle w:val="CommentReference"/>
          <w:sz w:val="20"/>
          <w:szCs w:val="20"/>
        </w:rPr>
        <w:commentReference w:id="343"/>
      </w:r>
      <w:r>
        <w:rPr>
          <w:smallCaps w:val="0"/>
        </w:rPr>
        <w:t xml:space="preserve"> this Agreement for cause, immediately, if, at any time during the term</w:t>
      </w:r>
      <w:r>
        <w:rPr>
          <w:smallCaps w:val="0"/>
        </w:rPr>
        <w:t xml:space="preserve">, </w:t>
      </w:r>
      <w:commentRangeStart w:id="344"/>
      <w:r>
        <w:rPr>
          <w:smallCaps w:val="0"/>
        </w:rPr>
        <w:t xml:space="preserve">the other Party </w:t>
      </w:r>
      <w:del w:author="Reviewing Counsel (GiantCo)" w:id="29" w:date="2026-10-19T02:34:33Z">
        <w:r>
          <w:rPr>
            <w:smallCaps w:val="0"/>
          </w:rPr>
          <w:delText>materailly</w:delText>
        </w:r>
        <w:r>
          <w:rPr>
            <w:smallCaps w:val="0"/>
          </w:rPr>
          <w:delText xml:space="preserve"> violates or </w:delText>
        </w:r>
      </w:del>
      <w:r>
        <w:rPr>
          <w:smallCaps w:val="0"/>
        </w:rPr>
        <w:t>is in breach of any material provision</w:t>
      </w:r>
      <w:commentRangeEnd w:id="344"/>
      <w:r>
        <w:rPr>
          <w:rStyle w:val="CommentReference"/>
          <w:sz w:val="20"/>
          <w:szCs w:val="20"/>
        </w:rPr>
        <w:commentReference w:id="344"/>
      </w:r>
      <w:r>
        <w:rPr>
          <w:smallCaps w:val="0"/>
        </w:rPr>
        <w:t xml:space="preserve"> of this</w:t>
      </w:r>
      <w:r>
        <w:rPr>
          <w:smallCaps w:val="0"/>
        </w:rPr>
        <w:t xml:space="preserve"> Agreement, provided the breaching party shall have thirty </w:t>
      </w:r>
      <w:r>
        <w:rPr>
          <w:smallCaps w:val="0"/>
        </w:rPr>
        <w:t>(30) days to cure such breach. If such breach is not cured within thirty (30</w:t>
      </w:r>
      <w:r>
        <w:rPr>
          <w:smallCaps w:val="0"/>
        </w:rPr>
        <w:t xml:space="preserve">) days then the non-breaching Party may terminate effective immediately. </w:t>
      </w:r>
      <w:r>
        <w:rPr>
          <w:smallCaps w:val="0"/>
        </w:rPr>
        <w:t>.</w:t>
      </w:r>
    </w:p>
    <w:p w14:paraId="5A1F3FB2" w14:textId="30563B9F">
      <w:pPr>
        <w:pStyle w:val="ArticleL2"/>
        <w:spacing w:after="160"/>
      </w:pPr>
      <w:r>
        <w:rPr>
          <w:b/>
          <w:smallCaps w:val="0"/>
        </w:rPr>
        <w:t>GiantCo</w:t>
      </w:r>
      <w:r>
        <w:rPr>
          <w:b/>
          <w:smallCaps w:val="0"/>
        </w:rPr>
        <w:t xml:space="preserve">'s Code of Conduct and Workplace Policies </w:t>
      </w:r>
      <w:r>
        <w:rPr>
          <w:b/>
          <w:smallCaps w:val="0"/>
        </w:rPr>
        <w:t>for Suppliers</w:t>
      </w:r>
      <w:r>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Pr>
          <w:smallCaps w:val="0"/>
        </w:rPr>
        <w:t xml:space="preserve"> and shall at all times comply with and adhere to:</w:t>
      </w:r>
    </w:p>
    <w:p w14:paraId="7BDB6395" w14:textId="5C8FA3B6">
      <w:pPr>
        <w:pStyle w:val="ArticleL2"/>
        <w:numPr>
          <w:ilvl w:val="0"/>
          <w:numId w:val="0"/>
        </w:numPr>
        <w:spacing w:after="160"/>
        <w:ind w:left="1440" w:hanging="720"/>
        <w:rPr>
          <w:smallCaps w:val="0"/>
        </w:rPr>
      </w:pPr>
      <w:r>
        <w:rPr>
          <w:smallCaps w:val="0"/>
        </w:rPr>
        <w:t>7.8.1</w:t>
      </w:r>
      <w:r>
        <w:rPr>
          <w:smallCaps w:val="0"/>
        </w:rPr>
        <w:tab/>
      </w:r>
      <w:r>
        <w:rPr>
          <w:smallCaps w:val="0"/>
        </w:rPr>
        <w:t>GiantCo</w:t>
      </w:r>
      <w:r>
        <w:rPr>
          <w:smallCaps w:val="0"/>
        </w:rPr>
        <w:t>’s Code of Conduct and Standards for Suppliers</w:t>
      </w:r>
      <w:r>
        <w:rPr>
          <w:smallCaps w:val="0"/>
        </w:rPr>
        <w:t>, as amended and updated</w:t>
      </w:r>
      <w:r>
        <w:rPr>
          <w:smallCaps w:val="0"/>
        </w:rPr>
        <w:t xml:space="preserve"> from time to time</w:t>
      </w:r>
      <w:r>
        <w:rPr>
          <w:smallCaps w:val="0"/>
        </w:rPr>
        <w:t xml:space="preserve"> </w:t>
      </w:r>
      <w:r>
        <w:rPr>
          <w:smallCaps w:val="0"/>
        </w:rPr>
        <w:t>(the “</w:t>
      </w:r>
      <w:r>
        <w:rPr>
          <w:smallCaps w:val="0"/>
          <w:u w:val="single"/>
        </w:rPr>
        <w:t>Code of Conduct and Standards for Suppliers</w:t>
      </w:r>
      <w:r>
        <w:rPr>
          <w:smallCaps w:val="0"/>
        </w:rPr>
        <w:t>”)</w:t>
      </w:r>
      <w:r>
        <w:rPr>
          <w:smallCaps w:val="0"/>
        </w:rPr>
        <w:t>,</w:t>
      </w:r>
      <w:r>
        <w:rPr>
          <w:smallCaps w:val="0"/>
        </w:rPr>
        <w:t xml:space="preserve"> and all applicable anti-corruption laws and regulations.  Consultant and </w:t>
      </w:r>
      <w:r>
        <w:rPr>
          <w:smallCaps w:val="0"/>
        </w:rPr>
        <w:t>GiantCo</w:t>
      </w:r>
      <w:r>
        <w:rPr>
          <w:smallCaps w:val="0"/>
        </w:rPr>
        <w:t xml:space="preserve"> agree that in their performance under this Agreement, they will not directly or indirectly offer, promise, give, or authorize the giving </w:t>
      </w:r>
      <w:r>
        <w:rPr>
          <w:smallCaps w:val="0"/>
        </w:rPr>
        <w:t xml:space="preserve">of anything of value, or directly or indirectly </w:t>
      </w:r>
      <w:r>
        <w:rPr>
          <w:smallCaps w:val="0"/>
        </w:rPr>
        <w:t>offer, promise, make or authorize the making of any bribe, facilitation payment or other improper or unlawful payment</w:t>
      </w:r>
      <w:r>
        <w:rPr>
          <w:smallCaps w:val="0"/>
        </w:rPr>
        <w:t>,</w:t>
      </w:r>
      <w:r>
        <w:rPr>
          <w:smallCaps w:val="0"/>
        </w:rPr>
        <w:t xml:space="preserve"> to any government official, political party or candidate for public office in order to obtain or retain business, gain any unfair advantage, or influence any act or decision of a government official</w:t>
      </w:r>
      <w:r>
        <w:rPr>
          <w:smallCaps w:val="0"/>
        </w:rPr>
        <w:t xml:space="preserve"> or agency</w:t>
      </w:r>
      <w:r>
        <w:rPr>
          <w:smallCaps w:val="0"/>
        </w:rPr>
        <w:t xml:space="preserve">. </w:t>
      </w:r>
    </w:p>
    <w:p w14:paraId="2A8835C1" w14:textId="45B8A16E">
      <w:pPr>
        <w:pStyle w:val="ArticleL2"/>
        <w:numPr>
          <w:ilvl w:val="0"/>
          <w:numId w:val="0"/>
        </w:numPr>
        <w:spacing w:after="160"/>
        <w:ind w:left="1440" w:hanging="720"/>
        <w:rPr>
          <w:smallCaps w:val="0"/>
        </w:rPr>
      </w:pPr>
      <w:r>
        <w:rPr>
          <w:smallCaps w:val="0"/>
        </w:rPr>
        <w:t>7.8.2</w:t>
      </w:r>
      <w:r>
        <w:rPr>
          <w:smallCaps w:val="0"/>
        </w:rPr>
        <w:tab/>
      </w:r>
      <w:r>
        <w:rPr>
          <w:smallCaps w:val="0"/>
        </w:rPr>
        <w:t>GiantCo</w:t>
      </w:r>
      <w:r>
        <w:rPr>
          <w:smallCaps w:val="0"/>
        </w:rPr>
        <w:t>'s Violence-Free Workplace Policy, as amended and updated from time to time (the "</w:t>
      </w:r>
      <w:r>
        <w:rPr>
          <w:smallCaps w:val="0"/>
          <w:u w:val="single"/>
        </w:rPr>
        <w:t>Violence-Free Workplace Policy</w:t>
      </w:r>
      <w:r>
        <w:rPr>
          <w:smallCaps w:val="0"/>
        </w:rPr>
        <w:t xml:space="preserve">").  </w:t>
      </w:r>
    </w:p>
    <w:p w14:paraId="19A40060" w14:textId="77777777">
      <w:pPr>
        <w:pStyle w:val="ArticleL2"/>
        <w:numPr>
          <w:ilvl w:val="0"/>
          <w:numId w:val="0"/>
        </w:numPr>
        <w:spacing w:after="160"/>
        <w:ind w:left="1440" w:hanging="720"/>
        <w:rPr>
          <w:smallCaps w:val="0"/>
        </w:rPr>
      </w:pPr>
      <w:r>
        <w:rPr>
          <w:smallCaps w:val="0"/>
        </w:rPr>
        <w:t>7.8.3</w:t>
      </w:r>
      <w:r>
        <w:rPr>
          <w:smallCaps w:val="0"/>
        </w:rPr>
        <w:tab/>
        <w:t xml:space="preserve">The Code of Conduct and Standards for Suppliers, and the Violence-Free Workplace Policy, are together </w:t>
      </w:r>
      <w:r>
        <w:rPr>
          <w:smallCaps w:val="0"/>
        </w:rPr>
        <w:t xml:space="preserve">sometimes </w:t>
      </w:r>
      <w:r>
        <w:rPr>
          <w:smallCaps w:val="0"/>
        </w:rPr>
        <w:t>referred to as the "</w:t>
      </w:r>
      <w:r>
        <w:rPr>
          <w:smallCaps w:val="0"/>
          <w:u w:val="single"/>
        </w:rPr>
        <w:t>Conduct and Workplace Policies</w:t>
      </w:r>
      <w:r>
        <w:rPr>
          <w:smallCaps w:val="0"/>
        </w:rPr>
        <w:t xml:space="preserve">".  </w:t>
      </w:r>
      <w:r>
        <w:rPr>
          <w:smallCaps w:val="0"/>
        </w:rPr>
        <w:t xml:space="preserve">By execution of this Agreement, Consultant </w:t>
      </w:r>
      <w:r>
        <w:rPr>
          <w:smallCaps w:val="0"/>
        </w:rPr>
        <w:t>represents and confirms to Client: (i) Consultant's receipt and review of the Conduct and Workplace Policies; and (ii)</w:t>
      </w:r>
      <w:r>
        <w:rPr>
          <w:smallCaps w:val="0"/>
        </w:rPr>
        <w:t xml:space="preserve"> that Consultant, its Sub-Consultants,  and its and their respective employees, representatives and agents, who are to or hereafter perform Services are now in compliance and shall at all times continue to com</w:t>
      </w:r>
      <w:r>
        <w:rPr>
          <w:smallCaps w:val="0"/>
        </w:rPr>
        <w:t xml:space="preserve">ply with the Conduct and Workplace Policies </w:t>
      </w:r>
      <w:r>
        <w:rPr>
          <w:smallCaps w:val="0"/>
        </w:rPr>
        <w:t xml:space="preserve"> (including all amendments</w:t>
      </w:r>
      <w:r>
        <w:rPr>
          <w:smallCaps w:val="0"/>
        </w:rPr>
        <w:t xml:space="preserve"> </w:t>
      </w:r>
      <w:r>
        <w:rPr>
          <w:smallCaps w:val="0"/>
        </w:rPr>
        <w:t xml:space="preserve">and/or updates </w:t>
      </w:r>
      <w:r>
        <w:rPr>
          <w:smallCaps w:val="0"/>
        </w:rPr>
        <w:t>thereto as herein above provided</w:t>
      </w:r>
      <w:r>
        <w:rPr>
          <w:smallCaps w:val="0"/>
        </w:rPr>
        <w:t>) with respect to all Services provided under this Agreement.</w:t>
      </w:r>
    </w:p>
    <w:p w14:paraId="314AC801" w14:textId="6335F091">
      <w:pPr>
        <w:pStyle w:val="ArticleL2"/>
        <w:numPr>
          <w:ilvl w:val="0"/>
          <w:numId w:val="0"/>
        </w:numPr>
        <w:spacing w:after="160"/>
        <w:ind w:left="720" w:hanging="720"/>
        <w:rPr>
          <w:smallCaps w:val="0"/>
        </w:rPr>
      </w:pPr>
      <w:r>
        <w:rPr>
          <w:smallCaps w:val="0"/>
        </w:rPr>
        <w:t>7.11</w:t>
      </w:r>
      <w:r>
        <w:rPr>
          <w:smallCaps w:val="0"/>
        </w:rPr>
        <w:tab/>
      </w:r>
      <w:r>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0B3A5CA4">
      <w:pPr>
        <w:pStyle w:val="ArticleL1"/>
        <w:spacing w:after="160"/>
        <w:rPr>
          <w:caps/>
          <w:smallCaps w:val="0"/>
          <w:noProof/>
        </w:rPr>
      </w:pPr>
      <w:r>
        <w:rPr>
          <w:noProof/>
        </w:rPr>
        <w:br/>
      </w:r>
      <w:commentRangeStart w:id="147"/>
      <w:commentRangeStart w:id="383"/>
      <w:r>
        <w:rPr>
          <w:noProof/>
        </w:rPr>
        <w:t>RESERVED.</w:t>
      </w:r>
      <w:commentRangeEnd w:id="147"/>
      <w:r>
        <w:rPr>
          <w:rStyle w:val="CommentReference"/>
          <w:sz w:val="20"/>
          <w:szCs w:val="20"/>
        </w:rPr>
        <w:commentReference w:id="147"/>
      </w:r>
      <w:commentRangeEnd w:id="383"/>
      <w:r>
        <w:rPr>
          <w:rStyle w:val="CommentReference"/>
          <w:sz w:val="20"/>
          <w:szCs w:val="20"/>
        </w:rPr>
        <w:commentReference w:id="383"/>
      </w:r>
    </w:p>
    <w:p>
      <w:pPr>
        <w:pStyle w:val="ArticleL2"/>
        <w:spacing w:after="160"/>
        <w:rPr>
          <w:smallCaps w:val="0"/>
        </w:rPr>
      </w:pPr>
    </w:p>
    <w:p w14:paraId="2B199345" w14:textId="77777777">
      <w:pPr>
        <w:pStyle w:val="ArticleL1"/>
        <w:spacing w:after="160"/>
        <w:rPr>
          <w:caps/>
          <w:smallCaps w:val="0"/>
        </w:rPr>
      </w:pPr>
      <w:r>
        <w:br/>
      </w:r>
      <w:r>
        <w:t>Ownership and Use of Documents &amp; Electronic Data</w:t>
      </w:r>
    </w:p>
    <w:p w14:paraId="0F338F97" w14:textId="77777777">
      <w:pPr>
        <w:pStyle w:val="ArticleL2"/>
        <w:spacing w:after="160"/>
        <w:rPr>
          <w:smallCaps w:val="0"/>
        </w:rPr>
      </w:pPr>
      <w:r>
        <w:rPr>
          <w:b/>
          <w:smallCaps w:val="0"/>
        </w:rPr>
        <w:t>Publication.</w:t>
      </w:r>
      <w:r>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pPr>
        <w:pStyle w:val="ArticleL2"/>
        <w:spacing w:after="160"/>
        <w:rPr>
          <w:smallCaps w:val="0"/>
        </w:rPr>
      </w:pPr>
      <w:r>
        <w:rPr>
          <w:b/>
          <w:smallCaps w:val="0"/>
        </w:rPr>
        <w:t xml:space="preserve">Unauthorized Use.  </w:t>
      </w:r>
      <w:r>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Pr>
          <w:smallCaps w:val="0"/>
        </w:rPr>
        <w:t>rneys’ fees) to the extent caused by the</w:t>
      </w:r>
      <w:r>
        <w:rPr>
          <w:smallCaps w:val="0"/>
        </w:rPr>
        <w:t xml:space="preserve"> unauthorized use</w:t>
      </w:r>
      <w:r>
        <w:rPr>
          <w:smallCaps w:val="0"/>
        </w:rPr>
        <w:t xml:space="preserve"> by Consultant or anyone under Consultant’s legal control</w:t>
      </w:r>
      <w:r>
        <w:rPr>
          <w:smallCaps w:val="0"/>
        </w:rPr>
        <w:t xml:space="preserve"> of documents provided by Consultant.</w:t>
      </w:r>
    </w:p>
    <w:p w14:paraId="6A0D302A" w14:textId="04B1717D">
      <w:pPr>
        <w:pStyle w:val="ArticleL2"/>
        <w:spacing w:after="160"/>
        <w:rPr>
          <w:smallCaps w:val="0"/>
        </w:rPr>
      </w:pPr>
      <w:r>
        <w:rPr>
          <w:b/>
          <w:smallCaps w:val="0"/>
        </w:rPr>
        <w:t>Ownership of Intellectual Property Rights.</w:t>
      </w:r>
      <w:r>
        <w:rPr>
          <w:smallCaps w:val="0"/>
        </w:rPr>
        <w:t xml:space="preserve">  </w:t>
      </w:r>
      <w:commentRangeStart w:id="345"/>
      <w:r>
        <w:rPr>
          <w:smallCaps w:val="0"/>
        </w:rPr>
        <w:t xml:space="preserve">The Intellectual Property Rights in the </w:t>
      </w:r>
      <w:ins w:author="Reviewing Counsel (GiantCo)" w:id="30" w:date="2026-10-19T02:34:33Z">
        <w:r>
          <w:rPr>
            <w:smallCaps w:val="0"/>
          </w:rPr>
          <w:t>outputs, deliverables, and materials produced for</w:t>
        </w:r>
      </w:ins>
      <w:del w:author="Reviewing Counsel (GiantCo)" w:id="31" w:date="2026-10-19T02:34:33Z">
        <w:r>
          <w:rPr>
            <w:smallCaps w:val="0"/>
          </w:rPr>
          <w:delText>Services provided or required to be provided to</w:delText>
        </w:r>
      </w:del>
      <w:r>
        <w:rPr>
          <w:smallCaps w:val="0"/>
        </w:rPr>
        <w:t xml:space="preserve"> Client under </w:t>
      </w:r>
      <w:del w:author="Reviewing Counsel (GiantCo)" w:id="32" w:date="2026-10-19T02:34:33Z">
        <w:r>
          <w:rPr>
            <w:smallCaps w:val="0"/>
          </w:rPr>
          <w:delText xml:space="preserve">the terms of </w:delText>
        </w:r>
      </w:del>
      <w:r>
        <w:rPr>
          <w:smallCaps w:val="0"/>
        </w:rPr>
        <w:t xml:space="preserve">this Agreement, </w:t>
      </w:r>
      <w:ins w:author="Reviewing Counsel (GiantCo)" w:id="34" w:date="2026-10-19T02:34:33Z">
        <w:r>
          <w:rPr>
            <w:smallCaps w:val="0"/>
          </w:rPr>
          <w:t xml:space="preserve">including all candidate materials, job requirements, prompts, configurations, Output Data, and Derivative Data, </w:t>
        </w:r>
      </w:ins>
      <w:r>
        <w:rPr>
          <w:smallCaps w:val="0"/>
        </w:rPr>
        <w:t xml:space="preserve">whether </w:t>
      </w:r>
      <w:ins w:author="Reviewing Counsel (GiantCo)" w:id="36" w:date="2026-10-19T02:34:33Z">
        <w:r>
          <w:rPr>
            <w:smallCaps w:val="0"/>
          </w:rPr>
          <w:t xml:space="preserve">created </w:t>
        </w:r>
      </w:ins>
      <w:r>
        <w:rPr>
          <w:smallCaps w:val="0"/>
        </w:rPr>
        <w:t>by Consultant, Sub-Consultant(s</w:t>
      </w:r>
      <w:ins w:author="Reviewing Counsel (GiantCo)" w:id="37" w:date="2026-10-19T02:34:33Z">
        <w:r>
          <w:rPr>
            <w:smallCaps w:val="0"/>
          </w:rPr>
          <w:t>),</w:t>
        </w:r>
      </w:ins>
      <w:del w:author="Reviewing Counsel (GiantCo)" w:id="39" w:date="2026-10-19T02:34:33Z">
        <w:r>
          <w:rPr>
            <w:smallCaps w:val="0"/>
          </w:rPr>
          <w:delText>)</w:delText>
        </w:r>
      </w:del>
      <w:r>
        <w:rPr>
          <w:smallCaps w:val="0"/>
        </w:rPr>
        <w:t xml:space="preserve"> or otherwise, shall belong </w:t>
      </w:r>
      <w:ins w:author="Reviewing Counsel (GiantCo)" w:id="42" w:date="2026-10-19T02:34:33Z">
        <w:r>
          <w:rPr>
            <w:smallCaps w:val="0"/>
          </w:rPr>
          <w:t>to Client.</w:t>
        </w:r>
      </w:ins>
      <w:del w:author="Reviewing Counsel (GiantCo)" w:id="40" w:date="2026-10-19T02:34:33Z">
        <w:r>
          <w:rPr>
            <w:smallCaps w:val="0"/>
          </w:rPr>
          <w:delText>to</w:delText>
        </w:r>
        <w:r>
          <w:rPr>
            <w:smallCaps w:val="0"/>
          </w:rPr>
          <w:delText>Supplier.</w:delText>
        </w:r>
        <w:r>
          <w:rPr>
            <w:smallCaps w:val="0"/>
          </w:rPr>
          <w:delText>.</w:delText>
        </w:r>
      </w:del>
      <w:del w:author="Reviewing Counsel (GiantCo)" w:id="43" w:date="2026-10-19T02:34:33Z">
        <w:r>
          <w:rPr>
            <w:smallCaps w:val="0"/>
          </w:rPr>
          <w:delText xml:space="preserve"> For the avoidance of doubt,</w:delText>
        </w:r>
      </w:del>
      <w:r>
        <w:rPr>
          <w:smallCaps w:val="0"/>
        </w:rPr>
        <w:t xml:space="preserve"> Supplier </w:t>
      </w:r>
      <w:ins w:author="Reviewing Counsel (GiantCo)" w:id="45" w:date="2026-10-19T02:34:33Z">
        <w:r>
          <w:rPr>
            <w:smallCaps w:val="0"/>
          </w:rPr>
          <w:t>retains</w:t>
        </w:r>
      </w:ins>
      <w:del w:author="Reviewing Counsel (GiantCo)" w:id="44" w:date="2026-10-19T02:34:33Z">
        <w:r>
          <w:rPr>
            <w:smallCaps w:val="0"/>
          </w:rPr>
          <w:delText>o</w:delText>
        </w:r>
      </w:del>
      <w:del w:author="Reviewing Counsel (GiantCo)" w:id="46" w:date="2026-10-19T02:34:33Z">
        <w:r>
          <w:rPr>
            <w:smallCaps w:val="0"/>
          </w:rPr>
          <w:delText>wns</w:delText>
        </w:r>
      </w:del>
      <w:r>
        <w:rPr>
          <w:smallCaps w:val="0"/>
        </w:rPr>
        <w:t xml:space="preserve"> all rights in its </w:t>
      </w:r>
      <w:ins w:author="Reviewing Counsel (GiantCo)" w:id="47" w:date="2026-10-19T02:34:33Z">
        <w:r>
          <w:rPr>
            <w:smallCaps w:val="0"/>
          </w:rPr>
          <w:t xml:space="preserve">pre-existing </w:t>
        </w:r>
      </w:ins>
      <w:r>
        <w:rPr>
          <w:smallCaps w:val="0"/>
        </w:rPr>
        <w:t>platform, models, reusable workflows, prompt templates, evaluation methods, and non-customer-specific know-how.</w:t>
      </w:r>
      <w:commentRangeEnd w:id="345"/>
      <w:r>
        <w:rPr>
          <w:rStyle w:val="CommentReference"/>
          <w:sz w:val="20"/>
          <w:szCs w:val="20"/>
        </w:rPr>
        <w:commentReference w:id="345"/>
      </w:r>
      <w:r>
        <w:rPr>
          <w:smallCaps w:val="0"/>
        </w:rPr>
        <w:t xml:space="preserve"> </w:t>
      </w:r>
    </w:p>
    <w:p w14:paraId="16FDACA1" w14:textId="661F4875">
      <w:pPr>
        <w:pStyle w:val="ArticleL2"/>
        <w:spacing w:after="160"/>
        <w:rPr>
          <w:smallCaps w:val="0"/>
        </w:rPr>
      </w:pPr>
      <w:r>
        <w:rPr>
          <w:b/>
          <w:smallCaps w:val="0"/>
        </w:rPr>
        <w:t>Background Intellectual Property Rights.</w:t>
      </w:r>
      <w:r>
        <w:rPr>
          <w:smallCaps w:val="0"/>
        </w:rPr>
        <w:t xml:space="preserve"> </w:t>
      </w:r>
      <w:ins w:author="Reviewing Counsel (GiantCo)" w:id="48" w:date="2026-10-19T02:34:33Z">
        <w:r>
          <w:rPr>
            <w:smallCaps w:val="0"/>
          </w:rPr>
          <w:t xml:space="preserve"> </w:t>
        </w:r>
        <w:r>
          <w:rPr>
            <w:smallCaps w:val="0"/>
          </w:rPr>
          <w:t>If requested by</w:t>
        </w:r>
      </w:ins>
      <w:r>
        <w:rPr>
          <w:smallCaps w:val="0"/>
        </w:rPr>
        <w:t xml:space="preserve"> </w:t>
      </w:r>
      <w:r>
        <w:rPr>
          <w:smallCaps w:val="0"/>
        </w:rPr>
        <w:t xml:space="preserve">Client, Consultant shall </w:t>
      </w:r>
      <w:ins w:author="Reviewing Counsel (GiantCo)" w:id="50" w:date="2026-10-19T02:34:33Z">
        <w:r>
          <w:rPr>
            <w:smallCaps w:val="0"/>
          </w:rPr>
          <w:t>identify in writing</w:t>
        </w:r>
      </w:ins>
      <w:del w:author="Reviewing Counsel (GiantCo)" w:id="51" w:date="2026-10-19T02:34:33Z">
        <w:r>
          <w:rPr>
            <w:smallCaps w:val="0"/>
          </w:rPr>
          <w:delText>own</w:delText>
        </w:r>
      </w:del>
      <w:r>
        <w:rPr>
          <w:smallCaps w:val="0"/>
        </w:rPr>
        <w:t xml:space="preserve"> Consultant’s Background Intellectual Property Right or third-party (</w:t>
      </w:r>
      <w:r>
        <w:rPr>
          <w:i/>
          <w:smallCaps w:val="0"/>
        </w:rPr>
        <w:t>e.g.,</w:t>
      </w:r>
      <w:r>
        <w:rPr>
          <w:smallCaps w:val="0"/>
        </w:rPr>
        <w:t xml:space="preserve"> a Sub-Consultant) Intellectual Property Rights that will be and/or have been incorporated in the provision of Services under this Agreement.</w:t>
      </w:r>
    </w:p>
    <w:p w14:paraId="1CD44926" w14:textId="182442C1">
      <w:pPr>
        <w:pStyle w:val="ArticleL2"/>
        <w:spacing w:after="160"/>
        <w:rPr>
          <w:smallCaps w:val="0"/>
        </w:rPr>
      </w:pPr>
      <w:r>
        <w:rPr>
          <w:b/>
          <w:smallCaps w:val="0"/>
        </w:rPr>
        <w:t xml:space="preserve">License to </w:t>
      </w:r>
      <w:ins w:author="Reviewing Counsel (GiantCo)" w:id="53" w:date="2026-10-19T02:34:33Z">
        <w:r>
          <w:rPr>
            <w:b/>
            <w:smallCaps w:val="0"/>
          </w:rPr>
          <w:t xml:space="preserve">Background </w:t>
        </w:r>
      </w:ins>
      <w:r>
        <w:rPr>
          <w:b/>
          <w:smallCaps w:val="0"/>
        </w:rPr>
        <w:t>Intellectual Property Rights.</w:t>
      </w:r>
      <w:r>
        <w:rPr>
          <w:smallCaps w:val="0"/>
        </w:rPr>
        <w:t xml:space="preserve">  Consultant hereby grants to Client</w:t>
      </w:r>
      <w:r>
        <w:rPr>
          <w:smallCaps w:val="0"/>
        </w:rPr>
        <w:t xml:space="preserve"> </w:t>
      </w:r>
      <w:ins w:author="Reviewing Counsel (GiantCo)" w:id="56" w:date="2026-10-19T02:34:33Z">
        <w:commentRangeStart w:id="346"/>
        <w:r>
          <w:rPr>
            <w:smallCaps w:val="0"/>
          </w:rPr>
          <w:t>a perpetual, irrevocable,</w:t>
        </w:r>
      </w:ins>
      <w:del w:author="Reviewing Counsel (GiantCo)" w:id="55" w:date="2026-10-19T02:34:33Z">
        <w:r>
          <w:rPr>
            <w:smallCaps w:val="0"/>
          </w:rPr>
          <w:delText>for the duration of the Agreement</w:delText>
        </w:r>
      </w:del>
      <w:del w:author="Reviewing Counsel (GiantCo)" w:id="57" w:date="2026-10-19T02:34:33Z">
        <w:r>
          <w:rPr>
            <w:smallCaps w:val="0"/>
          </w:rPr>
          <w:delText xml:space="preserve"> a</w:delText>
        </w:r>
      </w:del>
      <w:r>
        <w:rPr>
          <w:smallCaps w:val="0"/>
        </w:rPr>
        <w:t xml:space="preserve"> nonexclusive, royalty-free right</w:t>
      </w:r>
      <w:commentRangeEnd w:id="346"/>
      <w:r>
        <w:rPr>
          <w:rStyle w:val="CommentReference"/>
          <w:sz w:val="20"/>
          <w:szCs w:val="20"/>
        </w:rPr>
        <w:commentReference w:id="346"/>
      </w:r>
      <w:r>
        <w:rPr>
          <w:smallCaps w:val="0"/>
        </w:rPr>
        <w:t xml:space="preserve">, effective everywhere, to use Consultant’s </w:t>
      </w:r>
      <w:ins w:author="Reviewing Counsel (GiantCo)" w:id="58" w:date="2026-10-19T02:34:33Z">
        <w:r>
          <w:rPr>
            <w:smallCaps w:val="0"/>
          </w:rPr>
          <w:t xml:space="preserve">Background </w:t>
        </w:r>
      </w:ins>
      <w:r>
        <w:rPr>
          <w:smallCaps w:val="0"/>
        </w:rPr>
        <w:t xml:space="preserve">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Pr>
          <w:i/>
          <w:smallCaps w:val="0"/>
        </w:rPr>
        <w:t>e.g.,</w:t>
      </w:r>
      <w:r>
        <w:rPr>
          <w:smallCaps w:val="0"/>
        </w:rPr>
        <w:t xml:space="preserve"> for internal </w:t>
      </w:r>
      <w:r>
        <w:rPr>
          <w:smallCaps w:val="0"/>
        </w:rPr>
        <w:t>use</w:t>
      </w:r>
      <w:ins w:author="Reviewing Counsel (GiantCo)" w:id="59" w:date="2026-10-19T02:34:33Z">
        <w:r>
          <w:rPr>
            <w:smallCaps w:val="0"/>
          </w:rPr>
          <w:t xml:space="preserv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Pr>
            <w:smallCaps w:val="0"/>
          </w:rPr>
          <w:t>7</w:t>
        </w:r>
        <w:r>
          <w:rPr>
            <w:smallCaps w:val="0"/>
          </w:rPr>
          <w:t>.5 with regard to any third-party Intellectual Property Rights, Consultant shall so notify Client in writing and shall secure, at Consultant’s cost, such rights for Client</w:t>
        </w:r>
      </w:ins>
      <w:r>
        <w:rPr>
          <w:smallCaps w:val="0"/>
        </w:rPr>
        <w:t>.</w:t>
      </w:r>
    </w:p>
    <w:p>
      <w:pPr>
        <w:pStyle w:val="ArticleL2"/>
        <w:spacing w:after="160"/>
        <w:rPr>
          <w:smallCaps w:val="0"/>
        </w:rPr>
      </w:pPr>
      <w:r>
        <w:rPr>
          <w:b/>
          <w:smallCaps w:val="0"/>
        </w:rPr>
        <w:t xml:space="preserve">Confirmation and Documentation of Grants and Waivers. </w:t>
      </w:r>
      <w:r>
        <w:rPr>
          <w:smallCaps w:val="0"/>
        </w:rPr>
        <w:t xml:space="preserve"> </w:t>
      </w:r>
      <w:r>
        <w:rPr>
          <w:smallCaps w:val="0"/>
        </w:rPr>
        <w:t>Each Party</w:t>
      </w:r>
      <w:r>
        <w:rPr>
          <w:smallCaps w:val="0"/>
        </w:rPr>
        <w:t xml:space="preserve"> </w:t>
      </w:r>
      <w:r>
        <w:rPr>
          <w:smallCaps w:val="0"/>
        </w:rPr>
        <w:t xml:space="preserve">agrees to execute any </w:t>
      </w:r>
      <w:r>
        <w:rPr>
          <w:smallCaps w:val="0"/>
        </w:rPr>
        <w:t xml:space="preserve">reasonable </w:t>
      </w:r>
      <w:r>
        <w:rPr>
          <w:smallCaps w:val="0"/>
        </w:rPr>
        <w:t xml:space="preserve">documents and undertake any </w:t>
      </w:r>
      <w:r>
        <w:rPr>
          <w:smallCaps w:val="0"/>
        </w:rPr>
        <w:t xml:space="preserve">reasonable </w:t>
      </w:r>
      <w:r>
        <w:rPr>
          <w:smallCaps w:val="0"/>
        </w:rPr>
        <w:t xml:space="preserve">actions, at the request of </w:t>
      </w:r>
      <w:r>
        <w:rPr>
          <w:smallCaps w:val="0"/>
        </w:rPr>
        <w:t>the other Party</w:t>
      </w:r>
      <w:r>
        <w:rPr>
          <w:smallCaps w:val="0"/>
        </w:rPr>
        <w:t xml:space="preserve">, and without further compensation, to further the intent of this Agreement and </w:t>
      </w:r>
      <w:commentRangeStart w:id="347"/>
      <w:r>
        <w:rPr>
          <w:smallCaps w:val="0"/>
        </w:rPr>
        <w:t xml:space="preserve">vest in that </w:t>
      </w:r>
      <w:ins w:author="Reviewing Counsel (GiantCo)" w:id="61" w:date="2026-10-19T02:34:33Z">
        <w:r>
          <w:rPr>
            <w:smallCaps w:val="0"/>
          </w:rPr>
          <w:t>Party</w:t>
        </w:r>
      </w:ins>
      <w:del w:author="Reviewing Counsel (GiantCo)" w:id="60" w:date="2026-10-19T02:34:33Z">
        <w:r>
          <w:rPr>
            <w:smallCaps w:val="0"/>
          </w:rPr>
          <w:delText>Party</w:delText>
        </w:r>
      </w:del>
      <w:del w:author="Reviewing Counsel (GiantCo)" w:id="62" w:date="2026-10-19T02:34:33Z">
        <w:r>
          <w:rPr>
            <w:smallCaps w:val="0"/>
          </w:rPr>
          <w:delText>t</w:delText>
        </w:r>
      </w:del>
      <w:r>
        <w:rPr>
          <w:smallCaps w:val="0"/>
        </w:rPr>
        <w:t>, or enforce</w:t>
      </w:r>
      <w:commentRangeEnd w:id="347"/>
      <w:r>
        <w:rPr>
          <w:rStyle w:val="CommentReference"/>
          <w:sz w:val="20"/>
          <w:szCs w:val="20"/>
        </w:rPr>
        <w:commentReference w:id="347"/>
      </w:r>
      <w:r>
        <w:rPr>
          <w:smallCaps w:val="0"/>
        </w:rPr>
        <w:t xml:space="preserve">, all rights provided to </w:t>
      </w:r>
      <w:r>
        <w:rPr>
          <w:smallCaps w:val="0"/>
        </w:rPr>
        <w:t>that Party</w:t>
      </w:r>
      <w:r>
        <w:rPr>
          <w:smallCaps w:val="0"/>
        </w:rPr>
        <w:t xml:space="preserve"> </w:t>
      </w:r>
      <w:r>
        <w:rPr>
          <w:smallCaps w:val="0"/>
        </w:rPr>
        <w:t>hereunder</w:t>
      </w:r>
    </w:p>
    <w:p w14:paraId="5D0969C5" w14:textId="68AAD460">
      <w:pPr>
        <w:pStyle w:val="ArticleL2"/>
        <w:spacing w:after="160"/>
        <w:rPr>
          <w:smallCaps w:val="0"/>
        </w:rPr>
      </w:pPr>
      <w:r>
        <w:rPr>
          <w:b/>
          <w:smallCaps w:val="0"/>
        </w:rPr>
        <w:t>Client’s Names, Brands and Identifying Aspects.</w:t>
      </w:r>
      <w:r>
        <w:rPr>
          <w:smallCaps w:val="0"/>
        </w:rPr>
        <w:t xml:space="preserve">  </w:t>
      </w:r>
      <w:ins w:author="Reviewing Counsel (GiantCo)" w:id="63" w:date="2026-10-19T02:34:33Z">
        <w:r>
          <w:rPr>
            <w:smallCaps w:val="0"/>
          </w:rPr>
          <w:t>Consultant will not</w:t>
        </w:r>
      </w:ins>
      <w:del w:author="Reviewing Counsel (GiantCo)" w:id="64" w:date="2026-10-19T02:34:33Z">
        <w:r>
          <w:rPr>
            <w:smallCaps w:val="0"/>
          </w:rPr>
          <w:delText>Client may</w:delText>
        </w:r>
      </w:del>
      <w:r>
        <w:rPr>
          <w:smallCaps w:val="0"/>
        </w:rPr>
        <w:t xml:space="preserve"> use the trade name, trademarks, service marks, certification marks, collective marks, trade dress or other indicia of the identity or activities of Client in connection with publicizing Consultant’s products, services or activities </w:t>
      </w:r>
      <w:ins w:author="Reviewing Counsel (GiantCo)" w:id="65" w:date="2026-10-19T02:34:33Z">
        <w:r>
          <w:rPr>
            <w:smallCaps w:val="0"/>
          </w:rPr>
          <w:t>unless Consultant obtains written authorization from Client.</w:t>
        </w:r>
        <w:r>
          <w:t xml:space="preserve">  </w:t>
        </w:r>
        <w:r>
          <w:rPr>
            <w:smallCaps w:val="0"/>
          </w:rPr>
          <w:t xml:space="preserve">Where Client has </w:t>
        </w:r>
        <w:r>
          <w:rPr>
            <w:smallCaps w:val="0"/>
          </w:rPr>
          <w:t xml:space="preserve">provided </w:t>
        </w:r>
        <w:r>
          <w:rPr>
            <w:smallCaps w:val="0"/>
          </w:rPr>
          <w:t>written authorized use of Client marks under a prior agreement, such uses are considered authorized under this provision.</w:t>
        </w:r>
      </w:ins>
    </w:p>
    <w:p w14:paraId="4D2BA3B0" w14:textId="77777777">
      <w:pPr>
        <w:pStyle w:val="ArticleL2"/>
        <w:rPr>
          <w:smallCaps w:val="0"/>
        </w:rPr>
      </w:pPr>
      <w:r>
        <w:rPr>
          <w:b/>
          <w:smallCaps w:val="0"/>
        </w:rPr>
        <w:t xml:space="preserve">Retention and Disposal. </w:t>
      </w:r>
      <w:r>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pPr>
        <w:pStyle w:val="ArticleL1"/>
        <w:spacing w:after="160"/>
        <w:rPr>
          <w:caps/>
          <w:smallCaps w:val="0"/>
        </w:rPr>
      </w:pPr>
      <w:r>
        <w:br/>
      </w:r>
      <w:r>
        <w:t>Time</w:t>
      </w:r>
    </w:p>
    <w:p w14:paraId="372F6BD1" w14:textId="4EC4BDD1">
      <w:pPr>
        <w:pStyle w:val="ArticleL2"/>
        <w:spacing w:after="160"/>
        <w:rPr>
          <w:smallCaps w:val="0"/>
        </w:rPr>
      </w:pPr>
      <w:r>
        <w:rPr>
          <w:b/>
          <w:smallCaps w:val="0"/>
        </w:rPr>
        <w:t>Timeliness of Performance.</w:t>
      </w:r>
      <w:r>
        <w:rPr>
          <w:smallCaps w:val="0"/>
        </w:rPr>
        <w:t xml:space="preserve">  </w:t>
      </w:r>
      <w:r>
        <w:rPr>
          <w:smallCaps w:val="0"/>
        </w:rPr>
        <w:t xml:space="preserve">All Services shall be performed within the time(s) set forth in this Agreement </w:t>
      </w:r>
      <w:r>
        <w:rPr>
          <w:smallCaps w:val="0"/>
        </w:rPr>
        <w:t>or, with respect to Additional Services, within the time(s)</w:t>
      </w:r>
      <w:r>
        <w:rPr>
          <w:smallCaps w:val="0"/>
        </w:rPr>
        <w:t>mutually agreed to by the Parties</w:t>
      </w:r>
      <w:commentRangeStart w:id="206"/>
      <w:commentRangeStart w:id="384"/>
      <w:r>
        <w:rPr>
          <w:smallCaps w:val="0"/>
        </w:rPr>
        <w:t xml:space="preserve">.  </w:t>
      </w:r>
      <w:commentRangeEnd w:id="206"/>
      <w:r>
        <w:rPr>
          <w:rStyle w:val="CommentReference"/>
          <w:sz w:val="20"/>
          <w:szCs w:val="20"/>
        </w:rPr>
        <w:commentReference w:id="206"/>
      </w:r>
      <w:commentRangeEnd w:id="384"/>
      <w:r>
        <w:rPr>
          <w:rStyle w:val="CommentReference"/>
          <w:sz w:val="20"/>
          <w:szCs w:val="20"/>
        </w:rPr>
        <w:commentReference w:id="384"/>
      </w:r>
    </w:p>
    <w:p w14:paraId="3148133C" w14:textId="346DF03A">
      <w:pPr>
        <w:pStyle w:val="ArticleL2"/>
        <w:rPr>
          <w:smallCaps w:val="0"/>
        </w:rPr>
      </w:pPr>
      <w:r>
        <w:rPr>
          <w:b/>
          <w:smallCaps w:val="0"/>
        </w:rPr>
        <w:t xml:space="preserve">Excused Delays. </w:t>
      </w:r>
      <w:r>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pPr>
        <w:pStyle w:val="ArticleL1"/>
        <w:spacing w:after="160"/>
        <w:rPr>
          <w:caps/>
          <w:smallCaps w:val="0"/>
          <w:noProof/>
        </w:rPr>
      </w:pPr>
      <w:r>
        <w:rPr>
          <w:noProof/>
        </w:rPr>
        <w:br/>
      </w:r>
      <w:r>
        <w:rPr>
          <w:noProof/>
        </w:rPr>
        <w:t>Compensation &amp; Payment</w:t>
      </w:r>
    </w:p>
    <w:p w14:paraId="40A87269" w14:textId="7C4FA533">
      <w:pPr>
        <w:pStyle w:val="ArticleL2"/>
        <w:spacing w:after="160"/>
        <w:rPr>
          <w:smallCaps w:val="0"/>
        </w:rPr>
      </w:pPr>
      <w:r>
        <w:rPr>
          <w:b/>
          <w:smallCaps w:val="0"/>
        </w:rPr>
        <w:t>Basis of Compensation</w:t>
      </w:r>
      <w:r>
        <w:rPr>
          <w:smallCaps w:val="0"/>
        </w:rPr>
        <w:t xml:space="preserve">.  The basis of compensation (for example, a fixed price or hourly compensation) for all </w:t>
      </w:r>
      <w:r>
        <w:rPr>
          <w:smallCaps w:val="0"/>
        </w:rPr>
        <w:t xml:space="preserve">Services shall be as indicated in the Notice of Award. To the extent Consultant is entitled to a Fee or, in the case of Additional Services, a Fee increase </w:t>
      </w:r>
      <w:r>
        <w:rPr>
          <w:smallCaps w:val="0"/>
        </w:rPr>
        <w:t xml:space="preserve">such Fee or increase shall be </w:t>
      </w:r>
      <w:r>
        <w:rPr>
          <w:smallCaps w:val="0"/>
        </w:rPr>
        <w:t>outlined in a separate order form covering the Additional Services only</w:t>
      </w:r>
      <w:r>
        <w:rPr>
          <w:smallCaps w:val="0"/>
        </w:rPr>
        <w:t>.</w:t>
      </w:r>
    </w:p>
    <w:p w14:paraId="1939F858" w14:textId="462CAF5D">
      <w:pPr>
        <w:pStyle w:val="ArticleL2"/>
        <w:spacing w:after="160"/>
        <w:rPr>
          <w:smallCaps w:val="0"/>
        </w:rPr>
      </w:pPr>
      <w:r>
        <w:rPr>
          <w:b/>
          <w:smallCaps w:val="0"/>
        </w:rPr>
        <w:t>Fee</w:t>
      </w:r>
      <w:r>
        <w:rPr>
          <w:smallCaps w:val="0"/>
        </w:rPr>
        <w:t xml:space="preserve">.  As complete compensation to Consultant for performance of its </w:t>
      </w:r>
      <w:r>
        <w:rPr>
          <w:smallCaps w:val="0"/>
        </w:rPr>
        <w:t>Services, Consultant shall be paid, in accordance with this Agreement, the “</w:t>
      </w:r>
      <w:r>
        <w:rPr>
          <w:smallCaps w:val="0"/>
          <w:u w:val="single"/>
        </w:rPr>
        <w:t xml:space="preserve">Fixed </w:t>
      </w:r>
      <w:r>
        <w:rPr>
          <w:smallCaps w:val="0"/>
          <w:u w:val="single"/>
        </w:rPr>
        <w:t>Fee</w:t>
      </w:r>
      <w:r>
        <w:rPr>
          <w:smallCaps w:val="0"/>
        </w:rPr>
        <w:t xml:space="preserve">” indicated the applicable Notice of Award, and shall be reimbursed for Reimbursable Expenses as provided herein.  </w:t>
      </w:r>
      <w:r>
        <w:rPr>
          <w:smallCaps w:val="0"/>
        </w:rPr>
        <w:t>.</w:t>
      </w:r>
    </w:p>
    <w:p w14:paraId="5FF90569" w14:textId="517E8057">
      <w:pPr>
        <w:pStyle w:val="ArticleL2"/>
        <w:spacing w:after="160"/>
        <w:rPr>
          <w:smallCaps w:val="0"/>
        </w:rPr>
      </w:pPr>
      <w:r>
        <w:rPr>
          <w:b/>
          <w:smallCaps w:val="0"/>
        </w:rPr>
        <w:t>Fee Schedules</w:t>
      </w:r>
      <w:r>
        <w:rPr>
          <w:smallCaps w:val="0"/>
        </w:rPr>
        <w:t xml:space="preserve">. </w:t>
      </w:r>
      <w:r>
        <w:rPr>
          <w:smallCaps w:val="0"/>
        </w:rPr>
        <w:t xml:space="preserve"> </w:t>
      </w:r>
      <w:commentRangeStart w:id="348"/>
      <w:r>
        <w:rPr>
          <w:smallCaps w:val="0"/>
        </w:rPr>
        <w:t xml:space="preserve">Client shall pay the </w:t>
      </w:r>
      <w:ins w:author="Reviewing Counsel (GiantCo)" w:id="66" w:date="2026-10-19T02:34:33Z">
        <w:r>
          <w:rPr>
            <w:smallCaps w:val="0"/>
          </w:rPr>
          <w:t xml:space="preserve">undisputed </w:t>
        </w:r>
      </w:ins>
      <w:r>
        <w:rPr>
          <w:smallCaps w:val="0"/>
        </w:rPr>
        <w:t xml:space="preserve">Fixed Fee (inclusive of the cost of Services plus the implementation fee </w:t>
      </w:r>
      <w:del w:author="Reviewing Counsel (GiantCo)" w:id="67" w:date="2026-10-19T02:34:33Z">
        <w:r>
          <w:rPr>
            <w:smallCaps w:val="0"/>
          </w:rPr>
          <w:delText>(</w:delText>
        </w:r>
      </w:del>
      <w:r>
        <w:rPr>
          <w:smallCaps w:val="0"/>
        </w:rPr>
        <w:t xml:space="preserve">outlined in the order form) NET 30 from receipt of </w:t>
      </w:r>
      <w:ins w:author="Reviewing Counsel (GiantCo)" w:id="68" w:date="2026-10-19T02:34:33Z">
        <w:r>
          <w:rPr>
            <w:smallCaps w:val="0"/>
          </w:rPr>
          <w:t>a compliant</w:t>
        </w:r>
      </w:ins>
      <w:del w:author="Reviewing Counsel (GiantCo)" w:id="69" w:date="2026-10-19T02:34:33Z">
        <w:r>
          <w:rPr>
            <w:smallCaps w:val="0"/>
          </w:rPr>
          <w:delText>the</w:delText>
        </w:r>
      </w:del>
      <w:r>
        <w:rPr>
          <w:smallCaps w:val="0"/>
        </w:rPr>
        <w:t xml:space="preserve"> order form.</w:t>
      </w:r>
      <w:commentRangeEnd w:id="348"/>
      <w:r>
        <w:rPr>
          <w:rStyle w:val="CommentReference"/>
          <w:sz w:val="20"/>
          <w:szCs w:val="20"/>
        </w:rPr>
        <w:commentReference w:id="348"/>
      </w:r>
      <w:r>
        <w:rPr>
          <w:smallCaps w:val="0"/>
        </w:rPr>
        <w:t xml:space="preserve"> </w:t>
      </w:r>
      <w:commentRangeStart w:id="349"/>
      <w:r>
        <w:rPr>
          <w:smallCaps w:val="0"/>
        </w:rPr>
        <w:t xml:space="preserve">If any Additional Service order forms are agreed to by the Parties, Client agrees to pay </w:t>
      </w:r>
      <w:ins w:author="Reviewing Counsel (GiantCo)" w:id="70" w:date="2026-10-19T02:34:33Z">
        <w:r>
          <w:rPr>
            <w:smallCaps w:val="0"/>
          </w:rPr>
          <w:t xml:space="preserve">undisputed amounts </w:t>
        </w:r>
      </w:ins>
      <w:r>
        <w:rPr>
          <w:smallCaps w:val="0"/>
        </w:rPr>
        <w:t>NET 30 from receipt of the order form.</w:t>
      </w:r>
      <w:commentRangeEnd w:id="349"/>
      <w:r>
        <w:rPr>
          <w:rStyle w:val="CommentReference"/>
          <w:sz w:val="20"/>
          <w:szCs w:val="20"/>
        </w:rPr>
        <w:commentReference w:id="349"/>
      </w:r>
      <w:r>
        <w:rPr>
          <w:smallCaps w:val="0"/>
        </w:rPr>
        <w:t xml:space="preserve"> </w:t>
      </w:r>
    </w:p>
    <w:p>
      <w:pPr>
        <w:pStyle w:val="ArticleL2"/>
        <w:spacing w:after="160"/>
        <w:rPr>
          <w:smallCaps w:val="0"/>
        </w:rPr>
      </w:pPr>
      <w:r>
        <w:rPr>
          <w:b/>
          <w:smallCaps w:val="0"/>
        </w:rPr>
        <w:t>Reimbursable Expenses</w:t>
      </w:r>
      <w:r>
        <w:rPr>
          <w:smallCaps w:val="0"/>
        </w:rPr>
        <w:t>. “</w:t>
      </w:r>
      <w:r>
        <w:rPr>
          <w:smallCaps w:val="0"/>
          <w:u w:val="single"/>
        </w:rPr>
        <w:t>Reimbursable Expenses</w:t>
      </w:r>
      <w:r>
        <w:rPr>
          <w:smallCaps w:val="0"/>
        </w:rPr>
        <w:t>” will be calculated as provided below:</w:t>
      </w:r>
    </w:p>
    <w:p w14:paraId="0816DFF3" w14:textId="0B6F821F">
      <w:pPr>
        <w:pStyle w:val="ListParagraph"/>
        <w:numPr>
          <w:ilvl w:val="0"/>
          <w:numId w:val="10"/>
        </w:numPr>
        <w:ind w:left="1080"/>
        <w:jc w:val="both"/>
        <w:rPr>
          <w:rFonts w:cs="Times New Roman"/>
          <w:szCs w:val="20"/>
        </w:rPr>
      </w:pPr>
      <w:r>
        <w:rPr>
          <w:rFonts w:cs="Times New Roman"/>
          <w:b/>
          <w:bCs/>
          <w:szCs w:val="20"/>
        </w:rPr>
        <w:t>Included Amounts</w:t>
      </w:r>
      <w:r>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pPr>
        <w:ind w:left="720"/>
        <w:jc w:val="both"/>
        <w:rPr>
          <w:szCs w:val="20"/>
        </w:rPr>
      </w:pPr>
    </w:p>
    <w:p w14:paraId="62AE0BE1" w14:textId="72B40483">
      <w:pPr>
        <w:pStyle w:val="ArticleL4"/>
        <w:tabs>
          <w:tab w:val="clear" w:pos="2160"/>
          <w:tab w:val="num" w:pos="1800"/>
        </w:tabs>
        <w:spacing w:after="160"/>
        <w:ind w:left="1800" w:hanging="360"/>
        <w:rPr>
          <w:smallCaps w:val="0"/>
        </w:rPr>
      </w:pPr>
      <w:r>
        <w:rPr>
          <w:smallCaps w:val="0"/>
        </w:rPr>
        <w:t xml:space="preserve"> </w:t>
      </w:r>
      <w:r>
        <w:rPr>
          <w:smallCaps w:val="0"/>
        </w:rPr>
        <w:t>Long distance telephone charges for multi-line conference calls..</w:t>
      </w:r>
    </w:p>
    <w:p w14:paraId="4A0AAB67" w14:textId="77777777">
      <w:pPr>
        <w:pStyle w:val="ArticleL4"/>
        <w:tabs>
          <w:tab w:val="clear" w:pos="2160"/>
          <w:tab w:val="num" w:pos="1800"/>
        </w:tabs>
        <w:spacing w:after="160"/>
        <w:ind w:left="1800" w:hanging="360"/>
        <w:rPr>
          <w:smallCaps w:val="0"/>
        </w:rPr>
      </w:pPr>
      <w:r>
        <w:rPr>
          <w:smallCaps w:val="0"/>
        </w:rPr>
        <w:t>Postage or shipping charges. Charges for courier or overnight express shall be disallowed unless such services shall be required by Client.</w:t>
      </w:r>
    </w:p>
    <w:p w14:paraId="165E6124" w14:textId="77777777">
      <w:pPr>
        <w:pStyle w:val="ArticleL4"/>
        <w:tabs>
          <w:tab w:val="clear" w:pos="2160"/>
          <w:tab w:val="num" w:pos="1800"/>
        </w:tabs>
        <w:spacing w:after="160"/>
        <w:ind w:left="1800" w:hanging="360"/>
        <w:rPr>
          <w:smallCaps w:val="0"/>
        </w:rPr>
      </w:pPr>
      <w:r>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pPr>
        <w:pStyle w:val="ArticleL4"/>
        <w:tabs>
          <w:tab w:val="clear" w:pos="2160"/>
          <w:tab w:val="num" w:pos="1800"/>
        </w:tabs>
        <w:spacing w:after="160"/>
        <w:ind w:left="1800" w:hanging="360"/>
        <w:rPr>
          <w:smallCaps w:val="0"/>
        </w:rPr>
      </w:pPr>
      <w:r>
        <w:rPr>
          <w:smallCaps w:val="0"/>
        </w:rPr>
        <w:t>Production and reproduction of colored renderings, photographs, models or mockups requested by Client.</w:t>
      </w:r>
    </w:p>
    <w:p w14:paraId="4009D715" w14:textId="77777777">
      <w:pPr>
        <w:pStyle w:val="ArticleL4"/>
        <w:tabs>
          <w:tab w:val="clear" w:pos="2160"/>
          <w:tab w:val="num" w:pos="1800"/>
        </w:tabs>
        <w:spacing w:after="160"/>
        <w:ind w:left="1800" w:hanging="360"/>
        <w:rPr>
          <w:smallCaps w:val="0"/>
        </w:rPr>
      </w:pPr>
      <w:r>
        <w:rPr>
          <w:smallCaps w:val="0"/>
        </w:rPr>
        <w:t>Building permits and fees.</w:t>
      </w:r>
    </w:p>
    <w:p w14:paraId="548D11A0" w14:textId="77777777">
      <w:pPr>
        <w:pStyle w:val="ArticleL4"/>
        <w:tabs>
          <w:tab w:val="clear" w:pos="2160"/>
          <w:tab w:val="num" w:pos="1800"/>
        </w:tabs>
        <w:spacing w:after="160"/>
        <w:ind w:left="1800" w:hanging="360"/>
        <w:rPr>
          <w:smallCaps w:val="0"/>
        </w:rPr>
      </w:pPr>
      <w:r>
        <w:rPr>
          <w:smallCaps w:val="0"/>
        </w:rPr>
        <w:t>Outside scanning services when required to convert non-CADD drawings, such as a developer’s site plan, or images such as photographs to a CADD format.</w:t>
      </w:r>
    </w:p>
    <w:p w14:paraId="42EA0E87" w14:textId="77777777">
      <w:pPr>
        <w:pStyle w:val="ArticleL4"/>
        <w:tabs>
          <w:tab w:val="clear" w:pos="2160"/>
          <w:tab w:val="num" w:pos="1800"/>
        </w:tabs>
        <w:spacing w:after="160"/>
        <w:ind w:left="1800" w:hanging="360"/>
        <w:rPr>
          <w:smallCaps w:val="0"/>
        </w:rPr>
      </w:pPr>
      <w:r>
        <w:rPr>
          <w:smallCaps w:val="0"/>
        </w:rPr>
        <w:t>Procurement or manufacture of material samples and/or systems samples.</w:t>
      </w:r>
    </w:p>
    <w:p w14:paraId="283C1DFF" w14:textId="77777777">
      <w:pPr>
        <w:tabs>
          <w:tab w:val="num" w:pos="1800"/>
        </w:tabs>
        <w:spacing w:after="160"/>
        <w:ind w:left="1800" w:hanging="360"/>
        <w:rPr>
          <w:szCs w:val="20"/>
        </w:rPr>
      </w:pPr>
      <w:r>
        <w:rPr>
          <w:szCs w:val="20"/>
        </w:rPr>
        <w:t xml:space="preserve">(i) </w:t>
      </w:r>
      <w:r>
        <w:rPr>
          <w:szCs w:val="20"/>
        </w:rPr>
        <w:tab/>
        <w:t>Permanent reproducible copies of original documents, if any, which Client requests to possess per the terms of this Agreement.</w:t>
      </w:r>
    </w:p>
    <w:p w14:paraId="25578805" w14:textId="77777777">
      <w:pPr>
        <w:pStyle w:val="ArticleL3"/>
        <w:spacing w:after="160"/>
        <w:rPr>
          <w:smallCaps w:val="0"/>
        </w:rPr>
      </w:pPr>
      <w:r>
        <w:rPr>
          <w:b/>
          <w:smallCaps w:val="0"/>
        </w:rPr>
        <w:t>No Mark-ups</w:t>
      </w:r>
      <w:r>
        <w:rPr>
          <w:smallCaps w:val="0"/>
        </w:rPr>
        <w:t>.  All Reimbursable Expenses shall be for the actual cost incurred and no markup of any kind shall be charged by Consultant.</w:t>
      </w:r>
    </w:p>
    <w:p w14:paraId="2A09ED20" w14:textId="30EBFE7F">
      <w:pPr>
        <w:pStyle w:val="ArticleL3"/>
        <w:spacing w:after="160"/>
        <w:rPr>
          <w:smallCaps w:val="0"/>
        </w:rPr>
      </w:pPr>
      <w:r>
        <w:rPr>
          <w:b/>
          <w:smallCaps w:val="0"/>
        </w:rPr>
        <w:t>Authorized Sub-Consultants</w:t>
      </w:r>
      <w:r>
        <w:rPr>
          <w:smallCaps w:val="0"/>
        </w:rPr>
        <w:t xml:space="preserve">.  Reimbursable Expenses of Sub-Consultants authorized by Client in accordance this Agreement are reimbursable, subject to the same limitations and restrictions set forth </w:t>
      </w:r>
      <w:r>
        <w:rPr>
          <w:smallCaps w:val="0"/>
        </w:rPr>
        <w:t>herein.</w:t>
      </w:r>
    </w:p>
    <w:p w14:paraId="59DABF23" w14:textId="77777777">
      <w:pPr>
        <w:pStyle w:val="ArticleL2"/>
        <w:spacing w:after="160"/>
        <w:rPr>
          <w:smallCaps w:val="0"/>
        </w:rPr>
      </w:pPr>
      <w:r>
        <w:rPr>
          <w:b/>
          <w:smallCaps w:val="0"/>
        </w:rPr>
        <w:t>Reimbursable Expense Invoices</w:t>
      </w:r>
      <w:r>
        <w:rPr>
          <w:smallCaps w:val="0"/>
        </w:rPr>
        <w:t>.  Consultant shall submit Reimbursable Expenses as part of the monthly payment application.</w:t>
      </w:r>
    </w:p>
    <w:p w14:paraId="37E38BBD" w14:textId="429DF87B">
      <w:pPr>
        <w:pStyle w:val="ArticleL2"/>
        <w:spacing w:after="160"/>
        <w:rPr>
          <w:smallCaps w:val="0"/>
        </w:rPr>
      </w:pPr>
      <w:r>
        <w:rPr>
          <w:b/>
          <w:smallCaps w:val="0"/>
        </w:rPr>
        <w:t>Sub-Consultant Services</w:t>
      </w:r>
      <w:r>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Pr>
          <w:smallCaps w:val="0"/>
        </w:rPr>
        <w:t xml:space="preserve">(i) </w:t>
      </w:r>
      <w:r>
        <w:rPr>
          <w:smallCaps w:val="0"/>
        </w:rPr>
        <w:t>the direct l</w:t>
      </w:r>
      <w:r>
        <w:rPr>
          <w:smallCaps w:val="0"/>
        </w:rPr>
        <w:t xml:space="preserve">abor [and/or other </w:t>
      </w:r>
      <w:r>
        <w:rPr>
          <w:smallCaps w:val="0"/>
        </w:rPr>
        <w:t>expense</w:t>
      </w:r>
      <w:r>
        <w:rPr>
          <w:smallCaps w:val="0"/>
        </w:rPr>
        <w:t xml:space="preserve"> pre-approved in writing by Client</w:t>
      </w:r>
      <w:r>
        <w:rPr>
          <w:smallCaps w:val="0"/>
        </w:rPr>
        <w:t>]</w:t>
      </w:r>
      <w:r>
        <w:rPr>
          <w:smallCaps w:val="0"/>
        </w:rPr>
        <w:t>.</w:t>
      </w:r>
    </w:p>
    <w:p w14:paraId="6C93412B" w14:textId="49D38544">
      <w:pPr>
        <w:pStyle w:val="ArticleL2"/>
        <w:spacing w:after="160"/>
      </w:pPr>
      <w:r>
        <w:rPr>
          <w:b/>
          <w:smallCaps w:val="0"/>
        </w:rPr>
        <w:t>Payment Terms</w:t>
      </w:r>
      <w:r>
        <w:rPr>
          <w:smallCaps w:val="0"/>
        </w:rPr>
        <w:t xml:space="preserve">.  </w:t>
      </w:r>
      <w:r>
        <w:rPr>
          <w:smallCaps w:val="0"/>
        </w:rPr>
        <w:t xml:space="preserve">Client will pay the Consultant undisputed amounts within </w:t>
      </w:r>
      <w:r>
        <w:rPr>
          <w:smallCaps w:val="0"/>
        </w:rPr>
        <w:t xml:space="preserve">thirty (30) days </w:t>
      </w:r>
      <w:r>
        <w:rPr>
          <w:smallCaps w:val="0"/>
        </w:rPr>
        <w:t xml:space="preserve">after </w:t>
      </w:r>
      <w:r>
        <w:rPr>
          <w:smallCaps w:val="0"/>
        </w:rPr>
        <w:t xml:space="preserve">receipt of </w:t>
      </w:r>
      <w:r>
        <w:rPr>
          <w:smallCaps w:val="0"/>
        </w:rPr>
        <w:t xml:space="preserve">Consultant’s </w:t>
      </w:r>
      <w:r>
        <w:rPr>
          <w:smallCaps w:val="0"/>
        </w:rPr>
        <w:t>order form.</w:t>
      </w:r>
      <w:r>
        <w:rPr>
          <w:smallCaps w:val="0"/>
        </w:rPr>
        <w:t xml:space="preserve">  </w:t>
      </w:r>
      <w:r>
        <w:rPr>
          <w:smallCaps w:val="0"/>
        </w:rPr>
        <w:t xml:space="preserve">Any disputes between Client and Consultant with respect to payments shall be resolved pursuant to the provisions of Article 16 of this Agreement.  </w:t>
      </w:r>
    </w:p>
    <w:p w14:paraId="487E1355" w14:textId="77777777">
      <w:pPr>
        <w:pStyle w:val="ArticleL5"/>
        <w:tabs>
          <w:tab w:val="clear" w:pos="2160"/>
          <w:tab w:val="num" w:pos="1620"/>
        </w:tabs>
        <w:spacing w:after="160"/>
        <w:ind w:left="1260" w:hanging="450"/>
        <w:rPr>
          <w:smallCaps w:val="0"/>
        </w:rPr>
      </w:pPr>
      <w:r>
        <w:rPr>
          <w:smallCaps w:val="0"/>
        </w:rPr>
        <w:t>Client’s Accounting Code beside each task.</w:t>
      </w:r>
    </w:p>
    <w:p w14:paraId="27B87A59" w14:textId="2FCB65C7">
      <w:pPr>
        <w:pStyle w:val="ArticleL5"/>
        <w:tabs>
          <w:tab w:val="clear" w:pos="2160"/>
          <w:tab w:val="num" w:pos="1620"/>
        </w:tabs>
        <w:spacing w:after="160"/>
        <w:ind w:left="1260" w:hanging="450"/>
        <w:rPr>
          <w:smallCaps w:val="0"/>
        </w:rPr>
      </w:pPr>
      <w:r>
        <w:rPr>
          <w:smallCaps w:val="0"/>
        </w:rPr>
        <w:t>A clear showing of</w:t>
      </w:r>
      <w:r>
        <w:rPr>
          <w:smallCaps w:val="0"/>
        </w:rPr>
        <w:t xml:space="preserve"> the “</w:t>
      </w:r>
      <w:r>
        <w:rPr>
          <w:smallCaps w:val="0"/>
          <w:u w:val="single"/>
        </w:rPr>
        <w:t>Total Due for this Application for Payment</w:t>
      </w:r>
      <w:r>
        <w:rPr>
          <w:smallCaps w:val="0"/>
        </w:rPr>
        <w:t>”</w:t>
      </w:r>
      <w:r>
        <w:rPr>
          <w:smallCaps w:val="0"/>
        </w:rPr>
        <w:t>.</w:t>
      </w:r>
      <w:r>
        <w:rPr>
          <w:smallCaps w:val="0"/>
        </w:rPr>
        <w:t xml:space="preserve"> Any </w:t>
      </w:r>
      <w:r>
        <w:rPr>
          <w:smallCaps w:val="0"/>
        </w:rPr>
        <w:t>amount due from any previous application</w:t>
      </w:r>
      <w:r>
        <w:rPr>
          <w:smallCaps w:val="0"/>
        </w:rPr>
        <w:t xml:space="preserve">(s) should be shown </w:t>
      </w:r>
      <w:r>
        <w:rPr>
          <w:smallCaps w:val="0"/>
        </w:rPr>
        <w:t>separately</w:t>
      </w:r>
      <w:r>
        <w:rPr>
          <w:smallCaps w:val="0"/>
        </w:rPr>
        <w:t xml:space="preserve"> and should NOT be Included in</w:t>
      </w:r>
      <w:r>
        <w:rPr>
          <w:smallCaps w:val="0"/>
        </w:rPr>
        <w:t xml:space="preserve"> the “</w:t>
      </w:r>
      <w:r>
        <w:rPr>
          <w:smallCaps w:val="0"/>
          <w:u w:val="single"/>
        </w:rPr>
        <w:t>Total Due for this Application for Payment</w:t>
      </w:r>
      <w:r>
        <w:rPr>
          <w:smallCaps w:val="0"/>
        </w:rPr>
        <w:t>”</w:t>
      </w:r>
      <w:r>
        <w:rPr>
          <w:smallCaps w:val="0"/>
        </w:rPr>
        <w:t>.</w:t>
      </w:r>
    </w:p>
    <w:p w14:paraId="6B3A7355" w14:textId="290C6321">
      <w:pPr>
        <w:pStyle w:val="ArticleL5"/>
        <w:tabs>
          <w:tab w:val="clear" w:pos="2160"/>
          <w:tab w:val="num" w:pos="1620"/>
        </w:tabs>
        <w:spacing w:after="160"/>
        <w:ind w:left="1260" w:hanging="450"/>
        <w:rPr>
          <w:smallCaps w:val="0"/>
        </w:rPr>
      </w:pPr>
      <w:r>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pPr>
        <w:pStyle w:val="ArticleL5"/>
        <w:tabs>
          <w:tab w:val="clear" w:pos="2160"/>
          <w:tab w:val="num" w:pos="1620"/>
        </w:tabs>
        <w:spacing w:after="160"/>
        <w:ind w:left="1260" w:hanging="450"/>
        <w:rPr>
          <w:smallCaps w:val="0"/>
        </w:rPr>
      </w:pPr>
      <w:r>
        <w:rPr>
          <w:smallCaps w:val="0"/>
        </w:rPr>
        <w:t>A billing history illustrating, by accounting code, fees billed to date, this invoice amount, contract amount, and contract amount remaining.</w:t>
      </w:r>
    </w:p>
    <w:p w14:paraId="693D5711" w14:textId="77777777">
      <w:pPr>
        <w:pStyle w:val="ArticleL5"/>
        <w:tabs>
          <w:tab w:val="clear" w:pos="2160"/>
          <w:tab w:val="num" w:pos="1620"/>
        </w:tabs>
        <w:spacing w:after="160"/>
        <w:ind w:left="1260" w:hanging="450"/>
        <w:rPr>
          <w:smallCaps w:val="0"/>
        </w:rPr>
      </w:pPr>
      <w:r>
        <w:rPr>
          <w:smallCaps w:val="0"/>
        </w:rPr>
        <w:t>A detailed narrative status report, by accounting code, outlining the services provided for each invoice.</w:t>
      </w:r>
    </w:p>
    <w:p w14:paraId="71421E4F" w14:textId="77777777">
      <w:pPr>
        <w:pStyle w:val="ArticleL5"/>
        <w:tabs>
          <w:tab w:val="clear" w:pos="2160"/>
          <w:tab w:val="num" w:pos="1620"/>
        </w:tabs>
        <w:spacing w:after="160"/>
        <w:ind w:left="1260" w:hanging="450"/>
        <w:rPr>
          <w:smallCaps w:val="0"/>
        </w:rPr>
      </w:pPr>
      <w:r>
        <w:rPr>
          <w:smallCaps w:val="0"/>
        </w:rPr>
        <w:t>Any Sub-Consultant invoices.</w:t>
      </w:r>
    </w:p>
    <w:p w14:paraId="1091B590" w14:textId="77777777">
      <w:pPr>
        <w:pStyle w:val="ArticleL2"/>
        <w:tabs>
          <w:tab w:val="left" w:pos="1800"/>
        </w:tabs>
        <w:spacing w:after="160"/>
        <w:rPr>
          <w:smallCaps w:val="0"/>
        </w:rPr>
      </w:pPr>
      <w:r>
        <w:rPr>
          <w:b/>
          <w:smallCaps w:val="0"/>
        </w:rPr>
        <w:t>Invoice Instructions</w:t>
      </w:r>
      <w:r>
        <w:rPr>
          <w:smallCaps w:val="0"/>
        </w:rPr>
        <w:t>.  Each Application for P</w:t>
      </w:r>
      <w:r>
        <w:rPr>
          <w:smallCaps w:val="0"/>
        </w:rPr>
        <w:t>ayment</w:t>
      </w:r>
      <w:r>
        <w:rPr>
          <w:smallCaps w:val="0"/>
        </w:rPr>
        <w:t xml:space="preserve"> submitted to Client shall also be subject to the following terms and conditions, and Consultant hereby agrees to comply with the same as a condition of payment:</w:t>
      </w:r>
    </w:p>
    <w:p w14:paraId="40EF0857" w14:textId="77777777">
      <w:pPr>
        <w:pStyle w:val="ArticleL5"/>
        <w:tabs>
          <w:tab w:val="left" w:pos="1710"/>
        </w:tabs>
        <w:spacing w:after="160"/>
        <w:rPr>
          <w:smallCaps w:val="0"/>
        </w:rPr>
      </w:pPr>
      <w:r>
        <w:rPr>
          <w:smallCaps w:val="0"/>
        </w:rPr>
        <w:t>Applications for Payment</w:t>
      </w:r>
      <w:r>
        <w:rPr>
          <w:smallCaps w:val="0"/>
        </w:rPr>
        <w:t xml:space="preserve"> will not be processed without a Notice of Award Number thereon.</w:t>
      </w:r>
    </w:p>
    <w:p w14:paraId="360F1A22" w14:textId="77777777">
      <w:pPr>
        <w:pStyle w:val="ArticleL5"/>
        <w:tabs>
          <w:tab w:val="clear" w:pos="2160"/>
          <w:tab w:val="num" w:pos="1710"/>
          <w:tab w:val="left" w:pos="1890"/>
        </w:tabs>
        <w:spacing w:after="160"/>
        <w:ind w:left="1710" w:hanging="270"/>
        <w:rPr>
          <w:smallCaps w:val="0"/>
        </w:rPr>
      </w:pPr>
      <w:r>
        <w:rPr>
          <w:smallCaps w:val="0"/>
        </w:rPr>
        <w:t>Applications for Payment</w:t>
      </w:r>
      <w:r>
        <w:rPr>
          <w:smallCaps w:val="0"/>
        </w:rPr>
        <w:t xml:space="preserve"> must have C</w:t>
      </w:r>
      <w:r>
        <w:rPr>
          <w:smallCaps w:val="0"/>
        </w:rPr>
        <w:t xml:space="preserve">lient’s Application for </w:t>
      </w:r>
      <w:r>
        <w:rPr>
          <w:smallCaps w:val="0"/>
        </w:rPr>
        <w:t>Payment form attached to all backup.</w:t>
      </w:r>
    </w:p>
    <w:p w14:paraId="7C6A5653" w14:textId="77777777">
      <w:pPr>
        <w:pStyle w:val="ArticleL5"/>
        <w:tabs>
          <w:tab w:val="left" w:pos="1710"/>
        </w:tabs>
        <w:spacing w:after="160"/>
        <w:rPr>
          <w:smallCaps w:val="0"/>
        </w:rPr>
      </w:pPr>
      <w:r>
        <w:rPr>
          <w:smallCaps w:val="0"/>
        </w:rPr>
        <w:t>Clie</w:t>
      </w:r>
      <w:r>
        <w:rPr>
          <w:smallCaps w:val="0"/>
        </w:rPr>
        <w:t xml:space="preserve">nt’s Application for </w:t>
      </w:r>
      <w:r>
        <w:rPr>
          <w:smallCaps w:val="0"/>
        </w:rPr>
        <w:t>Payment form must be completely filled out or it will be returned.</w:t>
      </w:r>
    </w:p>
    <w:p w14:paraId="167EB567" w14:textId="77777777">
      <w:pPr>
        <w:pStyle w:val="ArticleL5"/>
        <w:tabs>
          <w:tab w:val="clear" w:pos="2160"/>
          <w:tab w:val="num" w:pos="1710"/>
          <w:tab w:val="left" w:pos="1890"/>
        </w:tabs>
        <w:spacing w:after="160"/>
        <w:ind w:left="1710" w:hanging="270"/>
        <w:rPr>
          <w:smallCaps w:val="0"/>
        </w:rPr>
      </w:pPr>
      <w:r>
        <w:rPr>
          <w:smallCaps w:val="0"/>
        </w:rPr>
        <w:t>If any changes a</w:t>
      </w:r>
      <w:r>
        <w:rPr>
          <w:smallCaps w:val="0"/>
        </w:rPr>
        <w:t>ffecting the cost of the Application for Payment</w:t>
      </w:r>
      <w:r>
        <w:rPr>
          <w:smallCaps w:val="0"/>
        </w:rPr>
        <w:t xml:space="preserve"> must be made by Clie</w:t>
      </w:r>
      <w:r>
        <w:rPr>
          <w:smallCaps w:val="0"/>
        </w:rPr>
        <w:t>nt’s Design Manager, the Application for Payment</w:t>
      </w:r>
      <w:r>
        <w:rPr>
          <w:smallCaps w:val="0"/>
        </w:rPr>
        <w:t xml:space="preserve"> will be returned to Consultant.  Consultant will revise th</w:t>
      </w:r>
      <w:r>
        <w:rPr>
          <w:smallCaps w:val="0"/>
        </w:rPr>
        <w:t>e Application for Payment</w:t>
      </w:r>
      <w:r>
        <w:rPr>
          <w:smallCaps w:val="0"/>
        </w:rPr>
        <w:t xml:space="preserve"> as instructed by the Engineering Manager, whereupon Consultant may t</w:t>
      </w:r>
      <w:r>
        <w:rPr>
          <w:smallCaps w:val="0"/>
        </w:rPr>
        <w:t>hen resubmit the revised Application for Payment</w:t>
      </w:r>
      <w:r>
        <w:rPr>
          <w:smallCaps w:val="0"/>
        </w:rPr>
        <w:t>.</w:t>
      </w:r>
    </w:p>
    <w:p w14:paraId="1601DEA7" w14:textId="77777777">
      <w:pPr>
        <w:pStyle w:val="ArticleL2"/>
        <w:spacing w:after="160"/>
      </w:pPr>
      <w:r>
        <w:rPr>
          <w:b/>
          <w:smallCaps w:val="0"/>
        </w:rPr>
        <w:t xml:space="preserve">Client </w:t>
      </w:r>
      <w:r>
        <w:rPr>
          <w:b/>
          <w:smallCaps w:val="0"/>
        </w:rPr>
        <w:t>Right to Audit</w:t>
      </w:r>
      <w:r>
        <w:rPr>
          <w:b/>
          <w:smallCaps w:val="0"/>
        </w:rPr>
        <w:t>/Inspect</w:t>
      </w:r>
      <w:r>
        <w:rPr>
          <w:smallCaps w:val="0"/>
        </w:rPr>
        <w:t xml:space="preserve">.  </w:t>
      </w:r>
      <w:r>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pPr>
        <w:pStyle w:val="ArticleL2"/>
        <w:spacing w:after="160"/>
        <w:rPr>
          <w:smallCaps w:val="0"/>
        </w:rPr>
      </w:pPr>
      <w:r>
        <w:rPr>
          <w:b/>
          <w:smallCaps w:val="0"/>
        </w:rPr>
        <w:t>Payment Provisions</w:t>
      </w:r>
      <w:r>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pPr>
        <w:pStyle w:val="ArticleL2"/>
        <w:rPr>
          <w:smallCaps w:val="0"/>
        </w:rPr>
      </w:pPr>
      <w:r>
        <w:rPr>
          <w:b/>
          <w:smallCaps w:val="0"/>
        </w:rPr>
        <w:t>Failure to Comply</w:t>
      </w:r>
      <w:r>
        <w:rPr>
          <w:smallCaps w:val="0"/>
        </w:rPr>
        <w:t xml:space="preserve">.  If Consultant fails to follow the procedures for payment applications and invoicing on a specific Project set forth in this Agreement, Client may withhold the payments invoiced or applied for until </w:t>
      </w:r>
      <w:r>
        <w:rPr>
          <w:smallCaps w:val="0"/>
        </w:rPr>
        <w:t>Consultant complies therewith.  If Consultant fails to comply with the terms of this Agreement, Client may withhold or reduce payments</w:t>
      </w:r>
      <w:r>
        <w:rPr>
          <w:smallCaps w:val="0"/>
        </w:rPr>
        <w:t xml:space="preserve"> of those</w:t>
      </w:r>
      <w:r>
        <w:rPr>
          <w:smallCaps w:val="0"/>
        </w:rPr>
        <w:t xml:space="preserve"> amounts</w:t>
      </w:r>
      <w:r>
        <w:rPr>
          <w:smallCaps w:val="0"/>
        </w:rPr>
        <w:t xml:space="preserve"> </w:t>
      </w:r>
      <w:r>
        <w:rPr>
          <w:smallCaps w:val="0"/>
        </w:rPr>
        <w:t xml:space="preserve">with respect to which Consultant has failed to follow the procedures for payment applications and invoicing, </w:t>
      </w:r>
      <w:r>
        <w:rPr>
          <w:smallCaps w:val="0"/>
        </w:rPr>
        <w:t xml:space="preserve">if such failure is not rectified by Consultant seven (7) days after written notice is given by Client to Consultant pursuant to Article </w:t>
      </w:r>
      <w:r>
        <w:rPr>
          <w:smallCaps w:val="0"/>
        </w:rPr>
        <w:t>15.1</w:t>
      </w:r>
      <w:r>
        <w:rPr>
          <w:smallCaps w:val="0"/>
        </w:rPr>
        <w:t>1.</w:t>
      </w:r>
    </w:p>
    <w:p w14:paraId="6922A8E1" w14:textId="77777777">
      <w:pPr>
        <w:pStyle w:val="ArticleL1"/>
        <w:spacing w:after="160"/>
        <w:rPr>
          <w:caps/>
          <w:smallCaps w:val="0"/>
        </w:rPr>
      </w:pPr>
      <w:r>
        <w:br/>
      </w:r>
      <w:r>
        <w:t>insurance</w:t>
      </w:r>
    </w:p>
    <w:p w14:paraId="71B59BD3" w14:textId="1E8539E6">
      <w:pPr>
        <w:pStyle w:val="ArticleL2"/>
        <w:spacing w:after="160"/>
        <w:rPr>
          <w:smallCaps w:val="0"/>
        </w:rPr>
      </w:pPr>
      <w:r>
        <w:rPr>
          <w:smallCaps w:val="0"/>
          <w:color w:val="000000"/>
        </w:rPr>
        <w:t xml:space="preserve">Client </w:t>
      </w:r>
      <w:r>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Pr>
          <w:smallCaps w:val="0"/>
          <w:color w:val="000000"/>
        </w:rPr>
        <w:t>Client</w:t>
      </w:r>
      <w:r>
        <w:rPr>
          <w:smallCaps w:val="0"/>
          <w:color w:val="000000"/>
        </w:rPr>
        <w:t xml:space="preserve"> in its sole discretion may determine to be reasonable or prudent, including (without limitation) contractor's pollution liability insurance, builders risk insurance and/or terrorism insurance.  In the event </w:t>
      </w:r>
      <w:r>
        <w:rPr>
          <w:smallCaps w:val="0"/>
          <w:color w:val="000000"/>
        </w:rPr>
        <w:t>Client</w:t>
      </w:r>
      <w:r>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Pr>
          <w:smallCaps w:val="0"/>
          <w:color w:val="000000"/>
        </w:rPr>
        <w:t>GiantCo</w:t>
      </w:r>
      <w:r>
        <w:rPr>
          <w:smallCaps w:val="0"/>
          <w:color w:val="000000"/>
        </w:rPr>
        <w:t xml:space="preserve"> OCIP.</w:t>
      </w:r>
    </w:p>
    <w:p w14:paraId="5F27D08E" w14:textId="7F1DFB44">
      <w:pPr>
        <w:pStyle w:val="ArticleCont2"/>
        <w:spacing w:after="160"/>
      </w:pPr>
      <w:r>
        <w:rPr>
          <w:color w:val="000000"/>
        </w:rPr>
        <w:t xml:space="preserve">Except to the extent </w:t>
      </w:r>
      <w:r>
        <w:rPr>
          <w:color w:val="000000"/>
        </w:rPr>
        <w:t>Client</w:t>
      </w:r>
      <w:r>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Pr>
          <w:color w:val="000000"/>
        </w:rPr>
        <w:t>Client</w:t>
      </w:r>
      <w:r>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pPr>
        <w:pStyle w:val="ArticleL2"/>
        <w:spacing w:after="160"/>
        <w:rPr>
          <w:smallCaps w:val="0"/>
        </w:rPr>
      </w:pPr>
      <w:r>
        <w:rPr>
          <w:smallCaps w:val="0"/>
          <w:color w:val="000000"/>
        </w:rPr>
        <w:t xml:space="preserve">Consultant hereby releases </w:t>
      </w:r>
      <w:r>
        <w:rPr>
          <w:smallCaps w:val="0"/>
          <w:color w:val="000000"/>
        </w:rPr>
        <w:t>Client</w:t>
      </w:r>
      <w:r>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Pr>
          <w:smallCaps w:val="0"/>
          <w:color w:val="000000"/>
        </w:rPr>
        <w:t>10.2</w:t>
      </w:r>
      <w:r>
        <w:rPr>
          <w:smallCaps w:val="0"/>
          <w:color w:val="000000"/>
        </w:rPr>
        <w:t xml:space="preserve"> shall not apply to any liability to the extent such liability is caused by the negligent act or omission of </w:t>
      </w:r>
      <w:r>
        <w:rPr>
          <w:smallCaps w:val="0"/>
          <w:color w:val="000000"/>
        </w:rPr>
        <w:t>Client</w:t>
      </w:r>
      <w:r>
        <w:rPr>
          <w:smallCaps w:val="0"/>
          <w:color w:val="000000"/>
        </w:rPr>
        <w:t xml:space="preserve"> and</w:t>
      </w:r>
      <w:r>
        <w:rPr>
          <w:smallCaps w:val="0"/>
          <w:color w:val="000000"/>
        </w:rPr>
        <w:t>/or</w:t>
      </w:r>
      <w:r>
        <w:rPr>
          <w:smallCaps w:val="0"/>
          <w:color w:val="000000"/>
        </w:rPr>
        <w:t xml:space="preserve"> is not a type of liability covered by the policies required of Consultant under this Agreement. Consultant shall provide to </w:t>
      </w:r>
      <w:r>
        <w:rPr>
          <w:smallCaps w:val="0"/>
          <w:color w:val="000000"/>
        </w:rPr>
        <w:t>Client</w:t>
      </w:r>
      <w:r>
        <w:rPr>
          <w:smallCaps w:val="0"/>
          <w:color w:val="000000"/>
        </w:rPr>
        <w:t xml:space="preserve"> at least thirty (30) days’ advance written notice o</w:t>
      </w:r>
      <w:r>
        <w:rPr>
          <w:smallCaps w:val="0"/>
          <w:color w:val="000000"/>
        </w:rPr>
        <w:t>f any contemplated cancellation or non-renewal</w:t>
      </w:r>
      <w:r>
        <w:rPr>
          <w:smallCaps w:val="0"/>
          <w:color w:val="000000"/>
        </w:rPr>
        <w:t xml:space="preserve"> in insurance coverage.</w:t>
      </w:r>
    </w:p>
    <w:p w14:paraId="29BA7999" w14:textId="2091B26D">
      <w:pPr>
        <w:pStyle w:val="ArticleL2"/>
        <w:spacing w:after="160"/>
        <w:rPr>
          <w:smallCaps w:val="0"/>
        </w:rPr>
      </w:pPr>
      <w:r>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Pr>
          <w:smallCaps w:val="0"/>
          <w:color w:val="000000"/>
        </w:rPr>
        <w:t>GiantCo</w:t>
      </w:r>
      <w:r>
        <w:rPr>
          <w:smallCaps w:val="0"/>
          <w:color w:val="000000"/>
        </w:rPr>
        <w:t xml:space="preserve">, </w:t>
      </w:r>
      <w:r>
        <w:rPr>
          <w:smallCaps w:val="0"/>
          <w:color w:val="000000"/>
        </w:rPr>
        <w:t>GiantCo</w:t>
      </w:r>
      <w:r>
        <w:rPr>
          <w:smallCaps w:val="0"/>
          <w:color w:val="000000"/>
        </w:rPr>
        <w:t xml:space="preserve"> may, in addition to any other remedy available to it, at its option, purchase the insurance, at Consultant’s expense, or immediately terminate this Agreement.  Consultant shall indemnify and defend the </w:t>
      </w:r>
      <w:r>
        <w:rPr>
          <w:smallCaps w:val="0"/>
          <w:color w:val="000000"/>
        </w:rPr>
        <w:t>Client</w:t>
      </w:r>
      <w:r>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pPr>
        <w:pStyle w:val="ArticleL2"/>
        <w:spacing w:after="160"/>
        <w:rPr>
          <w:smallCaps w:val="0"/>
        </w:rPr>
      </w:pPr>
      <w:r>
        <w:rPr>
          <w:smallCaps w:val="0"/>
          <w:color w:val="000000"/>
        </w:rPr>
        <w:t xml:space="preserve">The foregoing requirements as to types and limits of insurance coverage to be maintained by Consultant and, as applicable, its sub-consultants, and </w:t>
      </w:r>
      <w:r>
        <w:rPr>
          <w:smallCaps w:val="0"/>
          <w:color w:val="000000"/>
        </w:rPr>
        <w:t>Client</w:t>
      </w:r>
      <w:r>
        <w:rPr>
          <w:smallCaps w:val="0"/>
          <w:color w:val="000000"/>
        </w:rPr>
        <w:t>’s approval thereof, are not intended to and shall not in any manner limit or qualify the liabilities and obligations assumed by Consultants and its sub-consultants under this Agreement.</w:t>
      </w:r>
    </w:p>
    <w:p w14:paraId="7FCA4954" w14:textId="399EF94A">
      <w:pPr>
        <w:pStyle w:val="ArticleL2"/>
        <w:spacing w:after="160"/>
      </w:pPr>
      <w:r>
        <w:rPr>
          <w:smallCaps w:val="0"/>
          <w:color w:val="000000"/>
        </w:rPr>
        <w:t xml:space="preserve">Consultant shall ensure that </w:t>
      </w:r>
      <w:r>
        <w:rPr>
          <w:smallCaps w:val="0"/>
          <w:color w:val="000000"/>
        </w:rPr>
        <w:t>Client</w:t>
      </w:r>
      <w:r>
        <w:rPr>
          <w:smallCaps w:val="0"/>
          <w:color w:val="000000"/>
        </w:rPr>
        <w:t xml:space="preserve">’s partial use or occupancy of the Project Facilities while the Services are being performed is not prohibited by any policy of insurance required by this Section 12.  If requested by </w:t>
      </w:r>
      <w:r>
        <w:rPr>
          <w:smallCaps w:val="0"/>
          <w:color w:val="000000"/>
        </w:rPr>
        <w:t>Client</w:t>
      </w:r>
      <w:r>
        <w:rPr>
          <w:smallCaps w:val="0"/>
          <w:color w:val="000000"/>
        </w:rPr>
        <w:t xml:space="preserve">, Consultant shall provide written consent of its insurance company or companies to partial use and occupancy of the Project Facilities by </w:t>
      </w:r>
      <w:r>
        <w:rPr>
          <w:smallCaps w:val="0"/>
          <w:color w:val="000000"/>
        </w:rPr>
        <w:t>Client</w:t>
      </w:r>
      <w:r>
        <w:rPr>
          <w:smallCaps w:val="0"/>
          <w:color w:val="000000"/>
        </w:rPr>
        <w:t>.</w:t>
      </w:r>
    </w:p>
    <w:p w14:paraId="0210B652" w14:textId="6432C2AD">
      <w:pPr>
        <w:pStyle w:val="ArticleL2"/>
        <w:rPr>
          <w:smallCaps w:val="0"/>
        </w:rPr>
      </w:pPr>
      <w:r>
        <w:rPr>
          <w:smallCaps w:val="0"/>
          <w:color w:val="000000"/>
        </w:rPr>
        <w:t xml:space="preserve">To the extent permitted under applicable law the Consultant waives, on behalf of itself and its agents and employees, sub-consultants and sub-consultants’ employees, any Claims against </w:t>
      </w:r>
      <w:r>
        <w:rPr>
          <w:smallCaps w:val="0"/>
          <w:color w:val="000000"/>
        </w:rPr>
        <w:t>Client</w:t>
      </w:r>
      <w:r>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Pr>
          <w:smallCaps w:val="0"/>
          <w:color w:val="000000"/>
        </w:rPr>
        <w:t>Client</w:t>
      </w:r>
      <w:r>
        <w:rPr>
          <w:smallCaps w:val="0"/>
          <w:color w:val="000000"/>
        </w:rPr>
        <w:t xml:space="preserve">, if requested by </w:t>
      </w:r>
      <w:r>
        <w:rPr>
          <w:smallCaps w:val="0"/>
          <w:color w:val="000000"/>
        </w:rPr>
        <w:t>Client</w:t>
      </w:r>
      <w:r>
        <w:rPr>
          <w:smallCaps w:val="0"/>
          <w:color w:val="000000"/>
        </w:rPr>
        <w:t xml:space="preserve">.  The Consultant hereby agrees to obtain from its insurers (including its workers’ compensation insurer) a waiver of any subrogation rights against </w:t>
      </w:r>
      <w:r>
        <w:rPr>
          <w:smallCaps w:val="0"/>
          <w:color w:val="000000"/>
        </w:rPr>
        <w:t>Client</w:t>
      </w:r>
      <w:r>
        <w:rPr>
          <w:smallCaps w:val="0"/>
          <w:color w:val="000000"/>
        </w:rPr>
        <w:t xml:space="preserve">, any third person or entity properly designated by </w:t>
      </w:r>
      <w:r>
        <w:rPr>
          <w:smallCaps w:val="0"/>
          <w:color w:val="000000"/>
        </w:rPr>
        <w:t>Client</w:t>
      </w:r>
      <w:r>
        <w:rPr>
          <w:smallCaps w:val="0"/>
          <w:color w:val="000000"/>
        </w:rPr>
        <w:t>, and their affiliates, subs</w:t>
      </w:r>
      <w:r>
        <w:rPr>
          <w:smallCaps w:val="0"/>
          <w:color w:val="000000"/>
        </w:rPr>
        <w:t xml:space="preserve">idiaries, employees, </w:t>
      </w:r>
      <w:r>
        <w:rPr>
          <w:smallCaps w:val="0"/>
          <w:color w:val="000000"/>
        </w:rPr>
        <w:t>representatives</w:t>
      </w:r>
      <w:r>
        <w:rPr>
          <w:smallCaps w:val="0"/>
          <w:color w:val="000000"/>
        </w:rPr>
        <w:t xml:space="preserve"> and consultants</w:t>
      </w:r>
      <w:r>
        <w:rPr>
          <w:smallCaps w:val="0"/>
          <w:color w:val="000000"/>
        </w:rPr>
        <w:t>, to the extent such waivers are obtainable under applicable Laws.</w:t>
      </w:r>
    </w:p>
    <w:p w14:paraId="562F0862" w14:textId="77777777">
      <w:pPr>
        <w:pStyle w:val="ArticleL1"/>
        <w:spacing w:after="160"/>
        <w:rPr>
          <w:caps/>
          <w:smallCaps w:val="0"/>
        </w:rPr>
      </w:pPr>
      <w:r>
        <w:br/>
      </w:r>
      <w:r>
        <w:t>Indemnity</w:t>
      </w:r>
    </w:p>
    <w:p w14:paraId="656171F7" w14:textId="116EEF3C">
      <w:pPr>
        <w:pStyle w:val="ArticleL2"/>
        <w:spacing w:after="160"/>
        <w:rPr>
          <w:smallCaps w:val="0"/>
        </w:rPr>
      </w:pPr>
      <w:r>
        <w:rPr>
          <w:smallCaps w:val="0"/>
        </w:rPr>
        <w:t xml:space="preserve">, Consultant agrees, by executing this Agreement, that it shall, to the fullest extent permitted by law, indemnify and hold harmless Client and its employees (each, an “indemnitee” and collectively, the “indemnitees”) </w:t>
      </w:r>
      <w:commentRangeStart w:id="350"/>
      <w:r>
        <w:rPr>
          <w:smallCaps w:val="0"/>
        </w:rPr>
        <w:t>from and against any third</w:t>
      </w:r>
      <w:ins w:author="Reviewing Counsel (GiantCo)" w:id="71" w:date="2026-10-19T02:34:33Z">
        <w:r>
          <w:rPr>
            <w:smallCaps w:val="0"/>
          </w:rPr>
          <w:t>-</w:t>
        </w:r>
      </w:ins>
      <w:del w:author="Reviewing Counsel (GiantCo)" w:id="72" w:date="2026-10-19T02:34:33Z">
        <w:r>
          <w:rPr>
            <w:smallCaps w:val="0"/>
          </w:rPr>
          <w:delText xml:space="preserve"> </w:delText>
        </w:r>
      </w:del>
      <w:r>
        <w:rPr>
          <w:smallCaps w:val="0"/>
        </w:rPr>
        <w:t>party</w:t>
      </w:r>
      <w:ins w:author="Reviewing Counsel (GiantCo)" w:id="73" w:date="2026-10-19T02:34:33Z">
        <w:r>
          <w:rPr>
            <w:smallCaps w:val="0"/>
          </w:rPr>
          <w:t xml:space="preserve"> claims,</w:t>
        </w:r>
      </w:ins>
      <w:r>
        <w:rPr>
          <w:smallCaps w:val="0"/>
        </w:rPr>
        <w:t xml:space="preserve"> damages, losses, and liabilities</w:t>
      </w:r>
      <w:commentRangeEnd w:id="350"/>
      <w:r>
        <w:rPr>
          <w:rStyle w:val="CommentReference"/>
          <w:sz w:val="20"/>
          <w:szCs w:val="20"/>
        </w:rPr>
        <w:commentReference w:id="350"/>
      </w:r>
      <w:r>
        <w:rPr>
          <w:smallCaps w:val="0"/>
        </w:rPr>
        <w:t xml:space="preserve"> (including, without limitation, damage to property, death of or injury to persons, and reasonable attorneys’ fees and litigation expenses) </w:t>
      </w:r>
      <w:commentRangeStart w:id="351"/>
      <w:r>
        <w:rPr>
          <w:smallCaps w:val="0"/>
        </w:rPr>
        <w:t xml:space="preserve">arising out of or related to </w:t>
      </w:r>
      <w:ins w:author="Reviewing Counsel (GiantCo)" w:id="74" w:date="2026-10-19T02:34:33Z">
        <w:r>
          <w:rPr>
            <w:smallCaps w:val="0"/>
          </w:rPr>
          <w:t>(A) the negligence or willful misconduct of Consultant or its agents, employees, or Sub-Consultants; (B) Consultant’s breach of this Agreement, including its confidentiality, data-use, and information-security obligations; or (C)</w:t>
        </w:r>
      </w:ins>
      <w:r>
        <w:rPr>
          <w:smallCaps w:val="0"/>
        </w:rPr>
        <w:t xml:space="preserve"> any infringement or claim of infringement</w:t>
      </w:r>
      <w:commentRangeEnd w:id="351"/>
      <w:r>
        <w:rPr>
          <w:rStyle w:val="CommentReference"/>
          <w:sz w:val="20"/>
          <w:szCs w:val="20"/>
        </w:rPr>
        <w:commentReference w:id="351"/>
      </w:r>
      <w:r>
        <w:rPr>
          <w:smallCaps w:val="0"/>
        </w:rPr>
        <w:t xml:space="preserve"> of any trade secret, patent, trademark, copyright, or other proprietary interest of any third party based on the normal use </w:t>
      </w:r>
      <w:r>
        <w:rPr>
          <w:smallCaps w:val="0"/>
        </w:rPr>
        <w:t>of the</w:t>
      </w:r>
      <w:r>
        <w:rPr>
          <w:smallCaps w:val="0"/>
        </w:rPr>
        <w:t xml:space="preserve"> Services</w:t>
      </w:r>
      <w:r>
        <w:rPr>
          <w:smallCaps w:val="0"/>
        </w:rPr>
        <w:t xml:space="preserve">, </w:t>
      </w:r>
      <w:commentRangeStart w:id="352"/>
      <w:r>
        <w:rPr>
          <w:smallCaps w:val="0"/>
        </w:rPr>
        <w:t xml:space="preserve">except </w:t>
      </w:r>
      <w:ins w:author="Reviewing Counsel (GiantCo)" w:id="75" w:date="2026-10-19T02:34:33Z">
        <w:r>
          <w:rPr>
            <w:smallCaps w:val="0"/>
          </w:rPr>
          <w:t>to the extent</w:t>
        </w:r>
      </w:ins>
      <w:del w:author="Reviewing Counsel (GiantCo)" w:id="76" w:date="2026-10-19T02:34:33Z">
        <w:r>
          <w:rPr>
            <w:smallCaps w:val="0"/>
          </w:rPr>
          <w:delText>that Consultant shall have no obligation where</w:delText>
        </w:r>
      </w:del>
      <w:r>
        <w:rPr>
          <w:smallCaps w:val="0"/>
        </w:rPr>
        <w:t xml:space="preserve"> the damages, </w:t>
      </w:r>
      <w:ins w:author="Reviewing Counsel (GiantCo)" w:id="77" w:date="2026-10-19T02:34:33Z">
        <w:r>
          <w:rPr>
            <w:smallCaps w:val="0"/>
          </w:rPr>
          <w:t>losses,</w:t>
        </w:r>
      </w:ins>
      <w:del w:author="Reviewing Counsel (GiantCo)" w:id="78" w:date="2026-10-19T02:34:33Z">
        <w:r>
          <w:rPr>
            <w:smallCaps w:val="0"/>
          </w:rPr>
          <w:delText>loss</w:delText>
        </w:r>
      </w:del>
      <w:r>
        <w:rPr>
          <w:smallCaps w:val="0"/>
        </w:rPr>
        <w:t xml:space="preserve"> and liabilities </w:t>
      </w:r>
      <w:ins w:author="Reviewing Counsel (GiantCo)" w:id="79" w:date="2026-10-19T02:34:33Z">
        <w:r>
          <w:rPr>
            <w:smallCaps w:val="0"/>
          </w:rPr>
          <w:t>were caused by</w:t>
        </w:r>
      </w:ins>
      <w:del w:author="Reviewing Counsel (GiantCo)" w:id="80" w:date="2026-10-19T02:34:33Z">
        <w:r>
          <w:rPr>
            <w:smallCaps w:val="0"/>
          </w:rPr>
          <w:delText>arose from</w:delText>
        </w:r>
      </w:del>
      <w:r>
        <w:rPr>
          <w:smallCaps w:val="0"/>
        </w:rPr>
        <w:t xml:space="preserve"> the acts or </w:t>
      </w:r>
      <w:ins w:author="Reviewing Counsel (GiantCo)" w:id="81" w:date="2026-10-19T02:34:33Z">
        <w:r>
          <w:rPr>
            <w:smallCaps w:val="0"/>
          </w:rPr>
          <w:t>omissions</w:t>
        </w:r>
      </w:ins>
      <w:del w:author="Reviewing Counsel (GiantCo)" w:id="82" w:date="2026-10-19T02:34:33Z">
        <w:r>
          <w:rPr>
            <w:smallCaps w:val="0"/>
          </w:rPr>
          <w:delText>omission</w:delText>
        </w:r>
      </w:del>
      <w:r>
        <w:rPr>
          <w:smallCaps w:val="0"/>
        </w:rPr>
        <w:t xml:space="preserve"> of Client</w:t>
      </w:r>
      <w:ins w:author="Reviewing Counsel (GiantCo)" w:id="84" w:date="2026-10-19T02:34:33Z">
        <w:r>
          <w:rPr>
            <w:smallCaps w:val="0"/>
          </w:rPr>
          <w:t>.</w:t>
        </w:r>
        <w:commentRangeEnd w:id="352"/>
        <w:r>
          <w:rPr>
            <w:rStyle w:val="CommentReference"/>
            <w:sz w:val="20"/>
            <w:szCs w:val="20"/>
          </w:rPr>
          <w:commentReference w:id="352"/>
        </w:r>
      </w:ins>
      <w:del w:author="Reviewing Counsel (GiantCo)" w:id="83" w:date="2026-10-19T02:34:33Z">
        <w:r>
          <w:rPr>
            <w:smallCaps w:val="0"/>
          </w:rPr>
          <w:delText>.</w:delText>
        </w:r>
      </w:del>
      <w:del w:author="Reviewing Counsel (GiantCo)" w:id="85" w:date="2026-10-19T02:34:33Z">
        <w:r>
          <w:rPr>
            <w:smallCaps w:val="0"/>
          </w:rPr>
          <w:delText>.</w:delText>
        </w:r>
      </w:del>
    </w:p>
    <w:p w14:paraId="665E03D1" w14:textId="617C085A">
      <w:pPr>
        <w:pStyle w:val="ArticleL2"/>
        <w:rPr>
          <w:b/>
          <w:smallCaps w:val="0"/>
        </w:rPr>
      </w:pPr>
      <w:r>
        <w:rPr>
          <w:b/>
          <w:smallCaps w:val="0"/>
        </w:rPr>
        <w:t xml:space="preserve">No Limitations on Indemnity.  </w:t>
      </w:r>
      <w:r>
        <w:rPr>
          <w:smallCaps w:val="0"/>
        </w:rPr>
        <w:t xml:space="preserve">The indemnification obligation set forth above shall not be limited in any manner by any limitation on the amount or type of damages (except as expressly provided in Article </w:t>
      </w:r>
      <w:r>
        <w:rPr>
          <w:smallCaps w:val="0"/>
        </w:rPr>
        <w:t>15</w:t>
      </w:r>
      <w:r>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Pr>
          <w:smallCaps w:val="0"/>
        </w:rPr>
        <w:t xml:space="preserve"> </w:t>
      </w:r>
    </w:p>
    <w:p w14:paraId="3FC56921" w14:textId="77777777">
      <w:pPr>
        <w:pStyle w:val="ArticleL1"/>
        <w:spacing w:after="160"/>
        <w:rPr>
          <w:caps/>
          <w:smallCaps w:val="0"/>
        </w:rPr>
      </w:pPr>
      <w:r>
        <w:br/>
      </w:r>
      <w:r>
        <w:t>Confidentiality of Information; Trade Secrets</w:t>
      </w:r>
    </w:p>
    <w:p w14:paraId="135EE8AA" w14:textId="10ACB5E5">
      <w:pPr>
        <w:pStyle w:val="ArticleL2"/>
        <w:spacing w:after="160"/>
        <w:rPr>
          <w:smallCaps w:val="0"/>
        </w:rPr>
      </w:pPr>
      <w:r>
        <w:rPr>
          <w:b/>
          <w:smallCaps w:val="0"/>
        </w:rPr>
        <w:t xml:space="preserve">Confidentiality.  </w:t>
      </w:r>
      <w:r>
        <w:rPr>
          <w:smallCaps w:val="0"/>
        </w:rPr>
        <w:t>Ea</w:t>
      </w:r>
      <w:r>
        <w:rPr>
          <w:smallCaps w:val="0"/>
        </w:rPr>
        <w:t>ch Party</w:t>
      </w:r>
      <w:r>
        <w:rPr>
          <w:smallCaps w:val="0"/>
        </w:rPr>
        <w:t xml:space="preserve"> will be disclosing to</w:t>
      </w:r>
      <w:r>
        <w:rPr>
          <w:smallCaps w:val="0"/>
        </w:rPr>
        <w:t xml:space="preserve"> the other </w:t>
      </w:r>
      <w:r>
        <w:rPr>
          <w:smallCaps w:val="0"/>
        </w:rPr>
        <w:t xml:space="preserve">certain confidential and proprietary business information, including, without limitation, certain trade secrets relating to </w:t>
      </w:r>
      <w:r>
        <w:rPr>
          <w:smallCaps w:val="0"/>
        </w:rPr>
        <w:t>a Party’s</w:t>
      </w:r>
      <w:r>
        <w:rPr>
          <w:smallCaps w:val="0"/>
        </w:rPr>
        <w:t xml:space="preserve"> </w:t>
      </w:r>
      <w:r>
        <w:rPr>
          <w:smallCaps w:val="0"/>
        </w:rPr>
        <w:t>operations (</w:t>
      </w:r>
      <w:commentRangeStart w:id="240"/>
      <w:commentRangeStart w:id="385"/>
      <w:commentRangeStart w:id="353"/>
      <w:r>
        <w:rPr>
          <w:smallCaps w:val="0"/>
        </w:rPr>
        <w:t>collectively, “Confidential Information</w:t>
      </w:r>
      <w:ins w:author="Reviewing Counsel (GiantCo)" w:id="86" w:date="2026-10-19T02:34:33Z">
        <w:r>
          <w:rPr>
            <w:smallCaps w:val="0"/>
          </w:rPr>
          <w:t>”). As used herein, the term “Confidential Information” also includes all Training Data, Production Data, Input Queries, Output Data, Derivative Data, the GiantCo AI Solution(s), and all candidate materials, job requirements, prompts, configurations, and client-specific outputs</w:t>
        </w:r>
      </w:ins>
      <w:r>
        <w:rPr>
          <w:smallCaps w:val="0"/>
          <w:rPrChange w:id="87" w:author="Reviewing Counsel (GiantCo)" w:date="2026-10-19T02:34:33Z">
            <w:rPr xmlns:w="http://schemas.openxmlformats.org/wordprocessingml/2006/main">
              <w:b/>
              <w:bCs/>
              <w:smallCaps w:val="0"/>
            </w:rPr>
          </w:rPrChange>
        </w:rPr>
        <w:t>.</w:t>
      </w:r>
      <w:commentRangeEnd w:id="353"/>
      <w:r>
        <w:rPr>
          <w:rStyle w:val="CommentReference"/>
          <w:sz w:val="20"/>
          <w:szCs w:val="20"/>
        </w:rPr>
        <w:commentReference w:id="353"/>
      </w:r>
      <w:r>
        <w:rPr>
          <w:smallCaps w:val="0"/>
        </w:rPr>
        <w:t xml:space="preserve">  </w:t>
      </w:r>
      <w:commentRangeEnd w:id="240"/>
      <w:r>
        <w:rPr>
          <w:rStyle w:val="CommentReference"/>
          <w:sz w:val="20"/>
          <w:szCs w:val="20"/>
        </w:rPr>
        <w:commentReference w:id="240"/>
      </w:r>
      <w:commentRangeEnd w:id="385"/>
      <w:r>
        <w:rPr>
          <w:rStyle w:val="CommentReference"/>
          <w:sz w:val="20"/>
          <w:szCs w:val="20"/>
        </w:rPr>
        <w:commentReference w:id="385"/>
      </w:r>
      <w:r>
        <w:rPr>
          <w:smallCaps w:val="0"/>
        </w:rPr>
        <w:t xml:space="preserve">Each Party </w:t>
      </w:r>
      <w:r>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Pr>
          <w:smallCaps w:val="0"/>
        </w:rPr>
        <w:t>Each Party</w:t>
      </w:r>
      <w:r>
        <w:rPr>
          <w:smallCaps w:val="0"/>
        </w:rPr>
        <w:t xml:space="preserve"> </w:t>
      </w:r>
      <w:r>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r>
        <w:rPr>
          <w:smallCaps w:val="0"/>
        </w:rPr>
        <w:t xml:space="preserve">.  Because it is difficult to separate confidential and proprietary information from that which is not, </w:t>
      </w:r>
      <w:r>
        <w:rPr>
          <w:smallCaps w:val="0"/>
        </w:rPr>
        <w:t>each Party</w:t>
      </w:r>
      <w:r>
        <w:rPr>
          <w:smallCaps w:val="0"/>
        </w:rPr>
        <w:t xml:space="preserve"> </w:t>
      </w:r>
      <w:r>
        <w:rPr>
          <w:smallCaps w:val="0"/>
        </w:rPr>
        <w:t xml:space="preserve">shall treat all information it obtains as a result of </w:t>
      </w:r>
      <w:r>
        <w:rPr>
          <w:smallCaps w:val="0"/>
        </w:rPr>
        <w:t>this Agreement</w:t>
      </w:r>
      <w:r>
        <w:rPr>
          <w:smallCaps w:val="0"/>
        </w:rPr>
        <w:t xml:space="preserve"> </w:t>
      </w:r>
      <w:r>
        <w:rPr>
          <w:smallCaps w:val="0"/>
        </w:rPr>
        <w:t xml:space="preserve">as confidential and proprietary to </w:t>
      </w:r>
      <w:r>
        <w:rPr>
          <w:smallCaps w:val="0"/>
        </w:rPr>
        <w:t>disclosing Party</w:t>
      </w:r>
      <w:r>
        <w:rPr>
          <w:smallCaps w:val="0"/>
        </w:rPr>
        <w:t xml:space="preserve">, and shall not disclose such information to any organization or individual without the prior written consent of </w:t>
      </w:r>
      <w:r>
        <w:rPr>
          <w:smallCaps w:val="0"/>
        </w:rPr>
        <w:t>disclosing party</w:t>
      </w:r>
      <w:r>
        <w:rPr>
          <w:smallCaps w:val="0"/>
        </w:rPr>
        <w:t xml:space="preserve">t.  </w:t>
      </w:r>
      <w:r>
        <w:rPr>
          <w:smallCaps w:val="0"/>
        </w:rPr>
        <w:t>Each Part</w:t>
      </w:r>
      <w:r>
        <w:rPr>
          <w:smallCaps w:val="0"/>
        </w:rPr>
        <w:t>y</w:t>
      </w:r>
      <w:r>
        <w:rPr>
          <w:smallCaps w:val="0"/>
        </w:rPr>
        <w:t xml:space="preserve"> </w:t>
      </w:r>
      <w:r>
        <w:rPr>
          <w:smallCaps w:val="0"/>
        </w:rPr>
        <w:t xml:space="preserve">shall inform its employees </w:t>
      </w:r>
      <w:r>
        <w:rPr>
          <w:smallCaps w:val="0"/>
        </w:rPr>
        <w:t>and third parties authorized to receive Confidential Information under this Agreement</w:t>
      </w:r>
      <w:r>
        <w:rPr>
          <w:smallCaps w:val="0"/>
        </w:rPr>
        <w:t xml:space="preserve">of the requirements of this Agreement regarding confidentiality and trade secrets; shall incorporate by reference the provisions of this Agreement relating to Confidential Information into its agreements with </w:t>
      </w:r>
      <w:r>
        <w:rPr>
          <w:smallCaps w:val="0"/>
        </w:rPr>
        <w:t>third-parties</w:t>
      </w:r>
      <w:r>
        <w:rPr>
          <w:smallCaps w:val="0"/>
        </w:rPr>
        <w:t xml:space="preserve"> (or include therein substantially similar requirements); and hereby warrants the compliance of its employees and </w:t>
      </w:r>
      <w:r>
        <w:rPr>
          <w:smallCaps w:val="0"/>
        </w:rPr>
        <w:t>third-parties</w:t>
      </w:r>
      <w:r>
        <w:rPr>
          <w:smallCaps w:val="0"/>
        </w:rPr>
        <w:t xml:space="preserve">with such provisions.  </w:t>
      </w:r>
      <w:r>
        <w:rPr>
          <w:smallCaps w:val="0"/>
        </w:rPr>
        <w:t>Each Party</w:t>
      </w:r>
      <w:r>
        <w:rPr>
          <w:smallCaps w:val="0"/>
        </w:rPr>
        <w:t xml:space="preserve"> </w:t>
      </w:r>
      <w:r>
        <w:rPr>
          <w:smallCaps w:val="0"/>
        </w:rPr>
        <w:t xml:space="preserve">further agrees not to make any copies of any such Confidential Information without written authorization from </w:t>
      </w:r>
      <w:r>
        <w:rPr>
          <w:smallCaps w:val="0"/>
        </w:rPr>
        <w:t>disclosing party</w:t>
      </w:r>
      <w:r>
        <w:rPr>
          <w:smallCaps w:val="0"/>
        </w:rPr>
        <w:t xml:space="preserve">, except as reasonably necessary to complete </w:t>
      </w:r>
      <w:r>
        <w:rPr>
          <w:smallCaps w:val="0"/>
        </w:rPr>
        <w:t>the Agreement</w:t>
      </w:r>
      <w:r>
        <w:rPr>
          <w:smallCaps w:val="0"/>
        </w:rPr>
        <w:t xml:space="preserve">.  Upon </w:t>
      </w:r>
      <w:r>
        <w:rPr>
          <w:smallCaps w:val="0"/>
        </w:rPr>
        <w:t>disclosing party’s</w:t>
      </w:r>
      <w:r>
        <w:rPr>
          <w:smallCaps w:val="0"/>
        </w:rPr>
        <w:t xml:space="preserve"> </w:t>
      </w:r>
      <w:r>
        <w:rPr>
          <w:smallCaps w:val="0"/>
        </w:rPr>
        <w:t xml:space="preserve">request, </w:t>
      </w:r>
      <w:r>
        <w:rPr>
          <w:smallCaps w:val="0"/>
        </w:rPr>
        <w:t>receiving party</w:t>
      </w:r>
      <w:r>
        <w:rPr>
          <w:smallCaps w:val="0"/>
        </w:rPr>
        <w:t xml:space="preserve"> </w:t>
      </w:r>
      <w:r>
        <w:rPr>
          <w:smallCaps w:val="0"/>
        </w:rPr>
        <w:t xml:space="preserve">shall return </w:t>
      </w:r>
      <w:r>
        <w:rPr>
          <w:smallCaps w:val="0"/>
        </w:rPr>
        <w:t>all tangible embodiments of such Confidential Information, including, without limitation, all copies thereof.  The foregoing provisions of this Article 1</w:t>
      </w:r>
      <w:r>
        <w:rPr>
          <w:smallCaps w:val="0"/>
        </w:rPr>
        <w:t>2</w:t>
      </w:r>
      <w:r>
        <w:rPr>
          <w:smallCaps w:val="0"/>
        </w:rPr>
        <w:t xml:space="preserve">.1 do not require the alteration, modification, deletion, or destruction of back-up tapes or other emergency recovery electronic media made in the ordinary course of business for </w:t>
      </w:r>
      <w:r>
        <w:rPr>
          <w:smallCaps w:val="0"/>
        </w:rPr>
        <w:t>a Party’</w:t>
      </w:r>
      <w:r>
        <w:rPr>
          <w:smallCaps w:val="0"/>
        </w:rPr>
        <w:t xml:space="preserve">s </w:t>
      </w:r>
      <w:r>
        <w:rPr>
          <w:smallCaps w:val="0"/>
        </w:rPr>
        <w:t xml:space="preserve">legal file, so long as such back-up tapes or other emergency recovery electronic media are not accessed by </w:t>
      </w:r>
      <w:r>
        <w:rPr>
          <w:smallCaps w:val="0"/>
        </w:rPr>
        <w:t>that Party</w:t>
      </w:r>
      <w:r>
        <w:rPr>
          <w:smallCaps w:val="0"/>
        </w:rPr>
        <w:t xml:space="preserve"> </w:t>
      </w:r>
      <w:r>
        <w:rPr>
          <w:smallCaps w:val="0"/>
        </w:rPr>
        <w:t>or any third party for the purpose of retrieving, reviewing, transmitting, or distributing such Confidential Information or any part thereof.  The foregoing provisions of this Article 1</w:t>
      </w:r>
      <w:r>
        <w:rPr>
          <w:smallCaps w:val="0"/>
        </w:rPr>
        <w:t>2</w:t>
      </w:r>
      <w:r>
        <w:rPr>
          <w:smallCaps w:val="0"/>
        </w:rPr>
        <w:t xml:space="preserve">.1 also do not require the alteration, modification, deletion, or destruction of Confidential Information where </w:t>
      </w:r>
      <w:r>
        <w:rPr>
          <w:smallCaps w:val="0"/>
        </w:rPr>
        <w:t>receiving party</w:t>
      </w:r>
      <w:r>
        <w:rPr>
          <w:smallCaps w:val="0"/>
        </w:rPr>
        <w:t xml:space="preserve"> </w:t>
      </w:r>
      <w:r>
        <w:rPr>
          <w:smallCaps w:val="0"/>
        </w:rPr>
        <w:t xml:space="preserve">is required to retain records as a matter of law.  </w:t>
      </w:r>
      <w:r>
        <w:rPr>
          <w:smallCaps w:val="0"/>
        </w:rPr>
        <w:t>A Party</w:t>
      </w:r>
      <w:r>
        <w:rPr>
          <w:smallCaps w:val="0"/>
        </w:rPr>
        <w:t xml:space="preserve"> </w:t>
      </w:r>
      <w:r>
        <w:rPr>
          <w:smallCaps w:val="0"/>
        </w:rPr>
        <w:t xml:space="preserve">may require additional non-disclosure and restricted-use terms as a condition of </w:t>
      </w:r>
      <w:r>
        <w:rPr>
          <w:smallCaps w:val="0"/>
        </w:rPr>
        <w:t>the other Party’s</w:t>
      </w:r>
      <w:r>
        <w:rPr>
          <w:smallCaps w:val="0"/>
        </w:rPr>
        <w:t xml:space="preserve"> access to or use of any facilities, equipment, items, or additional information supplied by </w:t>
      </w:r>
      <w:r>
        <w:rPr>
          <w:smallCaps w:val="0"/>
        </w:rPr>
        <w:t>a Party</w:t>
      </w:r>
      <w:r>
        <w:rPr>
          <w:smallCaps w:val="0"/>
        </w:rPr>
        <w:t>or any other entity or contractor working for or with Client.</w:t>
      </w:r>
    </w:p>
    <w:p w14:paraId="26BEBA56" w14:textId="53158CCA">
      <w:pPr>
        <w:pStyle w:val="ArticleL2"/>
        <w:spacing w:after="160"/>
        <w:rPr>
          <w:caps/>
          <w:smallCaps w:val="0"/>
          <w:vanish/>
        </w:rPr>
      </w:pPr>
      <w:r>
        <w:rPr>
          <w:b/>
          <w:smallCaps w:val="0"/>
        </w:rPr>
        <w:t>Information Security</w:t>
      </w:r>
      <w:r>
        <w:rPr>
          <w:smallCaps w:val="0"/>
        </w:rPr>
        <w:t>.  Consultant represents that it currently follows and, during the term of this Project, shall continue to follow industry</w:t>
      </w:r>
      <w:r>
        <w:rPr>
          <w:smallCaps w:val="0"/>
        </w:rPr>
        <w:t>-standard</w:t>
      </w:r>
      <w:r>
        <w:rPr>
          <w:smallCaps w:val="0"/>
        </w:rPr>
        <w:t xml:space="preserve"> best practices as a means to prevent any compromise of its information systems, computer networks, or data files (“</w:t>
      </w:r>
      <w:r>
        <w:rPr>
          <w:smallCaps w:val="0"/>
          <w:u w:val="single"/>
        </w:rPr>
        <w:t>Systems</w:t>
      </w:r>
      <w:r>
        <w:rPr>
          <w:smallCaps w:val="0"/>
        </w:rPr>
        <w:t xml:space="preserve">”) by unauthorized users, viruses, or malicious computer programs which could in turn be propagated via computer networks, email, magnetic media or other means to Client.  </w:t>
      </w:r>
      <w:r>
        <w:rPr>
          <w:smallCaps w:val="0"/>
        </w:rPr>
        <w:t xml:space="preserve">In the event Consultant's systems are breached or compromised in any way, Consultant shall give Client immediate notice of the nature, extent and scope of the breach or compromise.  </w:t>
      </w:r>
      <w:r>
        <w:rPr>
          <w:smallCaps w:val="0"/>
        </w:rPr>
        <w:t xml:space="preserve">In furtherance thereof, Consultant covenants and agrees that it shall comply with all </w:t>
      </w:r>
      <w:r>
        <w:rPr>
          <w:smallCaps w:val="0"/>
        </w:rPr>
        <w:t>GiantCo</w:t>
      </w:r>
      <w:r>
        <w:rPr>
          <w:smallCaps w:val="0"/>
        </w:rPr>
        <w:t xml:space="preserve"> work rules and security policies and requirements provided to Consultant in writing</w:t>
      </w:r>
    </w:p>
    <w:p w14:paraId="7B2A2E26" w14:textId="77777777">
      <w:pPr>
        <w:pStyle w:val="ArticleL2"/>
        <w:spacing w:after="160"/>
        <w:rPr>
          <w:caps/>
          <w:smallCaps w:val="0"/>
          <w:vanish/>
        </w:rPr>
      </w:pPr>
    </w:p>
    <w:p w14:paraId="5FAE799D" w14:textId="77777777">
      <w:pPr>
        <w:pStyle w:val="ArticleL3"/>
        <w:numPr>
          <w:ilvl w:val="2"/>
          <w:numId w:val="5"/>
        </w:numPr>
        <w:spacing w:after="160"/>
        <w:rPr>
          <w:smallCaps w:val="0"/>
        </w:rPr>
      </w:pPr>
    </w:p>
    <w:p w14:paraId="015D1140" w14:textId="1C395CEC">
      <w:pPr>
        <w:pStyle w:val="ArticleL3"/>
        <w:numPr>
          <w:ilvl w:val="2"/>
          <w:numId w:val="5"/>
        </w:numPr>
        <w:spacing w:after="160"/>
        <w:rPr>
          <w:smallCaps w:val="0"/>
        </w:rPr>
      </w:pPr>
      <w:r>
        <w:rPr>
          <w:b/>
          <w:smallCaps w:val="0"/>
        </w:rPr>
        <w:t>General Information Practices</w:t>
      </w:r>
      <w:r>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pPr>
        <w:pStyle w:val="ArticleL3"/>
        <w:spacing w:after="160"/>
        <w:rPr>
          <w:smallCaps w:val="0"/>
        </w:rPr>
      </w:pPr>
      <w:r>
        <w:rPr>
          <w:b/>
          <w:smallCaps w:val="0"/>
        </w:rPr>
        <w:t>Viruses and Access</w:t>
      </w:r>
      <w:r>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pPr>
        <w:pStyle w:val="ArticleL2"/>
        <w:keepNext/>
        <w:spacing w:after="160"/>
        <w:rPr>
          <w:b/>
          <w:smallCaps w:val="0"/>
        </w:rPr>
      </w:pPr>
      <w:r>
        <w:rPr>
          <w:b/>
          <w:smallCaps w:val="0"/>
        </w:rPr>
        <w:t>Exceptions to Confidentiality.</w:t>
      </w:r>
    </w:p>
    <w:p w14:paraId="35AA27EF" w14:textId="4138DA67">
      <w:pPr>
        <w:pStyle w:val="ArticleL3"/>
        <w:spacing w:after="160"/>
        <w:rPr>
          <w:smallCaps w:val="0"/>
        </w:rPr>
      </w:pPr>
      <w:r>
        <w:rPr>
          <w:b/>
          <w:smallCaps w:val="0"/>
        </w:rPr>
        <w:t xml:space="preserve">Confidential Information.  </w:t>
      </w:r>
      <w:r>
        <w:rPr>
          <w:smallCaps w:val="0"/>
        </w:rPr>
        <w:t xml:space="preserve">Confidential Information shall not include information that (1) is already known to </w:t>
      </w:r>
      <w:r>
        <w:rPr>
          <w:smallCaps w:val="0"/>
        </w:rPr>
        <w:t>a receiving party</w:t>
      </w:r>
      <w:r>
        <w:rPr>
          <w:smallCaps w:val="0"/>
        </w:rPr>
        <w:t xml:space="preserve"> </w:t>
      </w:r>
      <w:r>
        <w:rPr>
          <w:smallCaps w:val="0"/>
        </w:rPr>
        <w:t xml:space="preserve">(from a source other than a party in, or formerly in, a contractual relationship with </w:t>
      </w:r>
      <w:r>
        <w:rPr>
          <w:smallCaps w:val="0"/>
        </w:rPr>
        <w:t>disclosing party</w:t>
      </w:r>
      <w:r>
        <w:rPr>
          <w:smallCaps w:val="0"/>
        </w:rPr>
        <w:t xml:space="preserve">) at the time it was first obtained </w:t>
      </w:r>
      <w:r>
        <w:rPr>
          <w:smallCaps w:val="0"/>
        </w:rPr>
        <w:t xml:space="preserve">; (2) becomes publicly known through no wrongful act of </w:t>
      </w:r>
      <w:r>
        <w:rPr>
          <w:smallCaps w:val="0"/>
        </w:rPr>
        <w:t xml:space="preserve"> receiving party</w:t>
      </w:r>
      <w:r>
        <w:rPr>
          <w:smallCaps w:val="0"/>
        </w:rPr>
        <w:t xml:space="preserve">; (3) becomes known to </w:t>
      </w:r>
      <w:r>
        <w:rPr>
          <w:smallCaps w:val="0"/>
        </w:rPr>
        <w:t>a Party</w:t>
      </w:r>
      <w:r>
        <w:rPr>
          <w:smallCaps w:val="0"/>
        </w:rPr>
        <w:t xml:space="preserve"> </w:t>
      </w:r>
      <w:r>
        <w:rPr>
          <w:smallCaps w:val="0"/>
        </w:rPr>
        <w:t xml:space="preserve">through a third party (other than a party in, or formerly in, a contractual relationship with </w:t>
      </w:r>
      <w:r>
        <w:rPr>
          <w:smallCaps w:val="0"/>
        </w:rPr>
        <w:t>receiving party</w:t>
      </w:r>
      <w:r>
        <w:rPr>
          <w:smallCaps w:val="0"/>
        </w:rPr>
        <w:t xml:space="preserve">) on a non-confidential and non-restricted basis; or (4) was independently developed by personnel of </w:t>
      </w:r>
      <w:r>
        <w:rPr>
          <w:smallCaps w:val="0"/>
        </w:rPr>
        <w:t>a Party</w:t>
      </w:r>
      <w:r>
        <w:rPr>
          <w:smallCaps w:val="0"/>
        </w:rPr>
        <w:t xml:space="preserve"> </w:t>
      </w:r>
      <w:r>
        <w:rPr>
          <w:smallCaps w:val="0"/>
        </w:rPr>
        <w:t>without access to or reference to the Confidential Information furnished hereunder.</w:t>
      </w:r>
    </w:p>
    <w:p w14:paraId="5BCAC853" w14:textId="21314FDA">
      <w:pPr>
        <w:pStyle w:val="ArticleL3"/>
        <w:spacing w:after="160"/>
        <w:rPr>
          <w:smallCaps w:val="0"/>
        </w:rPr>
      </w:pPr>
      <w:r>
        <w:rPr>
          <w:b/>
          <w:smallCaps w:val="0"/>
        </w:rPr>
        <w:t xml:space="preserve">Burden of Proof.  </w:t>
      </w:r>
      <w:r>
        <w:rPr>
          <w:smallCaps w:val="0"/>
        </w:rPr>
        <w:t xml:space="preserve">The burden of proving any of the foregoing exceptions shall be on </w:t>
      </w:r>
      <w:r>
        <w:rPr>
          <w:smallCaps w:val="0"/>
        </w:rPr>
        <w:t>receiving par</w:t>
      </w:r>
      <w:r>
        <w:rPr>
          <w:smallCaps w:val="0"/>
        </w:rPr>
        <w:t>t</w:t>
      </w:r>
      <w:r>
        <w:rPr>
          <w:smallCaps w:val="0"/>
        </w:rPr>
        <w:t>y</w:t>
      </w:r>
      <w:r>
        <w:rPr>
          <w:smallCaps w:val="0"/>
        </w:rPr>
        <w:t>.</w:t>
      </w:r>
    </w:p>
    <w:p w14:paraId="0D740374" w14:textId="77777777">
      <w:pPr>
        <w:pStyle w:val="ArticleL2"/>
        <w:spacing w:after="160"/>
        <w:rPr>
          <w:smallCaps w:val="0"/>
        </w:rPr>
      </w:pPr>
      <w:r>
        <w:rPr>
          <w:b/>
          <w:smallCaps w:val="0"/>
        </w:rPr>
        <w:t xml:space="preserve">Representation of Client.  </w:t>
      </w:r>
      <w:r>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pPr>
        <w:pStyle w:val="ArticleL2"/>
        <w:spacing w:after="160"/>
        <w:rPr>
          <w:smallCaps w:val="0"/>
        </w:rPr>
      </w:pPr>
      <w:r>
        <w:rPr>
          <w:b/>
          <w:smallCaps w:val="0"/>
        </w:rPr>
        <w:t>Public Disclosure.</w:t>
      </w:r>
      <w:r>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pPr>
        <w:pStyle w:val="ArticleL2"/>
        <w:rPr>
          <w:smallCaps w:val="0"/>
        </w:rPr>
      </w:pPr>
      <w:r>
        <w:rPr>
          <w:b/>
          <w:smallCaps w:val="0"/>
        </w:rPr>
        <w:t xml:space="preserve">Disclosure by Law.  </w:t>
      </w:r>
      <w:r>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Pr>
          <w:i/>
          <w:smallCaps w:val="0"/>
        </w:rPr>
        <w:t>e.g.,</w:t>
      </w:r>
      <w:r>
        <w:rPr>
          <w:smallCaps w:val="0"/>
        </w:rPr>
        <w:t xml:space="preserve"> a protective order, and if disclosure is ordered and appeal is waived or exhausted by Client, only such disclosure as is necessary to comply with the order will be made by Consultant</w:t>
      </w:r>
      <w:r>
        <w:rPr>
          <w:smallCaps w:val="0"/>
        </w:rPr>
        <w:t>.</w:t>
      </w:r>
    </w:p>
    <w:p w14:paraId="6E372D08" w14:textId="76DBDDDB">
      <w:pPr>
        <w:pStyle w:val="ArticleL2"/>
        <w:rPr>
          <w:smallCaps w:val="0"/>
        </w:rPr>
      </w:pPr>
      <w:r>
        <w:rPr>
          <w:b/>
          <w:bCs/>
          <w:smallCaps w:val="0"/>
        </w:rPr>
        <w:t>No Aggregated Use</w:t>
      </w:r>
      <w:r>
        <w:rPr>
          <w:smallCaps w:val="0"/>
        </w:rPr>
        <w:t xml:space="preserve">. </w:t>
      </w:r>
      <w:r>
        <w:rPr>
          <w:smallCaps w:val="0"/>
        </w:rPr>
        <w:t>Consultant</w:t>
      </w:r>
      <w:r>
        <w:rPr>
          <w:smallCaps w:val="0"/>
        </w:rPr>
        <w:t xml:space="preserve"> must not reconfigure, de identify, or aggregate </w:t>
      </w:r>
      <w:r>
        <w:rPr>
          <w:smallCaps w:val="0"/>
        </w:rPr>
        <w:t>GiantCo</w:t>
      </w:r>
      <w:r>
        <w:rPr>
          <w:smallCaps w:val="0"/>
        </w:rPr>
        <w:t xml:space="preserve"> Confidential Information, including, but not limited to, </w:t>
      </w:r>
      <w:r>
        <w:rPr>
          <w:smallCaps w:val="0"/>
        </w:rPr>
        <w:t>GiantCo</w:t>
      </w:r>
      <w:r>
        <w:rPr>
          <w:smallCaps w:val="0"/>
        </w:rPr>
        <w:t xml:space="preserve"> customer information and </w:t>
      </w:r>
      <w:r>
        <w:rPr>
          <w:smallCaps w:val="0"/>
        </w:rPr>
        <w:t>GiantCo</w:t>
      </w:r>
      <w:r>
        <w:rPr>
          <w:smallCaps w:val="0"/>
        </w:rPr>
        <w:t xml:space="preserve"> Information (as defined below). </w:t>
      </w:r>
      <w:r>
        <w:rPr>
          <w:smallCaps w:val="0"/>
        </w:rPr>
        <w:t>Consultant</w:t>
      </w:r>
      <w:r>
        <w:rPr>
          <w:smallCaps w:val="0"/>
        </w:rPr>
        <w:t xml:space="preserve"> must not use </w:t>
      </w:r>
      <w:r>
        <w:rPr>
          <w:smallCaps w:val="0"/>
        </w:rPr>
        <w:t>GiantCo</w:t>
      </w:r>
      <w:r>
        <w:rPr>
          <w:smallCaps w:val="0"/>
        </w:rPr>
        <w:t xml:space="preserve"> Confidential Information except to the extent needed to perform its obligations under this Agreement.</w:t>
      </w:r>
    </w:p>
    <w:p w14:paraId="55C77B66" w14:textId="4D039A97">
      <w:pPr>
        <w:pStyle w:val="ArticleL2"/>
        <w:rPr>
          <w:smallCaps w:val="0"/>
        </w:rPr>
      </w:pPr>
      <w:r>
        <w:rPr>
          <w:b/>
          <w:bCs/>
          <w:smallCaps w:val="0"/>
        </w:rPr>
        <w:t xml:space="preserve">Location/Use of </w:t>
      </w:r>
      <w:r>
        <w:rPr>
          <w:b/>
          <w:bCs/>
          <w:smallCaps w:val="0"/>
        </w:rPr>
        <w:t>GiantCo</w:t>
      </w:r>
      <w:r>
        <w:rPr>
          <w:b/>
          <w:bCs/>
          <w:smallCaps w:val="0"/>
        </w:rPr>
        <w:t xml:space="preserve"> Information</w:t>
      </w:r>
      <w:r>
        <w:rPr>
          <w:smallCaps w:val="0"/>
        </w:rPr>
        <w:t>.</w:t>
      </w:r>
    </w:p>
    <w:p w14:paraId="60D5DCAF" w14:textId="4CDDE3E1">
      <w:pPr>
        <w:pStyle w:val="ArticleL3"/>
      </w:pPr>
      <w:r>
        <w:t>T</w:t>
      </w:r>
      <w:r>
        <w:rPr>
          <w:smallCaps w:val="0"/>
        </w:rPr>
        <w:t xml:space="preserve">o the extent that </w:t>
      </w:r>
      <w:r>
        <w:rPr>
          <w:smallCaps w:val="0"/>
        </w:rPr>
        <w:t xml:space="preserve">Consultant </w:t>
      </w:r>
      <w:r>
        <w:rPr>
          <w:smallCaps w:val="0"/>
        </w:rPr>
        <w:t xml:space="preserve">possesses, processes, or exercises control over any </w:t>
      </w:r>
      <w:r>
        <w:rPr>
          <w:smallCaps w:val="0"/>
        </w:rPr>
        <w:t>GiantCo</w:t>
      </w:r>
      <w:r>
        <w:rPr>
          <w:smallCaps w:val="0"/>
        </w:rPr>
        <w:t xml:space="preserve"> Information as a result of its provision of Services under a Service Authorization, </w:t>
      </w:r>
      <w:r>
        <w:rPr>
          <w:smallCaps w:val="0"/>
        </w:rPr>
        <w:t xml:space="preserve">Consultant </w:t>
      </w:r>
      <w:r>
        <w:rPr>
          <w:smallCaps w:val="0"/>
        </w:rPr>
        <w:t xml:space="preserve">may not transfer, store or process any </w:t>
      </w:r>
      <w:r>
        <w:rPr>
          <w:smallCaps w:val="0"/>
        </w:rPr>
        <w:t>GiantCo</w:t>
      </w:r>
      <w:r>
        <w:rPr>
          <w:smallCaps w:val="0"/>
        </w:rPr>
        <w:t xml:space="preserve"> Information outside the country in which it originated without advance written approval from </w:t>
      </w:r>
      <w:r>
        <w:rPr>
          <w:smallCaps w:val="0"/>
        </w:rPr>
        <w:t>GiantCo</w:t>
      </w:r>
      <w:r>
        <w:rPr>
          <w:smallCaps w:val="0"/>
        </w:rPr>
        <w:t xml:space="preserve">. This specifically includes any </w:t>
      </w:r>
      <w:r>
        <w:rPr>
          <w:smallCaps w:val="0"/>
        </w:rPr>
        <w:t>GiantCo</w:t>
      </w:r>
      <w:r>
        <w:rPr>
          <w:smallCaps w:val="0"/>
        </w:rPr>
        <w:t xml:space="preserve"> approved third-party service provider or Subcontractor that </w:t>
      </w:r>
      <w:r>
        <w:rPr>
          <w:smallCaps w:val="0"/>
        </w:rPr>
        <w:t xml:space="preserve">Consultant </w:t>
      </w:r>
      <w:r>
        <w:rPr>
          <w:smallCaps w:val="0"/>
        </w:rPr>
        <w:t xml:space="preserve">may use or be using to assist it in providing any of the Services provided to </w:t>
      </w:r>
      <w:r>
        <w:rPr>
          <w:smallCaps w:val="0"/>
        </w:rPr>
        <w:t>GiantCo</w:t>
      </w:r>
      <w:r>
        <w:rPr>
          <w:smallCaps w:val="0"/>
        </w:rPr>
        <w:t>. “</w:t>
      </w:r>
      <w:r>
        <w:rPr>
          <w:smallCaps w:val="0"/>
          <w:u w:val="single"/>
        </w:rPr>
        <w:t>GiantCo</w:t>
      </w:r>
      <w:r>
        <w:rPr>
          <w:smallCaps w:val="0"/>
          <w:u w:val="single"/>
        </w:rPr>
        <w:t xml:space="preserve"> Information</w:t>
      </w:r>
      <w:r>
        <w:rPr>
          <w:smallCaps w:val="0"/>
        </w:rPr>
        <w:t xml:space="preserve">” includes the following, regardless of form or the media in which it is maintained, that may be disclosed to or accessed by </w:t>
      </w:r>
      <w:r>
        <w:rPr>
          <w:smallCaps w:val="0"/>
        </w:rPr>
        <w:t xml:space="preserve">Consultant </w:t>
      </w:r>
      <w:r>
        <w:rPr>
          <w:smallCaps w:val="0"/>
        </w:rPr>
        <w:t xml:space="preserve">in connection with or incidental to the performance of Services or by any other means: (i) any information relating to an identified or identifiable individual irrespective of whether such individual is a </w:t>
      </w:r>
      <w:r>
        <w:rPr>
          <w:smallCaps w:val="0"/>
        </w:rPr>
        <w:t>GiantCo</w:t>
      </w:r>
      <w:r>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Pr>
          <w:smallCaps w:val="0"/>
        </w:rPr>
        <w:t>GiantCo</w:t>
      </w:r>
      <w:r>
        <w:rPr>
          <w:smallCaps w:val="0"/>
        </w:rPr>
        <w:t xml:space="preserve">; (iii) Training Data, Production Data, </w:t>
      </w:r>
      <w:r>
        <w:rPr>
          <w:smallCaps w:val="0"/>
        </w:rPr>
        <w:t>GiantCo</w:t>
      </w:r>
      <w:r>
        <w:rPr>
          <w:smallCaps w:val="0"/>
        </w:rPr>
        <w:t xml:space="preserve"> AI Solution(s), Input Queries, Output Data and Derivative Data; and (iv) all other Intellectual Property Rights and Confidential Information of </w:t>
      </w:r>
      <w:r>
        <w:rPr>
          <w:smallCaps w:val="0"/>
        </w:rPr>
        <w:t>GiantCo</w:t>
      </w:r>
      <w:r>
        <w:rPr>
          <w:smallCaps w:val="0"/>
        </w:rPr>
        <w:t xml:space="preserve"> or its licensors or vendors. As between </w:t>
      </w:r>
      <w:r>
        <w:rPr>
          <w:smallCaps w:val="0"/>
        </w:rPr>
        <w:t>GiantCo</w:t>
      </w:r>
      <w:r>
        <w:rPr>
          <w:smallCaps w:val="0"/>
        </w:rPr>
        <w:t xml:space="preserve"> and </w:t>
      </w:r>
      <w:r>
        <w:rPr>
          <w:smallCaps w:val="0"/>
        </w:rPr>
        <w:t>Consultant</w:t>
      </w:r>
      <w:r>
        <w:rPr>
          <w:smallCaps w:val="0"/>
        </w:rPr>
        <w:t xml:space="preserve">, </w:t>
      </w:r>
      <w:r>
        <w:rPr>
          <w:smallCaps w:val="0"/>
        </w:rPr>
        <w:t>GiantCo</w:t>
      </w:r>
      <w:r>
        <w:rPr>
          <w:smallCaps w:val="0"/>
        </w:rPr>
        <w:t xml:space="preserve"> is the sole owner of </w:t>
      </w:r>
      <w:r>
        <w:rPr>
          <w:smallCaps w:val="0"/>
        </w:rPr>
        <w:t>GiantCo</w:t>
      </w:r>
      <w:r>
        <w:rPr>
          <w:smallCaps w:val="0"/>
        </w:rPr>
        <w:t xml:space="preserve"> Information, which shall be considered Confidential Information of </w:t>
      </w:r>
      <w:r>
        <w:rPr>
          <w:smallCaps w:val="0"/>
        </w:rPr>
        <w:t>GiantCo</w:t>
      </w:r>
      <w:r>
        <w:rPr>
          <w:smallCaps w:val="0"/>
        </w:rPr>
        <w:t>.</w:t>
      </w:r>
    </w:p>
    <w:p w14:paraId="077FFD3E" w14:textId="6312D735">
      <w:pPr>
        <w:pStyle w:val="ArticleL3"/>
      </w:pPr>
      <w:r>
        <w:rPr>
          <w:smallCaps w:val="0"/>
        </w:rPr>
        <w:t xml:space="preserve">If </w:t>
      </w:r>
      <w:r>
        <w:rPr>
          <w:smallCaps w:val="0"/>
        </w:rPr>
        <w:t xml:space="preserve">Consultant </w:t>
      </w:r>
      <w:r>
        <w:rPr>
          <w:smallCaps w:val="0"/>
        </w:rPr>
        <w:t xml:space="preserve">currently or in the future receives any third-party hosting or cloud services from an entity that </w:t>
      </w:r>
      <w:r>
        <w:rPr>
          <w:smallCaps w:val="0"/>
        </w:rPr>
        <w:t xml:space="preserve">Consultant </w:t>
      </w:r>
      <w:r>
        <w:rPr>
          <w:smallCaps w:val="0"/>
        </w:rPr>
        <w:t xml:space="preserve">will use to provide Services to </w:t>
      </w:r>
      <w:r>
        <w:rPr>
          <w:smallCaps w:val="0"/>
        </w:rPr>
        <w:t>GiantCo</w:t>
      </w:r>
      <w:r>
        <w:rPr>
          <w:smallCaps w:val="0"/>
        </w:rPr>
        <w:t xml:space="preserve"> hereunder, </w:t>
      </w:r>
      <w:r>
        <w:rPr>
          <w:smallCaps w:val="0"/>
        </w:rPr>
        <w:t xml:space="preserve">Consultant </w:t>
      </w:r>
      <w:r>
        <w:rPr>
          <w:smallCaps w:val="0"/>
        </w:rPr>
        <w:t xml:space="preserve">agrees to provide written notice of this to </w:t>
      </w:r>
      <w:r>
        <w:rPr>
          <w:smallCaps w:val="0"/>
        </w:rPr>
        <w:t>GiantCo</w:t>
      </w:r>
      <w:r>
        <w:rPr>
          <w:smallCaps w:val="0"/>
        </w:rPr>
        <w:t>.</w:t>
      </w:r>
      <w:commentRangeStart w:id="354"/>
      <w:r>
        <w:rPr>
          <w:smallCaps w:val="0"/>
        </w:rPr>
        <w:t xml:space="preserve"> </w:t>
      </w:r>
      <w:ins w:author="Reviewing Counsel (GiantCo)" w:id="88" w:date="2026-10-19T02:34:33Z">
        <w:r>
          <w:rPr>
            <w:smallCaps w:val="0"/>
          </w:rPr>
          <w:t>Such notice shall identify each sub-processor and AI model provider with access to GiantCo Information and confirm that none retains, reviews, or trains on such information except as necessary to provide the Services for GiantCo’s sole benefit.</w:t>
        </w:r>
        <w:commentRangeEnd w:id="354"/>
        <w:r>
          <w:rPr>
            <w:rStyle w:val="CommentReference"/>
            <w:sz w:val="20"/>
            <w:szCs w:val="20"/>
          </w:rPr>
          <w:commentReference w:id="354"/>
        </w:r>
        <w:r>
          <w:rPr>
            <w:smallCaps w:val="0"/>
          </w:rPr>
          <w:t xml:space="preserve"> </w:t>
        </w:r>
      </w:ins>
      <w:r>
        <w:rPr>
          <w:smallCaps w:val="0"/>
        </w:rPr>
        <w:t xml:space="preserve">Further, if </w:t>
      </w:r>
      <w:r>
        <w:rPr>
          <w:smallCaps w:val="0"/>
        </w:rPr>
        <w:t>Consultant</w:t>
      </w:r>
      <w:r>
        <w:rPr>
          <w:smallCaps w:val="0"/>
        </w:rPr>
        <w:t xml:space="preserve">’s third-party hosting solution changes during the course of providing Services under this Agreement, </w:t>
      </w:r>
      <w:r>
        <w:rPr>
          <w:smallCaps w:val="0"/>
        </w:rPr>
        <w:t xml:space="preserve">Consultant </w:t>
      </w:r>
      <w:r>
        <w:rPr>
          <w:smallCaps w:val="0"/>
        </w:rPr>
        <w:t xml:space="preserve">will again notify </w:t>
      </w:r>
      <w:r>
        <w:rPr>
          <w:smallCaps w:val="0"/>
        </w:rPr>
        <w:t>GiantCo</w:t>
      </w:r>
      <w:r>
        <w:rPr>
          <w:smallCaps w:val="0"/>
        </w:rPr>
        <w:t xml:space="preserve"> and give </w:t>
      </w:r>
      <w:r>
        <w:rPr>
          <w:smallCaps w:val="0"/>
        </w:rPr>
        <w:t>GiantCo</w:t>
      </w:r>
      <w:r>
        <w:rPr>
          <w:smallCaps w:val="0"/>
        </w:rPr>
        <w:t xml:space="preserve"> the option of suspending and/or terminating this Agreement without penalty or fine.</w:t>
      </w:r>
    </w:p>
    <w:p w14:paraId="5422FAEE" w14:textId="3933986E">
      <w:pPr>
        <w:pStyle w:val="ArticleL2"/>
        <w:rPr>
          <w:smallCaps w:val="0"/>
        </w:rPr>
      </w:pPr>
      <w:r>
        <w:rPr>
          <w:b/>
          <w:bCs/>
          <w:smallCaps w:val="0"/>
        </w:rPr>
        <w:t>Training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training the </w:t>
      </w:r>
      <w:r>
        <w:rPr>
          <w:smallCaps w:val="0"/>
        </w:rPr>
        <w:t>GiantCo</w:t>
      </w:r>
      <w:r>
        <w:rPr>
          <w:smallCaps w:val="0"/>
        </w:rPr>
        <w:t xml:space="preserve"> AI Solution for the exclusive benefit of </w:t>
      </w:r>
      <w:r>
        <w:rPr>
          <w:smallCaps w:val="0"/>
        </w:rPr>
        <w:t>GiantCo</w:t>
      </w:r>
      <w:r>
        <w:rPr>
          <w:smallCaps w:val="0"/>
        </w:rPr>
        <w:t>. “</w:t>
      </w:r>
      <w:r>
        <w:rPr>
          <w:b/>
          <w:bCs/>
          <w:smallCaps w:val="0"/>
        </w:rPr>
        <w:t>Training Data</w:t>
      </w:r>
      <w:r>
        <w:rPr>
          <w:smallCaps w:val="0"/>
        </w:rPr>
        <w:t xml:space="preserve">” means labeled or unlabeled data set(s) provided to train/improve the </w:t>
      </w:r>
      <w:r>
        <w:rPr>
          <w:smallCaps w:val="0"/>
        </w:rPr>
        <w:t>GiantCo</w:t>
      </w:r>
      <w:r>
        <w:rPr>
          <w:smallCaps w:val="0"/>
        </w:rPr>
        <w:t xml:space="preserve"> AI Solution. For clarity, data sets may include text, images, videos, and/or sound files.</w:t>
      </w:r>
    </w:p>
    <w:p w14:paraId="5D015A45" w14:textId="4DC62C11">
      <w:pPr>
        <w:pStyle w:val="ArticleL2"/>
        <w:rPr>
          <w:smallCaps w:val="0"/>
        </w:rPr>
      </w:pPr>
      <w:r>
        <w:rPr>
          <w:b/>
          <w:bCs/>
          <w:smallCaps w:val="0"/>
        </w:rPr>
        <w:t>Production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processing Production Data through the </w:t>
      </w:r>
      <w:r>
        <w:rPr>
          <w:smallCaps w:val="0"/>
        </w:rPr>
        <w:t>GiantCo</w:t>
      </w:r>
      <w:r>
        <w:rPr>
          <w:smallCaps w:val="0"/>
        </w:rPr>
        <w:t xml:space="preserve"> AI Solution for the exclusive benefit of </w:t>
      </w:r>
      <w:r>
        <w:rPr>
          <w:smallCaps w:val="0"/>
        </w:rPr>
        <w:t>GiantCo</w:t>
      </w:r>
      <w:r>
        <w:rPr>
          <w:smallCaps w:val="0"/>
        </w:rPr>
        <w:t>. “</w:t>
      </w:r>
      <w:r>
        <w:rPr>
          <w:smallCaps w:val="0"/>
          <w:u w:val="single"/>
        </w:rPr>
        <w:t>Production Data</w:t>
      </w:r>
      <w:r>
        <w:rPr>
          <w:smallCaps w:val="0"/>
        </w:rPr>
        <w:t xml:space="preserve">” means the data set(s) processed by the </w:t>
      </w:r>
      <w:r>
        <w:rPr>
          <w:smallCaps w:val="0"/>
        </w:rPr>
        <w:t>GiantCo</w:t>
      </w:r>
      <w:r>
        <w:rPr>
          <w:smallCaps w:val="0"/>
        </w:rPr>
        <w:t xml:space="preserve"> AI Solution. For clarity, data sets may contain text, images, videos, and/or sound files.</w:t>
      </w:r>
    </w:p>
    <w:p w14:paraId="17F0F2CB" w14:textId="1146C9F9">
      <w:pPr>
        <w:pStyle w:val="ArticleL2"/>
        <w:rPr>
          <w:smallCaps w:val="0"/>
        </w:rPr>
      </w:pPr>
      <w:r>
        <w:rPr>
          <w:b/>
          <w:bCs/>
          <w:smallCaps w:val="0"/>
        </w:rPr>
        <w:t>C</w:t>
      </w:r>
      <w:r>
        <w:rPr>
          <w:b/>
          <w:bCs/>
          <w:smallCaps w:val="0"/>
        </w:rPr>
        <w:t>onsultant</w:t>
      </w:r>
      <w:r>
        <w:rPr>
          <w:b/>
          <w:bCs/>
          <w:smallCaps w:val="0"/>
        </w:rPr>
        <w:t xml:space="preserve"> AI Model Ownership</w:t>
      </w:r>
      <w:r>
        <w:rPr>
          <w:smallCaps w:val="0"/>
        </w:rPr>
        <w:t xml:space="preserve">. The Parties acknowledge and agree that the </w:t>
      </w:r>
      <w:r>
        <w:rPr>
          <w:smallCaps w:val="0"/>
        </w:rPr>
        <w:t xml:space="preserve">Consultant </w:t>
      </w:r>
      <w:r>
        <w:rPr>
          <w:smallCaps w:val="0"/>
        </w:rPr>
        <w:t xml:space="preserve">AI Model(s) not trained with and excluding </w:t>
      </w:r>
      <w:r>
        <w:rPr>
          <w:smallCaps w:val="0"/>
        </w:rPr>
        <w:t>GiantCo</w:t>
      </w:r>
      <w:r>
        <w:rPr>
          <w:smallCaps w:val="0"/>
        </w:rPr>
        <w:t xml:space="preserve"> Information shall be owned by </w:t>
      </w:r>
      <w:r>
        <w:rPr>
          <w:smallCaps w:val="0"/>
        </w:rPr>
        <w:t>Consultant</w:t>
      </w:r>
      <w:r>
        <w:rPr>
          <w:smallCaps w:val="0"/>
        </w:rPr>
        <w:t>. “</w:t>
      </w:r>
      <w:r>
        <w:rPr>
          <w:smallCaps w:val="0"/>
          <w:u w:val="single"/>
        </w:rPr>
        <w:t xml:space="preserve">Consultant </w:t>
      </w:r>
      <w:r>
        <w:rPr>
          <w:smallCaps w:val="0"/>
          <w:u w:val="single"/>
        </w:rPr>
        <w:t>AI Model</w:t>
      </w:r>
      <w:r>
        <w:rPr>
          <w:smallCaps w:val="0"/>
        </w:rPr>
        <w:t xml:space="preserve">” </w:t>
      </w:r>
      <w:r>
        <w:rPr>
          <w:smallCaps w:val="0"/>
        </w:rPr>
        <w:t xml:space="preserve">means any pre-existing AI Model developed by </w:t>
      </w:r>
      <w:r>
        <w:rPr>
          <w:smallCaps w:val="0"/>
        </w:rPr>
        <w:t xml:space="preserve">Consultant </w:t>
      </w:r>
      <w:r>
        <w:rPr>
          <w:smallCaps w:val="0"/>
        </w:rPr>
        <w:t xml:space="preserve">prior to the Effective Date or independent of this Agreement as a part of the AI Solution not trained with </w:t>
      </w:r>
      <w:r>
        <w:rPr>
          <w:smallCaps w:val="0"/>
        </w:rPr>
        <w:t>GiantCo</w:t>
      </w:r>
      <w:r>
        <w:rPr>
          <w:smallCaps w:val="0"/>
        </w:rPr>
        <w:t xml:space="preserve"> Information. “</w:t>
      </w:r>
      <w:r>
        <w:rPr>
          <w:smallCaps w:val="0"/>
          <w:u w:val="single"/>
        </w:rPr>
        <w:t>AI Solution</w:t>
      </w:r>
      <w:r>
        <w:rPr>
          <w:smallCaps w:val="0"/>
        </w:rPr>
        <w:t>” means the platform containing the AI Model(s), one or more machine learning algorithms, artificial intelligence, deep learning, and/or complex neural networks. “</w:t>
      </w:r>
      <w:r>
        <w:rPr>
          <w:smallCaps w:val="0"/>
          <w:u w:val="single"/>
        </w:rPr>
        <w:t>AI Model</w:t>
      </w:r>
      <w:r>
        <w:rPr>
          <w:smallCaps w:val="0"/>
        </w:rPr>
        <w:t xml:space="preserve">” means the resulting one or more machine learning algorithms, artificial intelligence, deep learning, and/or complex neural networks. </w:t>
      </w:r>
      <w:r>
        <w:rPr>
          <w:smallCaps w:val="0"/>
        </w:rPr>
        <w:t xml:space="preserve">Consultant </w:t>
      </w:r>
      <w:r>
        <w:rPr>
          <w:smallCaps w:val="0"/>
        </w:rPr>
        <w:t>represents and warrants that any AI Solution developed, trained, or fine-tuned using Training Data or Production Data (the “</w:t>
      </w:r>
      <w:r>
        <w:rPr>
          <w:smallCaps w:val="0"/>
          <w:u w:val="single"/>
        </w:rPr>
        <w:t>GiantCo</w:t>
      </w:r>
      <w:r>
        <w:rPr>
          <w:smallCaps w:val="0"/>
          <w:u w:val="single"/>
        </w:rPr>
        <w:t xml:space="preserve"> AI Solution</w:t>
      </w:r>
      <w:r>
        <w:rPr>
          <w:smallCaps w:val="0"/>
        </w:rPr>
        <w:t xml:space="preserve">”) shall be maintained separately and distinctly from any other AI Solutions and AI Models owned, developed, or used by </w:t>
      </w:r>
      <w:r>
        <w:rPr>
          <w:smallCaps w:val="0"/>
        </w:rPr>
        <w:t>Consultant</w:t>
      </w:r>
      <w:r>
        <w:rPr>
          <w:smallCaps w:val="0"/>
        </w:rPr>
        <w:t xml:space="preserve">. To the extent the </w:t>
      </w:r>
      <w:r>
        <w:rPr>
          <w:smallCaps w:val="0"/>
        </w:rPr>
        <w:t>GiantCo</w:t>
      </w:r>
      <w:r>
        <w:rPr>
          <w:smallCaps w:val="0"/>
        </w:rPr>
        <w:t xml:space="preserve"> AI Solution is developed from </w:t>
      </w:r>
      <w:r>
        <w:rPr>
          <w:smallCaps w:val="0"/>
        </w:rPr>
        <w:t xml:space="preserve">Consultant </w:t>
      </w:r>
      <w:r>
        <w:rPr>
          <w:smallCaps w:val="0"/>
        </w:rPr>
        <w:t xml:space="preserve">AI Model(s), as between the Parties, such </w:t>
      </w:r>
      <w:r>
        <w:rPr>
          <w:smallCaps w:val="0"/>
        </w:rPr>
        <w:t>GiantCo</w:t>
      </w:r>
      <w:r>
        <w:rPr>
          <w:smallCaps w:val="0"/>
        </w:rPr>
        <w:t xml:space="preserve"> AI Solution shall be owned by </w:t>
      </w:r>
      <w:r>
        <w:rPr>
          <w:smallCaps w:val="0"/>
        </w:rPr>
        <w:t>Consultant</w:t>
      </w:r>
      <w:r>
        <w:rPr>
          <w:smallCaps w:val="0"/>
        </w:rPr>
        <w:t>, subject to the use limitations and restrictions herein.</w:t>
      </w:r>
    </w:p>
    <w:p w14:paraId="119F148A" w14:textId="2C9DDEBA">
      <w:pPr>
        <w:pStyle w:val="ArticleL2"/>
        <w:rPr>
          <w:smallCaps w:val="0"/>
        </w:rPr>
      </w:pPr>
      <w:r>
        <w:rPr>
          <w:b/>
          <w:bCs/>
          <w:smallCaps w:val="0"/>
        </w:rPr>
        <w:t>Output Data Ownership</w:t>
      </w:r>
      <w:r>
        <w:rPr>
          <w:smallCaps w:val="0"/>
        </w:rPr>
        <w:t xml:space="preserve">. The Parties acknowledge and agree that all Output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Output Data. “</w:t>
      </w:r>
      <w:r>
        <w:rPr>
          <w:smallCaps w:val="0"/>
          <w:u w:val="single"/>
        </w:rPr>
        <w:t>Output Data</w:t>
      </w:r>
      <w:r>
        <w:rPr>
          <w:smallCaps w:val="0"/>
        </w:rPr>
        <w:t xml:space="preserve">” means the output returned by the </w:t>
      </w:r>
      <w:r>
        <w:rPr>
          <w:smallCaps w:val="0"/>
        </w:rPr>
        <w:t>GiantCo</w:t>
      </w:r>
      <w:r>
        <w:rPr>
          <w:smallCaps w:val="0"/>
        </w:rPr>
        <w:t xml:space="preserve"> AI Solution after processing Training Data and/or Production Data based on the Input Query. “</w:t>
      </w:r>
      <w:r>
        <w:rPr>
          <w:smallCaps w:val="0"/>
          <w:u w:val="single"/>
        </w:rPr>
        <w:t>Input Query</w:t>
      </w:r>
      <w:r>
        <w:rPr>
          <w:smallCaps w:val="0"/>
        </w:rPr>
        <w:t xml:space="preserve">” means the queries inputted into the </w:t>
      </w:r>
      <w:r>
        <w:rPr>
          <w:smallCaps w:val="0"/>
        </w:rPr>
        <w:t>GiantCo</w:t>
      </w:r>
      <w:r>
        <w:rPr>
          <w:smallCaps w:val="0"/>
        </w:rPr>
        <w:t xml:space="preserve"> AI Solution for processing Training Data and/or Production Data.</w:t>
      </w:r>
    </w:p>
    <w:p w14:paraId="1EE3ADDA" w14:textId="50742584">
      <w:pPr>
        <w:pStyle w:val="ArticleL2"/>
        <w:rPr>
          <w:smallCaps w:val="0"/>
        </w:rPr>
      </w:pPr>
      <w:r>
        <w:rPr>
          <w:b/>
          <w:bCs/>
          <w:smallCaps w:val="0"/>
        </w:rPr>
        <w:t>Derivative Data Ownership</w:t>
      </w:r>
      <w:r>
        <w:rPr>
          <w:smallCaps w:val="0"/>
        </w:rPr>
        <w:t xml:space="preserve">. The Parties acknowledge and agree that all Derivative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Derivative Data. “</w:t>
      </w:r>
      <w:r>
        <w:rPr>
          <w:smallCaps w:val="0"/>
          <w:u w:val="single"/>
        </w:rPr>
        <w:t>Derivative Data</w:t>
      </w:r>
      <w:r>
        <w:rPr>
          <w:smallCaps w:val="0"/>
        </w:rPr>
        <w:t xml:space="preserve">” means any data derived from and/or generated from the </w:t>
      </w:r>
      <w:r>
        <w:rPr>
          <w:smallCaps w:val="0"/>
        </w:rPr>
        <w:t>GiantCo</w:t>
      </w:r>
      <w:r>
        <w:rPr>
          <w:smallCaps w:val="0"/>
        </w:rPr>
        <w:t xml:space="preserve"> AI Solution, Training Data, Production Data, and/or Output Data, including, but not limited to, log data, usage data and other statistical data.</w:t>
      </w:r>
    </w:p>
    <w:p w14:paraId="1F91551F" w14:textId="6E58B74A">
      <w:pPr>
        <w:pStyle w:val="ArticleL2"/>
        <w:rPr>
          <w:smallCaps w:val="0"/>
        </w:rPr>
      </w:pPr>
      <w:r>
        <w:rPr>
          <w:b/>
          <w:bCs/>
          <w:smallCaps w:val="0"/>
        </w:rPr>
        <w:t>Destruction of Data</w:t>
      </w:r>
      <w:r>
        <w:rPr>
          <w:smallCaps w:val="0"/>
        </w:rPr>
        <w:t xml:space="preserve">. </w:t>
      </w:r>
      <w:r>
        <w:rPr>
          <w:smallCaps w:val="0"/>
        </w:rPr>
        <w:t xml:space="preserve">Consultant </w:t>
      </w:r>
      <w:r>
        <w:rPr>
          <w:smallCaps w:val="0"/>
        </w:rPr>
        <w:t xml:space="preserve">shall destroy or otherwise render inaccessible any and all Training Data within thirty (30) days of receipt from </w:t>
      </w:r>
      <w:r>
        <w:rPr>
          <w:smallCaps w:val="0"/>
        </w:rPr>
        <w:t>GiantCo</w:t>
      </w:r>
      <w:r>
        <w:rPr>
          <w:smallCaps w:val="0"/>
        </w:rPr>
        <w:t xml:space="preserve">. </w:t>
      </w:r>
      <w:r>
        <w:rPr>
          <w:smallCaps w:val="0"/>
        </w:rPr>
        <w:t xml:space="preserve">Consultant </w:t>
      </w:r>
      <w:r>
        <w:rPr>
          <w:smallCaps w:val="0"/>
        </w:rPr>
        <w:t xml:space="preserve">shall destroy or otherwise render inaccessible any and all Production Data, Output Data, and Derivative Data within thirty (30) days of the termination of the applicable Service Authorization. </w:t>
      </w:r>
      <w:r>
        <w:rPr>
          <w:smallCaps w:val="0"/>
        </w:rPr>
        <w:t xml:space="preserve">Consultant </w:t>
      </w:r>
      <w:r>
        <w:rPr>
          <w:smallCaps w:val="0"/>
        </w:rPr>
        <w:t xml:space="preserve">shall destroy or otherwise render inaccessible any and all </w:t>
      </w:r>
      <w:r>
        <w:rPr>
          <w:smallCaps w:val="0"/>
        </w:rPr>
        <w:t>GiantCo</w:t>
      </w:r>
      <w:r>
        <w:rPr>
          <w:smallCaps w:val="0"/>
        </w:rPr>
        <w:t xml:space="preserve"> AI Solution(s) within thirty (30) days of termination of this Agreement. Upon </w:t>
      </w:r>
      <w:r>
        <w:rPr>
          <w:smallCaps w:val="0"/>
        </w:rPr>
        <w:t>GiantCo</w:t>
      </w:r>
      <w:r>
        <w:rPr>
          <w:smallCaps w:val="0"/>
        </w:rPr>
        <w:t xml:space="preserve">’s request, </w:t>
      </w:r>
      <w:r>
        <w:rPr>
          <w:smallCaps w:val="0"/>
        </w:rPr>
        <w:t xml:space="preserve">Consultant </w:t>
      </w:r>
      <w:r>
        <w:rPr>
          <w:smallCaps w:val="0"/>
        </w:rPr>
        <w:t>shall provide written certification that it is in compliance with this Section.</w:t>
      </w:r>
    </w:p>
    <w:p w14:paraId="257B4055" w14:textId="5A7DE082">
      <w:pPr>
        <w:pStyle w:val="ArticleL2"/>
        <w:rPr>
          <w:smallCaps w:val="0"/>
        </w:rPr>
      </w:pPr>
      <w:r>
        <w:rPr>
          <w:b/>
          <w:bCs/>
          <w:smallCaps w:val="0"/>
        </w:rPr>
        <w:t>Data Use Restrictions</w:t>
      </w:r>
      <w:r>
        <w:rPr>
          <w:smallCaps w:val="0"/>
        </w:rPr>
        <w:t xml:space="preserve">. </w:t>
      </w:r>
      <w:r>
        <w:rPr>
          <w:smallCaps w:val="0"/>
        </w:rPr>
        <w:t xml:space="preserve">Consultant </w:t>
      </w:r>
      <w:r>
        <w:rPr>
          <w:smallCaps w:val="0"/>
        </w:rPr>
        <w:t xml:space="preserve">shall not (i) process Personal Information (as defined in the Information Security Addendum) contained in Training Data and/or Production Data for </w:t>
      </w:r>
      <w:r>
        <w:rPr>
          <w:smallCaps w:val="0"/>
        </w:rPr>
        <w:t>Consultant</w:t>
      </w:r>
      <w:r>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Pr>
          <w:smallCaps w:val="0"/>
        </w:rPr>
        <w:t>GiantCo</w:t>
      </w:r>
      <w:r>
        <w:rPr>
          <w:smallCaps w:val="0"/>
        </w:rPr>
        <w:t xml:space="preserve">; or (iv) combine Derivative Data, Training Data, Production Data, or Output Data with any other data in a manner that would breach this Agreement or violate </w:t>
      </w:r>
      <w:r>
        <w:rPr>
          <w:smallCaps w:val="0"/>
        </w:rPr>
        <w:t>GiantCo</w:t>
      </w:r>
      <w:r>
        <w:rPr>
          <w:smallCaps w:val="0"/>
        </w:rPr>
        <w:t>’s written instruction.</w:t>
      </w:r>
    </w:p>
    <w:p w14:paraId="045FCDF5" w14:textId="6BD292D6">
      <w:pPr>
        <w:pStyle w:val="ArticleL2"/>
        <w:rPr>
          <w:smallCaps w:val="0"/>
        </w:rPr>
      </w:pPr>
      <w:r>
        <w:rPr>
          <w:b/>
          <w:bCs/>
          <w:smallCaps w:val="0"/>
        </w:rPr>
        <w:t>Compliance with AI and Privacy Laws</w:t>
      </w:r>
      <w:r>
        <w:rPr>
          <w:smallCaps w:val="0"/>
        </w:rPr>
        <w:t xml:space="preserve">. </w:t>
      </w:r>
      <w:r>
        <w:rPr>
          <w:smallCaps w:val="0"/>
        </w:rPr>
        <w:t xml:space="preserve">Consultant </w:t>
      </w:r>
      <w:r>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Pr>
          <w:smallCaps w:val="0"/>
          <w:u w:val="single"/>
        </w:rPr>
        <w:t>Applicable AI and Privacy Laws</w:t>
      </w:r>
      <w:r>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pPr>
        <w:pStyle w:val="ArticleL2"/>
        <w:rPr>
          <w:smallCaps w:val="0"/>
        </w:rPr>
      </w:pPr>
      <w:r>
        <w:rPr>
          <w:b/>
          <w:bCs/>
          <w:smallCaps w:val="0"/>
        </w:rPr>
        <w:t>Audit</w:t>
      </w:r>
      <w:r>
        <w:rPr>
          <w:smallCaps w:val="0"/>
        </w:rPr>
        <w:t xml:space="preserve">. </w:t>
      </w:r>
      <w:r>
        <w:rPr>
          <w:smallCaps w:val="0"/>
        </w:rPr>
        <w:t>GiantCo</w:t>
      </w:r>
      <w:r>
        <w:rPr>
          <w:smallCaps w:val="0"/>
        </w:rPr>
        <w:t xml:space="preserve"> shall have the right to audit </w:t>
      </w:r>
      <w:r>
        <w:rPr>
          <w:smallCaps w:val="0"/>
        </w:rPr>
        <w:t>Consultant</w:t>
      </w:r>
      <w:r>
        <w:rPr>
          <w:smallCaps w:val="0"/>
        </w:rPr>
        <w:t xml:space="preserve">’s compliance with this Article </w:t>
      </w:r>
      <w:r>
        <w:rPr>
          <w:smallCaps w:val="0"/>
        </w:rPr>
        <w:t>12</w:t>
      </w:r>
      <w:r>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Pr>
          <w:i/>
          <w:iCs/>
          <w:smallCaps w:val="0"/>
        </w:rPr>
        <w:t>e.g.,</w:t>
      </w:r>
      <w:r>
        <w:rPr>
          <w:smallCaps w:val="0"/>
        </w:rPr>
        <w:t xml:space="preserve"> age, race, ethnicity, gender, </w:t>
      </w:r>
      <w:r>
        <w:rPr>
          <w:i/>
          <w:iCs/>
          <w:smallCaps w:val="0"/>
        </w:rPr>
        <w:t>etc.</w:t>
      </w:r>
      <w:r>
        <w:rPr>
          <w:smallCaps w:val="0"/>
        </w:rPr>
        <w:t>).</w:t>
      </w:r>
    </w:p>
    <w:p w14:paraId="0B4E64CF" w14:textId="77777777">
      <w:pPr>
        <w:pStyle w:val="ArticleL1"/>
        <w:spacing w:after="160"/>
        <w:rPr>
          <w:caps/>
          <w:smallCaps w:val="0"/>
        </w:rPr>
      </w:pPr>
      <w:r>
        <w:br/>
      </w:r>
      <w:r>
        <w:t>termination</w:t>
      </w:r>
    </w:p>
    <w:p>
      <w:pPr>
        <w:pStyle w:val="ArticleL2"/>
        <w:spacing w:after="160"/>
        <w:rPr>
          <w:b/>
          <w:smallCaps w:val="0"/>
        </w:rPr>
      </w:pPr>
      <w:ins w:author="Reviewing Counsel (GiantCo)" w:id="90" w:date="2026-10-19T02:34:33Z">
        <w:commentRangeStart w:id="308"/>
        <w:commentRangeStart w:id="386"/>
        <w:commentRangeStart w:id="355"/>
        <w:r>
          <w:rPr>
            <w:b/>
            <w:smallCaps w:val="0"/>
          </w:rPr>
          <w:t>Termination for Convenience. Either Party may terminate this Agreement for convenience upon thirty (30) days’ prior written notice to the other Party. Upon any termination or expiration, Consultant shall promptly return or, at Client’s direction, securely delete all GiantCo Information in accordance with the data-destruction provisions of this Agreement.</w:t>
        </w:r>
        <w:commentRangeEnd w:id="355"/>
        <w:r>
          <w:rPr>
            <w:rStyle w:val="CommentReference"/>
            <w:sz w:val="20"/>
            <w:szCs w:val="20"/>
          </w:rPr>
          <w:commentReference w:id="355"/>
        </w:r>
        <w:commentRangeEnd w:id="308"/>
        <w:r>
          <w:rPr>
            <w:rStyle w:val="CommentReference"/>
            <w:sz w:val="20"/>
            <w:szCs w:val="20"/>
          </w:rPr>
          <w:commentReference w:id="308"/>
        </w:r>
        <w:commentRangeEnd w:id="386"/>
        <w:r>
          <w:rPr>
            <w:rStyle w:val="CommentReference"/>
            <w:sz w:val="20"/>
            <w:szCs w:val="20"/>
          </w:rPr>
          <w:commentReference w:id="386"/>
        </w:r>
      </w:ins>
      <w:del w:author="Reviewing Counsel (GiantCo)" w:id="89" w:date="2026-10-19T02:34:33Z">
        <w:r>
          <w:rPr>
            <w:b/>
            <w:smallCaps w:val="0"/>
          </w:rPr>
          <w:delText>candidate materials, job requirements, prompts, configurations, and customer-specific outputs</w:delText>
        </w:r>
      </w:del>
      <w:ins w:author="Reviewing Counsel (GiantCo)" w:id="92" w:date="2026-10-19T02:34:33Z">
        <w:commentRangeStart w:id="321"/>
        <w:commentRangeStart w:id="387"/>
        <w:r>
          <w:rPr>
            <w:b/>
            <w:smallCaps w:val="0"/>
          </w:rPr>
          <w:t>Termination of Agreement.</w:t>
        </w:r>
      </w:ins>
      <w:del w:author="Reviewing Counsel (GiantCo)" w:id="91" w:date="2026-10-19T02:34:33Z">
        <w:r>
          <w:rPr>
            <w:b/>
            <w:smallCaps w:val="0"/>
          </w:rPr>
          <w:delText>Termination of Agreement.</w:delText>
        </w:r>
      </w:del>
    </w:p>
    <w:p>
      <w:pPr>
        <w:pStyle w:val="ArticleL2"/>
        <w:rPr>
          <w:ins w:author="Reviewing Counsel (GiantCo)" w:id="94" w:date="2026-10-19T02:34:33Z"/>
          <w:smallCaps w:val="0"/>
        </w:rPr>
      </w:pPr>
      <w:ins w:author="Reviewing Counsel (GiantCo)" w:id="95" w:date="2026-10-19T02:34:33Z">
        <w:r>
          <w:rPr>
            <w:b/>
            <w:smallCaps w:val="0"/>
          </w:rPr>
          <w:t xml:space="preserve">Survival of Termination.  </w:t>
        </w:r>
        <w:r>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commentRangeEnd w:id="321"/>
        <w:r>
          <w:rPr>
            <w:rStyle w:val="CommentReference"/>
            <w:sz w:val="20"/>
            <w:szCs w:val="20"/>
          </w:rPr>
          <w:commentReference w:id="321"/>
        </w:r>
        <w:commentRangeEnd w:id="387"/>
        <w:r>
          <w:rPr>
            <w:rStyle w:val="CommentReference"/>
            <w:sz w:val="20"/>
            <w:szCs w:val="20"/>
          </w:rPr>
          <w:commentReference w:id="387"/>
        </w:r>
      </w:ins>
    </w:p>
    <w:p w14:paraId="0D292A91" w14:textId="77777777">
      <w:pPr>
        <w:pStyle w:val="ArticleL1"/>
        <w:spacing w:after="160"/>
        <w:rPr>
          <w:caps/>
          <w:smallCaps w:val="0"/>
        </w:rPr>
      </w:pPr>
      <w:r>
        <w:br/>
      </w:r>
      <w:r>
        <w:t>Dispute Resolution</w:t>
      </w:r>
    </w:p>
    <w:p w14:paraId="7F52A402" w14:textId="086F203C">
      <w:pPr>
        <w:pStyle w:val="ArticleL2"/>
        <w:spacing w:after="160"/>
        <w:rPr>
          <w:smallCaps w:val="0"/>
        </w:rPr>
      </w:pPr>
      <w:r>
        <w:rPr>
          <w:b/>
          <w:smallCaps w:val="0"/>
        </w:rPr>
        <w:t>Dispute.</w:t>
      </w:r>
      <w:r>
        <w:rPr>
          <w:smallCaps w:val="0"/>
        </w:rPr>
        <w:t xml:space="preserve">  </w:t>
      </w:r>
      <w:r>
        <w:rPr>
          <w:smallCaps w:val="0"/>
        </w:rPr>
        <w:t>In the event and t</w:t>
      </w:r>
      <w:r>
        <w:rPr>
          <w:smallCaps w:val="0"/>
        </w:rPr>
        <w:t>o the extent</w:t>
      </w:r>
      <w:r>
        <w:rPr>
          <w:smallCaps w:val="0"/>
        </w:rPr>
        <w:t xml:space="preserve"> that </w:t>
      </w:r>
      <w:r>
        <w:rPr>
          <w:smallCaps w:val="0"/>
        </w:rPr>
        <w:t>a Party</w:t>
      </w:r>
      <w:r>
        <w:rPr>
          <w:smallCaps w:val="0"/>
        </w:rPr>
        <w:t xml:space="preserve"> </w:t>
      </w:r>
      <w:r>
        <w:rPr>
          <w:smallCaps w:val="0"/>
        </w:rPr>
        <w:t xml:space="preserve">fails to perform its obligations hereunder in accordance with the terms of this Agreement, including as related to </w:t>
      </w:r>
      <w:r>
        <w:rPr>
          <w:smallCaps w:val="0"/>
        </w:rPr>
        <w:t xml:space="preserve">the </w:t>
      </w:r>
      <w:r>
        <w:rPr>
          <w:smallCaps w:val="0"/>
        </w:rPr>
        <w:t>standard of care</w:t>
      </w:r>
      <w:r>
        <w:rPr>
          <w:smallCaps w:val="0"/>
        </w:rPr>
        <w:t xml:space="preserve"> set forth in Article 6.1</w:t>
      </w:r>
      <w:r>
        <w:rPr>
          <w:smallCaps w:val="0"/>
        </w:rPr>
        <w:t xml:space="preserve">, </w:t>
      </w:r>
      <w:commentRangeStart w:id="356"/>
      <w:r>
        <w:rPr>
          <w:smallCaps w:val="0"/>
        </w:rPr>
        <w:t>the non-conforming Party shall promptly correct such</w:t>
      </w:r>
      <w:ins w:author="Reviewing Counsel (GiantCo)" w:id="96" w:date="2026-10-19T02:34:33Z">
        <w:r>
          <w:rPr>
            <w:smallCaps w:val="0"/>
          </w:rPr>
          <w:t xml:space="preserve"> failure without additional charge</w:t>
        </w:r>
      </w:ins>
      <w:r>
        <w:rPr>
          <w:smallCaps w:val="0"/>
        </w:rPr>
        <w:t xml:space="preserve"> within seven (7) days</w:t>
      </w:r>
      <w:commentRangeEnd w:id="356"/>
      <w:r>
        <w:rPr>
          <w:rStyle w:val="CommentReference"/>
          <w:sz w:val="20"/>
          <w:szCs w:val="20"/>
        </w:rPr>
        <w:commentReference w:id="356"/>
      </w:r>
      <w:r>
        <w:rPr>
          <w:smallCaps w:val="0"/>
        </w:rPr>
        <w:t xml:space="preserve"> after written notice of such failure is given</w:t>
      </w:r>
      <w:r>
        <w:rPr>
          <w:smallCaps w:val="0"/>
        </w:rPr>
        <w:t>, unless otherwise stated in this Agreement.</w:t>
      </w:r>
    </w:p>
    <w:p w14:paraId="206AEECB" w14:textId="77777777">
      <w:pPr>
        <w:pStyle w:val="ArticleL2"/>
        <w:spacing w:after="160"/>
        <w:rPr>
          <w:smallCaps w:val="0"/>
        </w:rPr>
      </w:pPr>
      <w:r>
        <w:rPr>
          <w:b/>
          <w:smallCaps w:val="0"/>
        </w:rPr>
        <w:t xml:space="preserve">Good Faith Negotiation.  </w:t>
      </w:r>
      <w:r>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pPr>
        <w:pStyle w:val="ArticleL2"/>
        <w:spacing w:after="160"/>
        <w:rPr>
          <w:smallCaps w:val="0"/>
        </w:rPr>
      </w:pPr>
      <w:r>
        <w:rPr>
          <w:b/>
          <w:smallCaps w:val="0"/>
        </w:rPr>
        <w:t xml:space="preserve">Confidentiality.  </w:t>
      </w:r>
      <w:r>
        <w:rPr>
          <w:smallCaps w:val="0"/>
        </w:rPr>
        <w:t>Such negotiations shall be considered confidential settlement negotiations and shall not be used against either party in any subsequent adversarial proceeding.</w:t>
      </w:r>
    </w:p>
    <w:p w14:paraId="5A436383" w14:textId="77777777">
      <w:pPr>
        <w:pStyle w:val="ArticleL2"/>
        <w:spacing w:after="160"/>
        <w:rPr>
          <w:smallCaps w:val="0"/>
        </w:rPr>
      </w:pPr>
      <w:r>
        <w:rPr>
          <w:b/>
          <w:smallCaps w:val="0"/>
        </w:rPr>
        <w:t xml:space="preserve">Commencement of Negotiation Period.  </w:t>
      </w:r>
      <w:r>
        <w:rPr>
          <w:smallCaps w:val="0"/>
        </w:rPr>
        <w:t>The twenty (20) day negotiation period shall begin on the day following issuance of written notice of dispute by Client or Consultant.</w:t>
      </w:r>
    </w:p>
    <w:p w14:paraId="664D85C2" w14:textId="77777777">
      <w:pPr>
        <w:pStyle w:val="ArticleL2"/>
        <w:spacing w:after="160"/>
        <w:rPr>
          <w:b/>
          <w:smallCaps w:val="0"/>
        </w:rPr>
      </w:pPr>
      <w:r>
        <w:rPr>
          <w:b/>
          <w:smallCaps w:val="0"/>
        </w:rPr>
        <w:t xml:space="preserve">No Waiver.  </w:t>
      </w:r>
      <w:r>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pPr>
        <w:pStyle w:val="ArticleL2"/>
        <w:spacing w:after="160"/>
        <w:rPr>
          <w:smallCaps w:val="0"/>
        </w:rPr>
      </w:pPr>
      <w:r>
        <w:rPr>
          <w:b/>
          <w:smallCaps w:val="0"/>
        </w:rPr>
        <w:t xml:space="preserve">Mediation.  </w:t>
      </w:r>
      <w:r>
        <w:rPr>
          <w:smallCaps w:val="0"/>
        </w:rPr>
        <w:t>At the option of either party hereto</w:t>
      </w:r>
      <w:r>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pPr>
        <w:pStyle w:val="ArticleL2"/>
        <w:spacing w:after="160"/>
        <w:rPr>
          <w:smallCaps w:val="0"/>
        </w:rPr>
      </w:pPr>
      <w:r>
        <w:rPr>
          <w:b/>
          <w:smallCaps w:val="0"/>
        </w:rPr>
        <w:t xml:space="preserve">Duty to Continue Performance.  </w:t>
      </w:r>
      <w:r>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pPr>
        <w:pStyle w:val="ArticleL2"/>
        <w:spacing w:after="160"/>
        <w:rPr>
          <w:smallCaps w:val="0"/>
        </w:rPr>
      </w:pPr>
      <w:r>
        <w:rPr>
          <w:b/>
          <w:smallCaps w:val="0"/>
        </w:rPr>
        <w:t xml:space="preserve">Litigation.  </w:t>
      </w:r>
      <w:r>
        <w:rPr>
          <w:smallCaps w:val="0"/>
        </w:rPr>
        <w:t>If the dispute is not settled within twenty (20) days or as the result of formal mediation</w:t>
      </w:r>
      <w:commentRangeStart w:id="357"/>
      <w:r>
        <w:rPr>
          <w:smallCaps w:val="0"/>
        </w:rPr>
        <w:t xml:space="preserve">then the same shall be settled by litigation in </w:t>
      </w:r>
      <w:ins w:author="Reviewing Counsel (GiantCo)" w:id="98" w:date="2026-10-19T02:34:33Z">
        <w:r>
          <w:rPr>
            <w:smallCaps w:val="0"/>
          </w:rPr>
          <w:t>the</w:t>
        </w:r>
      </w:ins>
      <w:del w:author="Reviewing Counsel (GiantCo)" w:id="97" w:date="2026-10-19T02:34:33Z">
        <w:r>
          <w:rPr>
            <w:smallCaps w:val="0"/>
          </w:rPr>
          <w:delText xml:space="preserve">a court of </w:delText>
        </w:r>
      </w:del>
      <w:del w:author="Reviewing Counsel (GiantCo)" w:id="100" w:date="2026-10-19T02:34:33Z">
        <w:r>
          <w:rPr>
            <w:smallCaps w:val="0"/>
          </w:rPr>
          <w:delText>competent jurisdiction in the city and</w:delText>
        </w:r>
      </w:del>
      <w:r>
        <w:rPr>
          <w:smallCaps w:val="0"/>
        </w:rPr>
        <w:t xml:space="preserve"> state </w:t>
      </w:r>
      <w:ins w:author="Reviewing Counsel (GiantCo)" w:id="101" w:date="2026-10-19T02:34:33Z">
        <w:r>
          <w:rPr>
            <w:smallCaps w:val="0"/>
          </w:rPr>
          <w:t>or federal courts</w:t>
        </w:r>
      </w:ins>
      <w:del w:author="Reviewing Counsel (GiantCo)" w:id="102" w:date="2026-10-19T02:34:33Z">
        <w:r>
          <w:rPr>
            <w:smallCaps w:val="0"/>
          </w:rPr>
          <w:delText>where a specific Project is</w:delText>
        </w:r>
      </w:del>
      <w:r>
        <w:rPr>
          <w:smallCaps w:val="0"/>
        </w:rPr>
        <w:t xml:space="preserve"> located</w:t>
      </w:r>
      <w:ins w:author="Reviewing Counsel (GiantCo)" w:id="104" w:date="2026-10-19T02:34:33Z">
        <w:r>
          <w:rPr>
            <w:smallCaps w:val="0"/>
          </w:rPr>
          <w:t xml:space="preserve"> in New York, New York</w:t>
        </w:r>
      </w:ins>
      <w:r>
        <w:rPr>
          <w:smallCaps w:val="0"/>
        </w:rPr>
        <w:t>.</w:t>
      </w:r>
      <w:commentRangeEnd w:id="357"/>
      <w:r>
        <w:rPr>
          <w:rStyle w:val="CommentReference"/>
          <w:sz w:val="20"/>
          <w:szCs w:val="20"/>
        </w:rPr>
        <w:commentReference w:id="357"/>
      </w:r>
      <w:r>
        <w:rPr>
          <w:smallCaps w:val="0"/>
        </w:rPr>
        <w:t xml:space="preserve">  The negotiations described in Article </w:t>
      </w:r>
      <w:r>
        <w:rPr>
          <w:smallCaps w:val="0"/>
        </w:rPr>
        <w:t>14</w:t>
      </w:r>
      <w:r>
        <w:rPr>
          <w:smallCaps w:val="0"/>
        </w:rPr>
        <w:t>.2 shall be a condition precedent to the institution of legal or equitable proceedings by either party.</w:t>
      </w:r>
    </w:p>
    <w:p w14:paraId="1EF0DA72" w14:textId="2A501E0E">
      <w:pPr>
        <w:pStyle w:val="ArticleL2"/>
        <w:rPr>
          <w:smallCaps w:val="0"/>
        </w:rPr>
      </w:pPr>
      <w:r>
        <w:rPr>
          <w:b/>
          <w:smallCaps w:val="0"/>
        </w:rPr>
        <w:t>Joinder.</w:t>
      </w:r>
      <w:r>
        <w:rPr>
          <w:smallCaps w:val="0"/>
        </w:rPr>
        <w:t xml:space="preserve">  </w:t>
      </w:r>
      <w:commentRangeStart w:id="358"/>
      <w:r>
        <w:rPr>
          <w:smallCaps w:val="0"/>
        </w:rPr>
        <w:t xml:space="preserve">Each </w:t>
      </w:r>
      <w:ins w:author="Reviewing Counsel (GiantCo)" w:id="106" w:date="2026-10-19T02:34:33Z">
        <w:r>
          <w:rPr>
            <w:smallCaps w:val="0"/>
          </w:rPr>
          <w:t>Party</w:t>
        </w:r>
      </w:ins>
      <w:del w:author="Reviewing Counsel (GiantCo)" w:id="105" w:date="2026-10-19T02:34:33Z">
        <w:r>
          <w:rPr>
            <w:smallCaps w:val="0"/>
          </w:rPr>
          <w:delText>Party</w:delText>
        </w:r>
      </w:del>
      <w:del w:author="Reviewing Counsel (GiantCo)" w:id="107" w:date="2026-10-19T02:34:33Z">
        <w:r>
          <w:rPr>
            <w:smallCaps w:val="0"/>
          </w:rPr>
          <w:delText>t</w:delText>
        </w:r>
      </w:del>
      <w:r>
        <w:rPr>
          <w:smallCaps w:val="0"/>
        </w:rPr>
        <w:t xml:space="preserve"> agrees</w:t>
      </w:r>
      <w:commentRangeEnd w:id="358"/>
      <w:r>
        <w:rPr>
          <w:rStyle w:val="CommentReference"/>
          <w:sz w:val="20"/>
          <w:szCs w:val="20"/>
        </w:rPr>
        <w:commentReference w:id="358"/>
      </w:r>
      <w:r>
        <w:rPr>
          <w:smallCaps w:val="0"/>
        </w:rPr>
        <w:t xml:space="preserve"> to be joined as a party in any litigation, arbitration, or proceeding involving </w:t>
      </w:r>
      <w:r>
        <w:rPr>
          <w:smallCaps w:val="0"/>
        </w:rPr>
        <w:t>the other Party</w:t>
      </w:r>
      <w:r>
        <w:rPr>
          <w:smallCaps w:val="0"/>
        </w:rPr>
        <w:t xml:space="preserve"> </w:t>
      </w:r>
      <w:r>
        <w:rPr>
          <w:smallCaps w:val="0"/>
        </w:rPr>
        <w:t xml:space="preserve">and any third party which involves any issue or fact arising out of or related </w:t>
      </w:r>
      <w:r>
        <w:rPr>
          <w:smallCaps w:val="0"/>
        </w:rPr>
        <w:t>this Agreement and the performance thereof, and hereby expressly consents to the jurisdiction of the court where such litigation, arbitration, or proceeding is instituted.</w:t>
      </w:r>
    </w:p>
    <w:p w14:paraId="18F9109F" w14:textId="77777777">
      <w:pPr>
        <w:pStyle w:val="ArticleL1"/>
        <w:rPr>
          <w:caps/>
          <w:smallCaps w:val="0"/>
        </w:rPr>
      </w:pPr>
      <w:r>
        <w:br/>
      </w:r>
      <w:r>
        <w:t>miscellaneous provisions</w:t>
      </w:r>
    </w:p>
    <w:p w14:paraId="25FF68FF" w14:textId="56A6A007">
      <w:pPr>
        <w:pStyle w:val="ArticleL2"/>
        <w:rPr>
          <w:smallCaps w:val="0"/>
        </w:rPr>
      </w:pPr>
      <w:r>
        <w:rPr>
          <w:b/>
          <w:smallCaps w:val="0"/>
        </w:rPr>
        <w:t xml:space="preserve">Assignment.  </w:t>
      </w:r>
      <w:r>
        <w:rPr>
          <w:smallCaps w:val="0"/>
        </w:rPr>
        <w:t>Neither party shall have the right to assign this Agreement, whether in whole or in part, without first obtaining the other party’s written consent to the Assignment</w:t>
      </w:r>
      <w:commentRangeStart w:id="359"/>
      <w:r>
        <w:rPr>
          <w:smallCaps w:val="0"/>
        </w:rPr>
        <w:t xml:space="preserve">, except that </w:t>
      </w:r>
      <w:ins w:author="Reviewing Counsel (GiantCo)" w:id="109" w:date="2026-10-19T02:34:33Z">
        <w:r>
          <w:rPr>
            <w:smallCaps w:val="0"/>
          </w:rPr>
          <w:t>Client</w:t>
        </w:r>
      </w:ins>
      <w:del w:author="Reviewing Counsel (GiantCo)" w:id="110" w:date="2026-10-19T02:34:33Z">
        <w:r>
          <w:rPr>
            <w:smallCaps w:val="0"/>
          </w:rPr>
          <w:delText>a Party</w:delText>
        </w:r>
      </w:del>
      <w:r>
        <w:rPr>
          <w:smallCaps w:val="0"/>
        </w:rPr>
        <w:t xml:space="preserve"> may assign as part of a merger or sale of substantially all of its assets without the </w:t>
      </w:r>
      <w:ins w:author="Reviewing Counsel (GiantCo)" w:id="112" w:date="2026-10-19T02:34:33Z">
        <w:r>
          <w:rPr>
            <w:smallCaps w:val="0"/>
          </w:rPr>
          <w:t>other Party’s prior written consent. Consultant may assign in connection with a merger or sale of substantially all of its assets only with Client’s prior written consent, and any permitted assignee must assume all obligations under this Agreement in writing.</w:t>
        </w:r>
        <w:commentRangeEnd w:id="359"/>
        <w:r>
          <w:rPr>
            <w:rStyle w:val="CommentReference"/>
            <w:sz w:val="20"/>
            <w:szCs w:val="20"/>
          </w:rPr>
          <w:commentReference w:id="359"/>
        </w:r>
      </w:ins>
      <w:del w:author="Reviewing Counsel (GiantCo)" w:id="111" w:date="2026-10-19T02:34:33Z">
        <w:r>
          <w:rPr>
            <w:smallCaps w:val="0"/>
          </w:rPr>
          <w:delText>prior written consent of the other Party</w:delText>
        </w:r>
      </w:del>
      <w:del w:author="Reviewing Counsel (GiantCo)" w:id="113" w:date="2026-10-19T02:34:33Z">
        <w:r>
          <w:rPr>
            <w:smallCaps w:val="0"/>
          </w:rPr>
          <w:delText>.</w:delText>
        </w:r>
      </w:del>
    </w:p>
    <w:p w14:paraId="526BD22E" w14:textId="77777777">
      <w:pPr>
        <w:pStyle w:val="ArticleL2"/>
        <w:rPr>
          <w:smallCaps w:val="0"/>
        </w:rPr>
      </w:pPr>
      <w:r>
        <w:rPr>
          <w:b/>
          <w:smallCaps w:val="0"/>
        </w:rPr>
        <w:t xml:space="preserve">Change in Ownership.  </w:t>
      </w:r>
      <w:r>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pPr>
        <w:pStyle w:val="ArticleL2"/>
        <w:rPr>
          <w:smallCaps w:val="0"/>
          <w:u w:val="single"/>
        </w:rPr>
      </w:pPr>
      <w:r>
        <w:rPr>
          <w:b/>
          <w:smallCaps w:val="0"/>
        </w:rPr>
        <w:t xml:space="preserve">Severability.  </w:t>
      </w:r>
      <w:r>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pPr>
        <w:pStyle w:val="ArticleL2"/>
        <w:rPr>
          <w:smallCaps w:val="0"/>
        </w:rPr>
      </w:pPr>
      <w:r>
        <w:rPr>
          <w:b/>
          <w:smallCaps w:val="0"/>
        </w:rPr>
        <w:t xml:space="preserve">Venue &amp; Governing Law.  </w:t>
      </w:r>
      <w:r>
        <w:rPr>
          <w:smallCaps w:val="0"/>
        </w:rPr>
        <w:t xml:space="preserve">This Agreement shall be governed by and construed in accordance with </w:t>
      </w:r>
      <w:commentRangeStart w:id="360"/>
      <w:r>
        <w:rPr>
          <w:smallCaps w:val="0"/>
        </w:rPr>
        <w:t xml:space="preserve">the laws of the </w:t>
      </w:r>
      <w:ins w:author="Reviewing Counsel (GiantCo)" w:id="114" w:date="2026-10-19T02:34:33Z">
        <w:r>
          <w:rPr>
            <w:smallCaps w:val="0"/>
          </w:rPr>
          <w:t>State of New York</w:t>
        </w:r>
        <w:commentRangeEnd w:id="360"/>
        <w:r>
          <w:rPr>
            <w:rStyle w:val="CommentReference"/>
            <w:sz w:val="20"/>
            <w:szCs w:val="20"/>
          </w:rPr>
          <w:commentReference w:id="360"/>
        </w:r>
      </w:ins>
      <w:del w:author="Reviewing Counsel (GiantCo)" w:id="115" w:date="2026-10-19T02:34:33Z">
        <w:r>
          <w:rPr>
            <w:smallCaps w:val="0"/>
          </w:rPr>
          <w:delText>state in which a specific Project is located</w:delText>
        </w:r>
      </w:del>
      <w:r>
        <w:rPr>
          <w:smallCaps w:val="0"/>
        </w:rPr>
        <w:t xml:space="preserve">, without regard to the internal laws of such state regarding conflicts of law. The parties mutually consent to submit to the jurisdiction of </w:t>
      </w:r>
      <w:commentRangeStart w:id="361"/>
      <w:r>
        <w:rPr>
          <w:smallCaps w:val="0"/>
        </w:rPr>
        <w:t xml:space="preserve">the federal and/or state courts </w:t>
      </w:r>
      <w:del w:author="Reviewing Counsel (GiantCo)" w:id="116" w:date="2026-10-19T02:34:33Z">
        <w:r>
          <w:rPr>
            <w:smallCaps w:val="0"/>
          </w:rPr>
          <w:delText xml:space="preserve">of the State in which the Project is </w:delText>
        </w:r>
      </w:del>
      <w:r>
        <w:rPr>
          <w:smallCaps w:val="0"/>
        </w:rPr>
        <w:t>located</w:t>
      </w:r>
      <w:ins w:author="Reviewing Counsel (GiantCo)" w:id="117" w:date="2026-10-19T02:34:33Z">
        <w:r>
          <w:rPr>
            <w:smallCaps w:val="0"/>
          </w:rPr>
          <w:t xml:space="preserve"> in New York, New York</w:t>
        </w:r>
      </w:ins>
      <w:r>
        <w:rPr>
          <w:smallCaps w:val="0"/>
        </w:rPr>
        <w:t>.</w:t>
      </w:r>
      <w:del w:author="Reviewing Counsel (GiantCo)" w:id="118" w:date="2026-10-19T02:34:33Z">
        <w:r>
          <w:rPr>
            <w:smallCaps w:val="0"/>
          </w:rPr>
          <w:delText xml:space="preserve"> </w:delText>
        </w:r>
      </w:del>
      <w:r>
        <w:rPr>
          <w:smallCaps w:val="0"/>
        </w:rPr>
        <w:t xml:space="preserve"> The parties shall bring any action or suit concerning this Agreement or related matters only in such </w:t>
      </w:r>
      <w:del w:author="Reviewing Counsel (GiantCo)" w:id="120" w:date="2026-10-19T02:34:33Z">
        <w:r>
          <w:rPr>
            <w:smallCaps w:val="0"/>
          </w:rPr>
          <w:delText xml:space="preserve">federal or state </w:delText>
        </w:r>
      </w:del>
      <w:r>
        <w:rPr>
          <w:smallCaps w:val="0"/>
        </w:rPr>
        <w:t>courts.</w:t>
      </w:r>
      <w:commentRangeEnd w:id="361"/>
      <w:r>
        <w:rPr>
          <w:rStyle w:val="CommentReference"/>
          <w:sz w:val="20"/>
          <w:szCs w:val="20"/>
        </w:rPr>
        <w:commentReference w:id="361"/>
      </w:r>
      <w:r>
        <w:rPr>
          <w:smallCaps w:val="0"/>
        </w:rPr>
        <w:t xml:space="preserve">  The parties shall not raise, and hereby waive, any defenses based on venue, inconvenience of forum, or lack of personal jurisdiction in any action or suit brought in accordance with this Article.  </w:t>
      </w:r>
      <w:r>
        <w:rPr>
          <w:b/>
          <w:smallCaps w:val="0"/>
        </w:rPr>
        <w:t>The parties acknowledge that they have read and understand this clause and agree voluntarily to its terms.</w:t>
      </w:r>
    </w:p>
    <w:p w14:paraId="42EB74F3" w14:textId="77777777">
      <w:pPr>
        <w:pStyle w:val="ArticleL2"/>
        <w:rPr>
          <w:smallCaps w:val="0"/>
        </w:rPr>
      </w:pPr>
      <w:r>
        <w:rPr>
          <w:b/>
          <w:smallCaps w:val="0"/>
        </w:rPr>
        <w:t xml:space="preserve">Bankruptcy.  </w:t>
      </w:r>
      <w:r>
        <w:rPr>
          <w:smallCaps w:val="0"/>
        </w:rPr>
        <w:t>The following provisions shall, in any event, be given effect solely in accordance with the relevant laws of the United States of America.</w:t>
      </w:r>
    </w:p>
    <w:p w14:paraId="5DF2754D" w14:textId="77777777">
      <w:pPr>
        <w:pStyle w:val="ArticleL3"/>
        <w:rPr>
          <w:smallCaps w:val="0"/>
        </w:rPr>
      </w:pPr>
      <w:r>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pPr>
        <w:pStyle w:val="ArticleL5"/>
        <w:rPr>
          <w:smallCaps w:val="0"/>
        </w:rPr>
      </w:pPr>
      <w:r>
        <w:rPr>
          <w:smallCaps w:val="0"/>
        </w:rPr>
        <w:t>Such action without further notice to Consultant shall be deemed a failure of performance giving rise to all rights and remedies under this Agreement;</w:t>
      </w:r>
    </w:p>
    <w:p w14:paraId="24D13F30" w14:textId="77777777">
      <w:pPr>
        <w:pStyle w:val="ArticleL5"/>
        <w:rPr>
          <w:smallCaps w:val="0"/>
        </w:rPr>
      </w:pPr>
      <w:r>
        <w:rPr>
          <w:smallCaps w:val="0"/>
        </w:rPr>
        <w:t>Consultant waives notice of failure of performance and agrees that Client may without further notice to Consultant pursue all rights and remedies under this Agreement, inclu</w:t>
      </w:r>
      <w:r>
        <w:rPr>
          <w:smallCaps w:val="0"/>
        </w:rPr>
        <w:t>ding completion of the Services</w:t>
      </w:r>
      <w:r>
        <w:rPr>
          <w:smallCaps w:val="0"/>
        </w:rPr>
        <w:t>;</w:t>
      </w:r>
    </w:p>
    <w:p w14:paraId="0A71D7E0" w14:textId="77777777">
      <w:pPr>
        <w:pStyle w:val="ArticleL5"/>
        <w:rPr>
          <w:smallCaps w:val="0"/>
        </w:rPr>
      </w:pPr>
      <w:r>
        <w:rPr>
          <w:smallCaps w:val="0"/>
        </w:rPr>
        <w:t xml:space="preserve">Consultant shall be fully responsible for and shall </w:t>
      </w:r>
      <w:r>
        <w:rPr>
          <w:smallCaps w:val="0"/>
        </w:rPr>
        <w:t>remain liable for all reasonable</w:t>
      </w:r>
      <w:r>
        <w:rPr>
          <w:smallCaps w:val="0"/>
        </w:rPr>
        <w:t xml:space="preserve"> costs</w:t>
      </w:r>
      <w:r>
        <w:rPr>
          <w:smallCaps w:val="0"/>
        </w:rPr>
        <w:t>, fees and expenses</w:t>
      </w:r>
      <w:r>
        <w:rPr>
          <w:smallCaps w:val="0"/>
        </w:rPr>
        <w:t xml:space="preserve"> incurred </w:t>
      </w:r>
      <w:r>
        <w:rPr>
          <w:smallCaps w:val="0"/>
        </w:rPr>
        <w:t xml:space="preserve">by Client </w:t>
      </w:r>
      <w:r>
        <w:rPr>
          <w:smallCaps w:val="0"/>
        </w:rPr>
        <w:t>in the completion of the S</w:t>
      </w:r>
      <w:r>
        <w:rPr>
          <w:smallCaps w:val="0"/>
        </w:rPr>
        <w:t xml:space="preserve">ervices, and for all reasonable costs, fees and </w:t>
      </w:r>
      <w:r>
        <w:rPr>
          <w:smallCaps w:val="0"/>
        </w:rPr>
        <w:t>expenses and actual damages resulting from such actions described in (a) and (b), above.</w:t>
      </w:r>
    </w:p>
    <w:p w14:paraId="4C737222" w14:textId="77777777">
      <w:pPr>
        <w:pStyle w:val="ArticleL3"/>
        <w:rPr>
          <w:smallCaps w:val="0"/>
        </w:rPr>
      </w:pPr>
      <w:r>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pPr>
        <w:pStyle w:val="ArticleL2"/>
        <w:rPr>
          <w:smallCaps w:val="0"/>
        </w:rPr>
      </w:pPr>
      <w:r>
        <w:rPr>
          <w:b/>
          <w:smallCaps w:val="0"/>
        </w:rPr>
        <w:t xml:space="preserve">Headings and Interpretation.  </w:t>
      </w:r>
      <w:r>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pPr>
        <w:pStyle w:val="ArticleL2"/>
        <w:rPr>
          <w:smallCaps w:val="0"/>
        </w:rPr>
      </w:pPr>
      <w:r>
        <w:rPr>
          <w:b/>
          <w:smallCaps w:val="0"/>
        </w:rPr>
        <w:t xml:space="preserve">No Third-Party Contract.  </w:t>
      </w:r>
      <w:r>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pPr>
        <w:pStyle w:val="ArticleL2"/>
        <w:rPr>
          <w:smallCaps w:val="0"/>
        </w:rPr>
      </w:pPr>
      <w:r>
        <w:rPr>
          <w:b/>
          <w:smallCaps w:val="0"/>
        </w:rPr>
        <w:t xml:space="preserve">Integrated Agreement. </w:t>
      </w:r>
      <w:r>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pPr>
        <w:pStyle w:val="ArticleL2"/>
        <w:rPr>
          <w:smallCaps w:val="0"/>
        </w:rPr>
      </w:pPr>
      <w:r>
        <w:rPr>
          <w:b/>
          <w:smallCaps w:val="0"/>
        </w:rPr>
        <w:t xml:space="preserve">No Waiver.  </w:t>
      </w:r>
      <w:r>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pPr>
        <w:pStyle w:val="ArticleL2"/>
        <w:rPr>
          <w:smallCaps w:val="0"/>
        </w:rPr>
      </w:pPr>
      <w:r>
        <w:rPr>
          <w:b/>
          <w:bCs/>
          <w:smallCaps w:val="0"/>
        </w:rPr>
        <w:t xml:space="preserve">Attorneys’ Fees.  </w:t>
      </w:r>
      <w:r>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pPr>
        <w:pStyle w:val="ArticleL2"/>
        <w:rPr>
          <w:smallCaps w:val="0"/>
        </w:rPr>
      </w:pPr>
      <w:r>
        <w:rPr>
          <w:b/>
          <w:bCs/>
          <w:smallCaps w:val="0"/>
        </w:rPr>
        <w:t xml:space="preserve">Notice. </w:t>
      </w:r>
      <w:r>
        <w:rPr>
          <w:b/>
          <w:bCs/>
          <w:smallCaps w:val="0"/>
        </w:rPr>
        <w:t xml:space="preserve"> </w:t>
      </w:r>
      <w:r>
        <w:rPr>
          <w:smallCaps w:val="0"/>
        </w:rPr>
        <w:t xml:space="preserve">All notices under this Agreement shall be in writing and shall be effective as of the date of receipt.  Any notice to Client must be delivered personally or be sent by </w:t>
      </w:r>
      <w:r>
        <w:rPr>
          <w:smallCaps w:val="0"/>
        </w:rPr>
        <w:t xml:space="preserve">electronic mail (e-mail), or be sent by </w:t>
      </w:r>
      <w:r>
        <w:rPr>
          <w:smallCaps w:val="0"/>
        </w:rPr>
        <w:t xml:space="preserve">nationally recognized express-type courier service requiring delivery receipts, or be sent by postage prepaid by U.S. Mail, return receipt requested, in each case to the address listed below Client’s signature to this </w:t>
      </w:r>
      <w:r>
        <w:rPr>
          <w:smallCaps w:val="0"/>
        </w:rPr>
        <w:t>Agreement</w:t>
      </w:r>
      <w:r>
        <w:rPr>
          <w:smallCaps w:val="0"/>
        </w:rPr>
        <w:t>, or in the preamble set forth on page 1 of this Agreement</w:t>
      </w:r>
      <w:r>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Pr>
          <w:smallCaps w:val="0"/>
        </w:rPr>
        <w:t>s/electronic mail a</w:t>
      </w:r>
      <w:r>
        <w:rPr>
          <w:smallCaps w:val="0"/>
        </w:rPr>
        <w:t xml:space="preserve">ddress listed below Consultant's signature to this Agreement, or in the preamble set forth on page 1 of </w:t>
      </w:r>
      <w:r>
        <w:rPr>
          <w:smallCaps w:val="0"/>
        </w:rPr>
        <w:t>this Agreement.</w:t>
      </w:r>
      <w:r>
        <w:rPr>
          <w:smallCaps w:val="0"/>
        </w:rPr>
        <w:t xml:space="preserve"> </w:t>
      </w:r>
    </w:p>
    <w:p w14:paraId="6C766C7A" w14:textId="77777777">
      <w:pPr>
        <w:pStyle w:val="ArticleL2"/>
      </w:pPr>
      <w:r>
        <w:rPr>
          <w:b/>
          <w:smallCaps w:val="0"/>
          <w:color w:val="000000"/>
        </w:rPr>
        <w:t>Limitation of Liability</w:t>
      </w:r>
      <w:r>
        <w:rPr>
          <w:b/>
          <w:smallCaps w:val="0"/>
          <w:color w:val="000000"/>
        </w:rPr>
        <w:t>.</w:t>
      </w:r>
    </w:p>
    <w:p w14:paraId="1BEC2187" w14:textId="6BEAF7A7">
      <w:pPr>
        <w:pStyle w:val="ArticleL3"/>
      </w:pPr>
      <w:r>
        <w:t xml:space="preserve">Disclaimer.  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commentRangeStart w:id="362"/>
      <w:r>
        <w:t xml:space="preserve">THE LIMITATION SPECIFIED IN THIS SECTION 15.12 SHALL SURVIVE AND CONTINUE TO APPLY EVEN IF ANY REMEDY SPECIFIED IN THIS AGREEMENT IS FOUND TO HAVE FAILED OF ITS ESSENTIAL PURPOSE</w:t>
      </w:r>
      <w:ins w:author="Reviewing Counsel (GiantCo)" w:id="121" w:date="2026-10-19T02:34:33Z">
        <w:r>
          <w:t>. NOTWITHSTANDING THE FOREGOING, THE LIMITATION OF LIABILITY IN THIS SECTION SHALL NOT APPLY TO ANY THIRD-PARTY CLAIM FOR INJURY TO PERSONS OR DAMAGE TO PROPERTY ARISING OUT OF A PARTY’S GROSS NEGLIGENCE OR WILLFUL MISCONDUCT.</w:t>
        </w:r>
        <w:commentRangeEnd w:id="362"/>
        <w:r>
          <w:rPr>
            <w:rStyle w:val="CommentReference"/>
            <w:sz w:val="20"/>
            <w:szCs w:val="20"/>
          </w:rPr>
          <w:commentReference w:id="362"/>
        </w:r>
      </w:ins>
      <w:r>
        <w:rPr>
          <w:highlight w:val="yellow"/>
        </w:rPr>
        <w:t xml:space="preserve"> </w:t>
      </w:r>
    </w:p>
    <w:p w14:paraId="265809A7" w14:textId="21D9C955">
      <w:pPr>
        <w:pStyle w:val="ArticleL3"/>
      </w:pPr>
      <w:r>
        <w:t xml:space="preserve">Base Cap. Except for a Party’s gross negligence, willful misconduct, </w:t>
      </w:r>
      <w:commentRangeStart w:id="363"/>
      <w:r>
        <w:t xml:space="preserve">fraud, breach of its confidentiality, </w:t>
      </w:r>
      <w:ins w:author="Reviewing Counsel (GiantCo)" w:id="122" w:date="2026-10-19T02:34:33Z">
        <w:r>
          <w:t xml:space="preserve">data-use, </w:t>
        </w:r>
      </w:ins>
      <w:r>
        <w:t>information</w:t>
      </w:r>
      <w:ins w:author="Reviewing Counsel (GiantCo)" w:id="124" w:date="2026-10-19T02:34:33Z">
        <w:r>
          <w:t>-</w:t>
        </w:r>
      </w:ins>
      <w:del w:author="Reviewing Counsel (GiantCo)" w:id="125" w:date="2026-10-19T02:34:33Z">
        <w:r>
          <w:delText xml:space="preserve"> </w:delText>
        </w:r>
      </w:del>
      <w:r>
        <w:t>security</w:t>
      </w:r>
      <w:ins w:author="Reviewing Counsel (GiantCo)" w:id="126" w:date="2026-10-19T02:34:33Z">
        <w:r>
          <w:t>,</w:t>
        </w:r>
      </w:ins>
      <w:r>
        <w:t xml:space="preserve"> or DPA obligations under this Agreement, </w:t>
      </w:r>
      <w:ins w:author="Reviewing Counsel (GiantCo)" w:id="127" w:date="2026-10-19T02:34:33Z">
        <w:r>
          <w:t>or liability under its intellectual-property indemnity,</w:t>
        </w:r>
        <w:commentRangeEnd w:id="363"/>
        <w:r>
          <w:rPr>
            <w:rStyle w:val="CommentReference"/>
            <w:sz w:val="20"/>
            <w:szCs w:val="20"/>
          </w:rPr>
          <w:commentReference w:id="363"/>
        </w:r>
      </w:ins>
      <w:ins w:author="Reviewing Counsel (GiantCo)" w:id="129" w:date="2026-10-19T02:34:33Z">
        <w:r>
          <w:t xml:space="preserve"> </w:t>
        </w:r>
        <w:commentRangeStart w:id="364"/>
        <w:r>
          <w:t>each</w:t>
        </w:r>
      </w:ins>
      <w:del w:author="Reviewing Counsel (GiantCo)" w:id="128" w:date="2026-10-19T02:34:33Z">
        <w:r>
          <w:delText>A</w:delText>
        </w:r>
      </w:del>
      <w:r>
        <w:t xml:space="preserve"> Party’s total aggregate liability arising out of or related to this Agreement </w:t>
      </w:r>
      <w:del w:author="Reviewing Counsel (GiantCo)" w:id="130" w:date="2026-10-19T02:34:33Z">
        <w:r>
          <w:delText xml:space="preserve">to the Services </w:delText>
        </w:r>
      </w:del>
      <w:r>
        <w:t xml:space="preserve">shall </w:t>
      </w:r>
      <w:del w:author="Reviewing Counsel (GiantCo)" w:id="131" w:date="2026-10-19T02:34:33Z">
        <w:r>
          <w:delText xml:space="preserve">be limited to client’s direct damages. </w:delText>
        </w:r>
      </w:del>
      <w:r>
        <w:t xml:space="preserve">not </w:t>
      </w:r>
      <w:del w:author="Reviewing Counsel (GiantCo)" w:id="132" w:date="2026-10-19T02:34:33Z">
        <w:r>
          <w:delText xml:space="preserve">to </w:delText>
        </w:r>
      </w:del>
      <w:r>
        <w:t xml:space="preserve">exceed the amounts paid by </w:t>
      </w:r>
      <w:ins w:author="Reviewing Counsel (GiantCo)" w:id="133" w:date="2026-10-19T02:34:33Z">
        <w:r>
          <w:t>Client</w:t>
        </w:r>
      </w:ins>
      <w:del w:author="Reviewing Counsel (GiantCo)" w:id="134" w:date="2026-10-19T02:34:33Z">
        <w:r>
          <w:delText>customer</w:delText>
        </w:r>
      </w:del>
      <w:r>
        <w:t xml:space="preserve"> within the twelve (12)-month period prior to the first incident that gave rise to the liability.</w:t>
      </w:r>
      <w:commentRangeEnd w:id="364"/>
      <w:r>
        <w:rPr>
          <w:rStyle w:val="CommentReference"/>
          <w:sz w:val="20"/>
          <w:szCs w:val="20"/>
        </w:rPr>
        <w:commentReference w:id="364"/>
      </w:r>
    </w:p>
    <w:p w14:paraId="4268918E" w14:textId="0A688350">
      <w:pPr>
        <w:pStyle w:val="ArticleL3"/>
      </w:pPr>
      <w:r>
        <w:t xml:space="preserve">SUPER CAP. Supplier’s total liability for any damages arising out of or related to </w:t>
      </w:r>
      <w:commentRangeStart w:id="365"/>
      <w:r>
        <w:t xml:space="preserve">a breach of its confidentiality, </w:t>
      </w:r>
      <w:ins w:author="Reviewing Counsel (GiantCo)" w:id="135" w:date="2026-10-19T02:34:33Z">
        <w:r>
          <w:t xml:space="preserve">data-use, </w:t>
        </w:r>
      </w:ins>
      <w:r>
        <w:t>information</w:t>
      </w:r>
      <w:ins w:author="Reviewing Counsel (GiantCo)" w:id="136" w:date="2026-10-19T02:34:33Z">
        <w:r>
          <w:t>-</w:t>
        </w:r>
      </w:ins>
      <w:del w:author="Reviewing Counsel (GiantCo)" w:id="137" w:date="2026-10-19T02:34:33Z">
        <w:r>
          <w:delText xml:space="preserve"> </w:delText>
        </w:r>
      </w:del>
      <w:r>
        <w:t>security</w:t>
      </w:r>
      <w:ins w:author="Reviewing Counsel (GiantCo)" w:id="138" w:date="2026-10-19T02:34:33Z">
        <w:r>
          <w:t>,</w:t>
        </w:r>
      </w:ins>
      <w:r>
        <w:t xml:space="preserve"> or DPA obligations under this </w:t>
      </w:r>
      <w:ins w:author="Reviewing Counsel (GiantCo)" w:id="139" w:date="2026-10-19T02:34:33Z">
        <w:r>
          <w:t>Agreement</w:t>
        </w:r>
        <w:commentRangeEnd w:id="365"/>
        <w:r>
          <w:rPr>
            <w:rStyle w:val="CommentReference"/>
            <w:sz w:val="20"/>
            <w:szCs w:val="20"/>
          </w:rPr>
          <w:commentReference w:id="365"/>
        </w:r>
      </w:ins>
      <w:del w:author="Reviewing Counsel (GiantCo)" w:id="140" w:date="2026-10-19T02:34:33Z">
        <w:r>
          <w:delText>agreement</w:delText>
        </w:r>
      </w:del>
      <w:r>
        <w:t xml:space="preserve"> shall not exceed, in the aggregate, four times (4x) </w:t>
      </w:r>
      <w:commentRangeStart w:id="366"/>
      <w:r>
        <w:t xml:space="preserve">the fees paid by </w:t>
      </w:r>
      <w:ins w:author="Reviewing Counsel (GiantCo)" w:id="141" w:date="2026-10-19T02:34:33Z">
        <w:r>
          <w:t>Client</w:t>
        </w:r>
      </w:ins>
      <w:del w:author="Reviewing Counsel (GiantCo)" w:id="142" w:date="2026-10-19T02:34:33Z">
        <w:r>
          <w:delText>Customer</w:delText>
        </w:r>
      </w:del>
      <w:r>
        <w:t xml:space="preserve"> within the twelve (12)-month period</w:t>
      </w:r>
      <w:commentRangeEnd w:id="366"/>
      <w:r>
        <w:rPr>
          <w:rStyle w:val="CommentReference"/>
          <w:sz w:val="20"/>
          <w:szCs w:val="20"/>
        </w:rPr>
        <w:commentReference w:id="366"/>
      </w:r>
      <w:r>
        <w:t xml:space="preserve"> prior to the first incident that gave rise to the liability.  </w:t>
      </w:r>
    </w:p>
    <w:p w14:paraId="762292E5" w14:textId="77777777">
      <w:pPr>
        <w:pStyle w:val="ArticleL2"/>
      </w:pPr>
    </w:p>
    <w:p w14:paraId="3CBA761F" w14:textId="7077B520">
      <w:pPr>
        <w:pStyle w:val="ArticleL2"/>
        <w:numPr>
          <w:ilvl w:val="0"/>
          <w:numId w:val="0"/>
        </w:numPr>
        <w:ind w:left="720"/>
      </w:pPr>
      <w:r>
        <w:rPr>
          <w:color w:val="000000"/>
        </w:rPr>
        <w:t>.</w:t>
      </w:r>
      <w:r>
        <w:rPr>
          <w:color w:val="000000"/>
        </w:rPr>
        <w:t xml:space="preserve"> </w:t>
      </w:r>
    </w:p>
    <w:p w14:paraId="21283060" w14:textId="6D019DA1">
      <w:pPr>
        <w:pStyle w:val="ArticleL2"/>
        <w:rPr>
          <w:smallCaps w:val="0"/>
        </w:rPr>
      </w:pPr>
      <w:r>
        <w:rPr>
          <w:b/>
          <w:smallCaps w:val="0"/>
          <w:color w:val="000000"/>
        </w:rPr>
        <w:t>No Business Expectation; Competitive Services.</w:t>
      </w:r>
      <w:r>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w:t>
      </w:r>
      <w:r>
        <w:rPr>
          <w:smallCaps w:val="0"/>
          <w:color w:val="000000"/>
        </w:rPr>
        <w:t>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pPr>
        <w:pStyle w:val="ArticleL2"/>
        <w:numPr>
          <w:ilvl w:val="0"/>
          <w:numId w:val="0"/>
        </w:numPr>
        <w:jc w:val="center"/>
        <w:rPr>
          <w:i/>
          <w:iCs/>
          <w:smallCaps w:val="0"/>
        </w:rPr>
      </w:pPr>
      <w:r>
        <w:rPr>
          <w:i/>
          <w:iCs/>
          <w:smallCaps w:val="0"/>
          <w:color w:val="000000"/>
        </w:rPr>
        <w:t>///</w:t>
      </w:r>
    </w:p>
    <w:p w14:paraId="6FAEF1E1" w14:textId="7EB6D27B">
      <w:pPr>
        <w:pStyle w:val="ArticleL2"/>
        <w:numPr>
          <w:ilvl w:val="0"/>
          <w:numId w:val="0"/>
        </w:numPr>
        <w:spacing w:after="160"/>
        <w:jc w:val="center"/>
        <w:rPr>
          <w:i/>
          <w:iCs/>
          <w:smallCaps w:val="0"/>
          <w:color w:val="000000"/>
        </w:rPr>
      </w:pPr>
      <w:r>
        <w:rPr>
          <w:i/>
          <w:iCs/>
          <w:smallCaps w:val="0"/>
          <w:color w:val="000000"/>
        </w:rPr>
        <w:t>[SIGNATURES ON FOLLOWING PAGE]</w:t>
      </w:r>
    </w:p>
    <w:p w14:paraId="258241A5" w14:textId="77777777">
      <w:pPr>
        <w:pStyle w:val="ArticleL2"/>
        <w:numPr>
          <w:ilvl w:val="0"/>
          <w:numId w:val="0"/>
        </w:numPr>
        <w:spacing w:after="160"/>
        <w:jc w:val="center"/>
        <w:rPr>
          <w:i/>
          <w:iCs/>
          <w:smallCaps w:val="0"/>
          <w:color w:val="000000"/>
        </w:rPr>
      </w:pPr>
      <w:r>
        <w:rPr>
          <w:i/>
          <w:iCs/>
          <w:smallCaps w:val="0"/>
          <w:color w:val="000000"/>
        </w:rPr>
        <w:t>[THE REMAINDER OF THIS PAGE INTENTIONALLY LEFT BLANK]</w:t>
      </w:r>
    </w:p>
    <w:p w14:paraId="111D28FE" w14:textId="39D0C9F8">
      <w:pPr>
        <w:pStyle w:val="ArticleL2"/>
        <w:numPr>
          <w:ilvl w:val="0"/>
          <w:numId w:val="0"/>
        </w:numPr>
        <w:spacing w:after="160"/>
        <w:ind w:left="720"/>
        <w:jc w:val="center"/>
      </w:pPr>
    </w:p>
    <w:p w14:paraId="152355C4" w14:textId="77777777">
      <w:pPr>
        <w:pStyle w:val="ArticleL2"/>
        <w:numPr>
          <w:ilvl w:val="0"/>
          <w:numId w:val="0"/>
        </w:numPr>
        <w:spacing w:after="160"/>
        <w:ind w:left="720"/>
        <w:jc w:val="center"/>
        <w:sectPr>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pPr>
        <w:pStyle w:val="ArticleL1"/>
        <w:rPr>
          <w:caps/>
          <w:smallCaps w:val="0"/>
        </w:rPr>
      </w:pPr>
      <w:r>
        <w:br/>
      </w:r>
      <w:r>
        <w:t>Signature Block</w:t>
      </w:r>
    </w:p>
    <w:p w14:paraId="53607D46" w14:textId="0A4C5F5C">
      <w:pPr>
        <w:pStyle w:val="BodyText"/>
        <w:rPr>
          <w:szCs w:val="20"/>
        </w:rPr>
      </w:pPr>
      <w:r>
        <w:rPr>
          <w:szCs w:val="20"/>
        </w:rPr>
        <w:t xml:space="preserve">This Agreement entered into as of </w:t>
      </w:r>
      <w:r>
        <w:rPr>
          <w:szCs w:val="20"/>
        </w:rPr>
        <w:t xml:space="preserve">the date it is fully executed by </w:t>
      </w:r>
      <w:r>
        <w:rPr>
          <w:szCs w:val="20"/>
        </w:rPr>
        <w:t>both</w:t>
      </w:r>
      <w:r>
        <w:rPr>
          <w:szCs w:val="20"/>
        </w:rPr>
        <w:t xml:space="preserve"> Parties below.</w:t>
      </w:r>
    </w:p>
    <w:p w14:paraId="239E1C68" w14:textId="77777777">
      <w:pPr>
        <w:pStyle w:val="BodyText"/>
        <w:rPr>
          <w:szCs w:val="20"/>
        </w:rPr>
      </w:pPr>
    </w:p>
    <w:p w14:paraId="4F679812" w14:textId="4F6B4F03">
      <w:pPr>
        <w:tabs>
          <w:tab w:val="left" w:pos="720"/>
        </w:tabs>
        <w:spacing w:after="240"/>
        <w:ind w:left="720" w:hanging="720"/>
        <w:rPr>
          <w:b/>
          <w:szCs w:val="20"/>
          <w:lang w:val="fr-FR"/>
        </w:rPr>
      </w:pPr>
      <w:r>
        <w:rPr>
          <w:bCs/>
          <w:szCs w:val="20"/>
          <w:u w:val="single"/>
          <w:lang w:val="fr-FR"/>
        </w:rPr>
        <w:t>CLIENT</w:t>
      </w:r>
      <w:r>
        <w:rPr>
          <w:b/>
          <w:szCs w:val="20"/>
          <w:lang w:val="fr-FR"/>
        </w:rPr>
        <w:t xml:space="preserve">:  </w:t>
      </w:r>
      <w:r>
        <w:rPr>
          <w:b/>
          <w:szCs w:val="20"/>
          <w:lang w:val="fr-FR"/>
        </w:rPr>
        <w:tab/>
      </w:r>
      <w:r>
        <w:rPr>
          <w:b/>
          <w:szCs w:val="20"/>
          <w:lang w:val="fr-FR"/>
        </w:rPr>
        <w:tab/>
      </w:r>
      <w:r>
        <w:rPr>
          <w:b/>
          <w:szCs w:val="20"/>
          <w:lang w:val="fr-FR"/>
        </w:rPr>
        <w:tab/>
      </w:r>
      <w:r>
        <w:rPr>
          <w:b/>
          <w:szCs w:val="20"/>
          <w:lang w:val="fr-FR"/>
        </w:rPr>
        <w:tab/>
      </w:r>
      <w:r>
        <w:rPr>
          <w:b/>
          <w:szCs w:val="20"/>
          <w:lang w:val="fr-FR"/>
        </w:rPr>
        <w:tab/>
      </w:r>
      <w:r>
        <w:rPr>
          <w:bCs/>
          <w:szCs w:val="20"/>
          <w:u w:val="single"/>
          <w:lang w:val="fr-FR"/>
        </w:rPr>
        <w:t>CONSULTANT</w:t>
      </w:r>
      <w:r>
        <w:rPr>
          <w:b/>
          <w:szCs w:val="20"/>
          <w:lang w:val="fr-FR"/>
        </w:rPr>
        <w:t xml:space="preserve">: </w:t>
      </w:r>
    </w:p>
    <w:p w14:paraId="1B24EFE8" w14:textId="73145D56">
      <w:pPr>
        <w:tabs>
          <w:tab w:val="left" w:pos="720"/>
        </w:tabs>
        <w:spacing w:after="240"/>
        <w:ind w:left="720" w:hanging="720"/>
        <w:rPr>
          <w:b/>
          <w:szCs w:val="20"/>
          <w:lang w:val="fr-FR"/>
        </w:rPr>
      </w:pPr>
      <w:r>
        <w:rPr>
          <w:b/>
          <w:szCs w:val="20"/>
          <w:lang w:val="fr-FR"/>
        </w:rPr>
        <w:t xml:space="preserve"> </w:t>
      </w:r>
    </w:p>
    <w:p w14:paraId="065ACB09" w14:textId="41CF6493">
      <w:pPr>
        <w:ind w:left="4320" w:hanging="4410"/>
        <w:rPr>
          <w:b/>
          <w:szCs w:val="20"/>
        </w:rPr>
      </w:pPr>
      <w:r>
        <w:rPr>
          <w:b/>
          <w:szCs w:val="20"/>
          <w:lang w:val="fr-FR"/>
        </w:rPr>
        <w:t>GIANTCO</w:t>
      </w:r>
      <w:r>
        <w:rPr>
          <w:b/>
          <w:szCs w:val="20"/>
          <w:lang w:val="fr-FR"/>
        </w:rPr>
        <w:t xml:space="preserve"> INC. </w:t>
      </w:r>
      <w:r>
        <w:rPr>
          <w:b/>
          <w:szCs w:val="20"/>
          <w:lang w:val="fr-FR"/>
        </w:rPr>
        <w:tab/>
      </w:r>
      <w:r>
        <w:rPr>
          <w:b/>
          <w:bCs/>
          <w:szCs w:val="20"/>
        </w:rPr>
        <w:t>VENDOR</w:t>
      </w:r>
    </w:p>
    <w:p w14:paraId="7DB24565" w14:textId="7300F242">
      <w:pPr>
        <w:ind w:left="4320" w:hanging="4410"/>
        <w:rPr>
          <w:b/>
          <w:szCs w:val="20"/>
        </w:rPr>
      </w:pPr>
      <w:r>
        <w:rPr>
          <w:b/>
          <w:szCs w:val="20"/>
          <w:lang w:val="fr-FR"/>
        </w:rPr>
        <w:tab/>
      </w:r>
      <w:r>
        <w:rPr>
          <w:b/>
          <w:szCs w:val="20"/>
          <w:lang w:val="fr-FR"/>
        </w:rPr>
        <w:tab/>
      </w:r>
      <w:r>
        <w:rPr>
          <w:b/>
          <w:szCs w:val="20"/>
          <w:lang w:val="fr-FR"/>
        </w:rPr>
        <w:tab/>
        <w:t xml:space="preserve"> </w:t>
      </w:r>
    </w:p>
    <w:p w14:paraId="05EC399B" w14:textId="7EF90A7D">
      <w:pPr>
        <w:tabs>
          <w:tab w:val="left" w:pos="720"/>
        </w:tabs>
        <w:ind w:left="720" w:hanging="720"/>
        <w:rPr>
          <w:szCs w:val="20"/>
          <w:lang w:val="fr-FR"/>
        </w:rPr>
      </w:pPr>
      <w:r>
        <w:rPr>
          <w:b/>
          <w:bCs/>
          <w:szCs w:val="20"/>
          <w:lang w:val="fr-FR"/>
        </w:rPr>
        <w:t>/s/</w:t>
      </w:r>
      <w:r>
        <w:rPr>
          <w:szCs w:val="20"/>
          <w:lang w:val="fr-FR"/>
        </w:rPr>
        <w:t>__________________________________</w:t>
      </w:r>
      <w:r>
        <w:rPr>
          <w:szCs w:val="20"/>
          <w:lang w:val="fr-FR"/>
        </w:rPr>
        <w:tab/>
      </w:r>
      <w:r>
        <w:rPr>
          <w:szCs w:val="20"/>
          <w:lang w:val="fr-FR"/>
        </w:rPr>
        <w:tab/>
      </w:r>
      <w:r>
        <w:rPr>
          <w:b/>
          <w:bCs/>
          <w:szCs w:val="20"/>
          <w:lang w:val="fr-FR"/>
        </w:rPr>
        <w:t>/s/</w:t>
      </w:r>
      <w:r>
        <w:rPr>
          <w:szCs w:val="20"/>
          <w:lang w:val="fr-FR"/>
        </w:rPr>
        <w:t>__________________________________</w:t>
      </w:r>
    </w:p>
    <w:p w14:paraId="1AB879DC" w14:textId="699BC677">
      <w:pPr>
        <w:tabs>
          <w:tab w:val="left" w:pos="720"/>
        </w:tabs>
        <w:ind w:left="720" w:hanging="720"/>
        <w:rPr>
          <w:szCs w:val="20"/>
          <w:lang w:val="fr-FR"/>
        </w:rPr>
      </w:pPr>
      <w:r>
        <w:rPr>
          <w:szCs w:val="20"/>
          <w:lang w:val="fr-FR"/>
        </w:rPr>
        <w:t xml:space="preserve">       </w:t>
      </w:r>
      <w:r>
        <w:rPr>
          <w:szCs w:val="20"/>
          <w:lang w:val="fr-FR"/>
        </w:rPr>
        <w:t>(Signature)</w:t>
      </w:r>
      <w:r>
        <w:rPr>
          <w:szCs w:val="20"/>
          <w:lang w:val="fr-FR"/>
        </w:rPr>
        <w:tab/>
      </w:r>
      <w:r>
        <w:rPr>
          <w:szCs w:val="20"/>
          <w:lang w:val="fr-FR"/>
        </w:rPr>
        <w:tab/>
      </w:r>
      <w:r>
        <w:rPr>
          <w:szCs w:val="20"/>
          <w:lang w:val="fr-FR"/>
        </w:rPr>
        <w:tab/>
      </w:r>
      <w:r>
        <w:rPr>
          <w:szCs w:val="20"/>
          <w:lang w:val="fr-FR"/>
        </w:rPr>
        <w:tab/>
      </w:r>
      <w:r>
        <w:rPr>
          <w:szCs w:val="20"/>
          <w:lang w:val="fr-FR"/>
        </w:rPr>
        <w:tab/>
        <w:t xml:space="preserve">      </w:t>
      </w:r>
      <w:r>
        <w:rPr>
          <w:szCs w:val="20"/>
          <w:lang w:val="fr-FR"/>
        </w:rPr>
        <w:t xml:space="preserve"> </w:t>
      </w:r>
      <w:r>
        <w:rPr>
          <w:szCs w:val="20"/>
          <w:lang w:val="fr-FR"/>
        </w:rPr>
        <w:t>(Signature)</w:t>
      </w:r>
    </w:p>
    <w:p w14:paraId="47BC8556" w14:textId="77777777">
      <w:pPr>
        <w:tabs>
          <w:tab w:val="left" w:pos="720"/>
        </w:tabs>
        <w:ind w:left="720" w:hanging="720"/>
        <w:rPr>
          <w:szCs w:val="20"/>
          <w:lang w:val="fr-FR"/>
        </w:rPr>
      </w:pPr>
    </w:p>
    <w:p w14:paraId="612EB782" w14:textId="2E107087">
      <w:pPr>
        <w:tabs>
          <w:tab w:val="left" w:pos="720"/>
        </w:tabs>
        <w:spacing w:after="240"/>
        <w:rPr>
          <w:szCs w:val="20"/>
          <w:lang w:val="fr-FR"/>
        </w:rPr>
      </w:pPr>
      <w:r>
        <w:rPr>
          <w:szCs w:val="20"/>
          <w:lang w:val="fr-FR"/>
        </w:rPr>
        <w:t>Printed Name:________________________</w:t>
      </w:r>
      <w:r>
        <w:rPr>
          <w:szCs w:val="20"/>
          <w:lang w:val="fr-FR"/>
        </w:rPr>
        <w:t xml:space="preserve">    </w:t>
      </w:r>
      <w:r>
        <w:rPr>
          <w:szCs w:val="20"/>
          <w:lang w:val="fr-FR"/>
        </w:rPr>
        <w:tab/>
        <w:t>Printed Name: ________________________</w:t>
      </w:r>
    </w:p>
    <w:p w14:paraId="7458BB6A" w14:textId="47B9AE7A">
      <w:pPr>
        <w:tabs>
          <w:tab w:val="left" w:pos="720"/>
        </w:tabs>
        <w:spacing w:after="240"/>
        <w:rPr>
          <w:szCs w:val="20"/>
          <w:lang w:val="fr-FR"/>
        </w:rPr>
      </w:pPr>
      <w:r>
        <w:rPr>
          <w:szCs w:val="20"/>
        </w:rPr>
        <w:t>Title:_______________________________</w:t>
      </w:r>
      <w:r>
        <w:rPr>
          <w:szCs w:val="20"/>
        </w:rPr>
        <w:tab/>
      </w:r>
      <w:r>
        <w:rPr>
          <w:szCs w:val="20"/>
        </w:rPr>
        <w:tab/>
        <w:t>Title</w:t>
      </w:r>
      <w:r>
        <w:rPr>
          <w:szCs w:val="20"/>
        </w:rPr>
        <w:t>:________________________________</w:t>
      </w:r>
    </w:p>
    <w:p w14:paraId="060F4240" w14:textId="55CB5A75">
      <w:pPr>
        <w:tabs>
          <w:tab w:val="left" w:pos="720"/>
        </w:tabs>
        <w:spacing w:after="480"/>
        <w:rPr>
          <w:rFonts w:eastAsia="Calibri"/>
          <w:b/>
          <w:bCs/>
          <w:szCs w:val="20"/>
          <w:highlight w:val="yellow"/>
          <w:lang w:eastAsia="en-US" w:bidi="ar-SA"/>
        </w:rPr>
      </w:pPr>
      <w:r>
        <w:rPr>
          <w:szCs w:val="20"/>
        </w:rPr>
        <w:t xml:space="preserve">Date: ____ __ , 2026 </w:t>
      </w:r>
      <w:r>
        <w:rPr>
          <w:szCs w:val="20"/>
        </w:rPr>
        <w:tab/>
      </w:r>
      <w:r>
        <w:rPr>
          <w:szCs w:val="20"/>
        </w:rPr>
        <w:tab/>
      </w:r>
      <w:r>
        <w:rPr>
          <w:szCs w:val="20"/>
        </w:rPr>
        <w:tab/>
      </w:r>
      <w:r>
        <w:rPr>
          <w:szCs w:val="20"/>
        </w:rPr>
        <w:tab/>
        <w:t>Date: ____ __ , 2026</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sectPr>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67" w:author="Reviewing Counsel (GiantCo)" w:date="2026-10-18T19:46:40Z" w:initials="RC(">
    <w:p w14:paraId="1000185F">
      <w:r>
        <w:annotationRef/>
      </w:r>
      <w:r>
        <w:t xml:space="preserve">Accepted — the SaaS heading reflects the deployment we're actually buying.</w:t>
      </w:r>
    </w:p>
  </w:comment>
  <w:comment w:id="18"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368" w:author="Reviewing Counsel (GiantCo)" w:date="2026-10-18T19:46:40Z" w:initials="RC(">
    <w:p w14:paraId="10001870">
      <w:r>
        <w:annotationRef/>
      </w:r>
      <w:r>
        <w:t xml:space="preserve">Accepted.</w:t>
      </w:r>
    </w:p>
  </w:comment>
  <w:comment w:id="21"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369" w:author="Reviewing Counsel (GiantCo)" w:date="2026-10-18T19:46:40Z" w:initials="RC(">
    <w:p w14:paraId="10001881">
      <w:r>
        <w:annotationRef/>
      </w:r>
      <w:r>
        <w:t xml:space="preserve">Accepted — confirming our candidate materials and client-specific outputs stay under our control matters a lot to our hiring teams, so thanks for clarifying this.</w:t>
      </w:r>
    </w:p>
  </w:comment>
  <w:comment w:id="33"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35"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38"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41"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373" w:author="Reviewing Counsel (GiantCo)" w:date="2026-10-18T19:46:40Z" w:initials="RC(">
    <w:p w14:paraId="100018C5">
      <w:r>
        <w:annotationRef/>
      </w:r>
      <w:r>
        <w:t xml:space="preserve">Accepted — your platform and know-how stay yours; we've clarified alongside that our data and outputs stay ours.</w:t>
      </w:r>
    </w:p>
  </w:comment>
  <w:comment w:id="49"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52"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54"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376" w:author="Reviewing Counsel (GiantCo)" w:date="2026-10-18T19:46:40Z" w:initials="RC(">
    <w:p w14:paraId="100018F8">
      <w:r>
        <w:annotationRef/>
      </w:r>
      <w:r>
        <w:t xml:space="preserve">Accepted — the two-workflow scope with human review reflects the approved deployment.</w:t>
      </w:r>
    </w:p>
  </w:comment>
  <w:comment w:id="93"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99"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378" w:author="Reviewing Counsel (GiantCo)" w:date="2026-10-18T19:46:40Z" w:initials="RC(">
    <w:p w14:paraId="1000191A">
      <w:r>
        <w:annotationRef/>
      </w:r>
      <w:r>
        <w:t xml:space="preserve">Accepted.</w:t>
      </w:r>
    </w:p>
  </w:comment>
  <w:comment w:id="103"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379" w:author="Reviewing Counsel (GiantCo)" w:date="2026-10-18T19:46:40Z" w:initials="RC(">
    <w:p w14:paraId="1000192B">
      <w:r>
        <w:annotationRef/>
      </w:r>
      <w:r>
        <w:t xml:space="preserve">Accepted on removing the forfeiture language — it was harsher than this deployment needs. We tidied the leftover punctuation so the article reads cleanly.</w:t>
      </w:r>
    </w:p>
  </w:comment>
  <w:comment w:id="108"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19"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381" w:author="Reviewing Counsel (GiantCo)" w:date="2026-10-18T19:46:40Z" w:initials="RC(">
    <w:p w14:paraId="1000194D">
      <w:r>
        <w:annotationRef/>
      </w:r>
      <w:r>
        <w:t xml:space="preserve">Accepted.</w:t>
      </w:r>
    </w:p>
  </w:comment>
  <w:comment w:id="123"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382" w:author="Reviewing Counsel (GiantCo)" w:date="2026-10-18T19:46:40Z" w:initials="RC(">
    <w:p w14:paraId="1000195E">
      <w:r>
        <w:annotationRef/>
      </w:r>
      <w:r>
        <w:t xml:space="preserve">Accepted.</w:t>
      </w:r>
    </w:p>
  </w:comment>
  <w:comment w:id="147"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383" w:author="Reviewing Counsel (GiantCo)" w:date="2026-10-18T19:46:40Z" w:initials="RC(">
    <w:p w14:paraId="1000196F">
      <w:r>
        <w:annotationRef/>
      </w:r>
      <w:r>
        <w:t xml:space="preserve">Accepted.</w:t>
      </w:r>
    </w:p>
  </w:comment>
  <w:comment w:id="206"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384" w:author="Reviewing Counsel (GiantCo)" w:date="2026-10-18T19:46:40Z" w:initials="RC(">
    <w:p w14:paraId="10001980">
      <w:r>
        <w:annotationRef/>
      </w:r>
      <w:r>
        <w:t xml:space="preserve">Accepted — service credits under the SLA are the right framework for availability issues.</w:t>
      </w:r>
    </w:p>
  </w:comment>
  <w:comment w:id="240"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385" w:author="Reviewing Counsel (GiantCo)" w:date="2026-10-18T19:46:40Z" w:initials="RC(">
    <w:p w14:paraId="10001991">
      <w:r>
        <w:annotationRef/>
      </w:r>
      <w:r>
        <w:t xml:space="preserve">We kept your mutual structure, which works for us, but we couldn't leave our candidate data outside the definition. Without expressly covering Training Data, Production Data, prompts, outputs, and related materials, we'd have no contractual handle if that information moved outside the service. We restored that coverage and left the rest of your draft alone.</w:t>
      </w:r>
    </w:p>
  </w:comment>
  <w:comment w:id="30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86" w:author="Reviewing Counsel (GiantCo)" w:date="2026-10-18T19:46:40Z" w:initials="RC(">
    <w:p w14:paraId="100019A2">
      <w:r>
        <w:annotationRef/>
      </w:r>
      <w:r>
        <w:t xml:space="preserve">We accepted the removal of the Notice-of-Award machinery since we're proceeding by order form, but we can't go into a 1,500-user production deployment without an orderly exit. Without a convenience termination, we'd be locked in even if our hiring needs change. We added a 30-day termination-for-convenience right with return-or-delete of our information.</w:t>
      </w:r>
    </w:p>
  </w:comment>
  <w:comment w:id="321"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87" w:author="Reviewing Counsel (GiantCo)" w:date="2026-10-18T19:46:40Z" w:initials="RC(">
    <w:p w14:paraId="100019B3">
      <w:r>
        <w:annotationRef/>
      </w:r>
      <w:r>
        <w:t xml:space="preserve">Related to the above, we restored the survival article so confidentiality, IP, data-protection, indemnity, and liability terms live past termination. Without that, our protections for candidate data would expire the day the agreement ends.</w:t>
      </w:r>
    </w:p>
  </w:comment>
  <w:comment w:id="336" w:author="Reviewing Counsel (GiantCo)" w:date="2026-10-18T19:46:40Z" w:initials="RC(">
    <w:p w14:paraId="10001650">
      <w:r>
        <w:annotationRef/>
      </w:r>
      <w:r>
        <w:t xml:space="preserve">Fixed a spacing typo.</w:t>
      </w:r>
    </w:p>
  </w:comment>
  <w:comment w:id="337" w:author="Reviewing Counsel (GiantCo)" w:date="2026-10-18T19:46:40Z" w:initials="RC(">
    <w:p w14:paraId="10001661">
      <w:r>
        <w:annotationRef/>
      </w:r>
      <w:r>
        <w:t xml:space="preserve">We limited fee increases to Client-authorized Additional Services. Without this, any service change could reopen pricing after we've budgeted the deal.</w:t>
      </w:r>
    </w:p>
  </w:comment>
  <w:comment w:id="338" w:author="Reviewing Counsel (GiantCo)" w:date="2026-10-18T19:46:40Z" w:initials="RC(">
    <w:p w14:paraId="10001672">
      <w:r>
        <w:annotationRef/>
      </w:r>
      <w:r>
        <w:t xml:space="preserve">We tied compensation to authorized work so unauthorized changes can't generate fees.</w:t>
      </w:r>
    </w:p>
  </w:comment>
  <w:comment w:id="339" w:author="Reviewing Counsel (GiantCo)" w:date="2026-10-18T19:46:40Z" w:initials="RC(">
    <w:p w14:paraId="10001683">
      <w:r>
        <w:annotationRef/>
      </w:r>
      <w:r>
        <w:t xml:space="preserve">Reserved as agreed — the forfeiture language was harsher than this deployment needs.</w:t>
      </w:r>
    </w:p>
  </w:comment>
  <w:comment w:id="340" w:author="Reviewing Counsel (GiantCo)" w:date="2026-10-18T19:46:40Z" w:initials="RC(">
    <w:p w14:paraId="10001694">
      <w:r>
        <w:annotationRef/>
      </w:r>
      <w:r>
        <w:t xml:space="preserve">We removed the non-infringement disclaimer since you've indemnified normal use against third-party IP claims below. Keeping both would leave us carrying IP risk you've already agreed to stand behind.</w:t>
      </w:r>
    </w:p>
  </w:comment>
  <w:comment w:id="341" w:author="Reviewing Counsel (GiantCo)" w:date="2026-10-18T19:46:40Z" w:initials="RC(">
    <w:p w14:paraId="100016A5">
      <w:r>
        <w:annotationRef/>
      </w:r>
      <w:r>
        <w:t xml:space="preserve">We kept your human-review framing but tied our responsibility to conducting that review. A blanket sole-responsibility statement would leave us holding risk even where an output defect originated in the model.</w:t>
      </w:r>
    </w:p>
  </w:comment>
  <w:comment w:id="342" w:author="Reviewing Counsel (GiantCo)" w:date="2026-10-18T19:46:40Z" w:initials="RC(">
    <w:p w14:paraId="100016B6">
      <w:r>
        <w:annotationRef/>
      </w:r>
      <w:r>
        <w:t xml:space="preserve">We limited the exclusive-remedy language to service-level failures. As drafted, a service credit would also be our only remedy if candidate data were exposed, which wouldn't cover notice, investigation, or hiring-disruption costs.</w:t>
      </w:r>
    </w:p>
  </w:comment>
  <w:comment w:id="343" w:author="Reviewing Counsel (GiantCo)" w:date="2026-10-18T19:46:40Z" w:initials="RC(">
    <w:p w14:paraId="100016C7">
      <w:r>
        <w:annotationRef/>
      </w:r>
      <w:r>
        <w:t xml:space="preserve">Fixed punctuation.</w:t>
      </w:r>
    </w:p>
  </w:comment>
  <w:comment w:id="344" w:author="Reviewing Counsel (GiantCo)" w:date="2026-10-18T19:46:40Z" w:initials="RC(">
    <w:p w14:paraId="100016D8">
      <w:r>
        <w:annotationRef/>
      </w:r>
      <w:r>
        <w:t xml:space="preserve">Fixed a typo and removed the duplicated materiality qualifier.</w:t>
      </w:r>
    </w:p>
  </w:comment>
  <w:comment w:id="345" w:author="Reviewing Counsel (GiantCo)" w:date="2026-10-18T19:46:40Z" w:initials="RC(">
    <w:p w14:paraId="100016E9">
      <w:r>
        <w:annotationRef/>
      </w:r>
      <w:r>
        <w:t xml:space="preserve">We clarified that outputs and client materials stay ours while your platform and know-how stay yours. Without the carve-out, your ownership sentence would sweep in our candidate data and outputs, which we approved for this deployment only on the basis they remain under our control.</w:t>
      </w:r>
    </w:p>
  </w:comment>
  <w:comment w:id="346" w:author="Reviewing Counsel (GiantCo)" w:date="2026-10-18T19:46:40Z" w:initials="RC(">
    <w:p w14:paraId="100016FA">
      <w:r>
        <w:annotationRef/>
      </w:r>
      <w:r>
        <w:t xml:space="preserve">We made the license irrevocable so our right to use materials created during the term doesn't evaporate if the relationship ends.</w:t>
      </w:r>
    </w:p>
  </w:comment>
  <w:comment w:id="347" w:author="Reviewing Counsel (GiantCo)" w:date="2026-10-18T19:46:40Z" w:initials="RC(">
    <w:p w14:paraId="1000170B">
      <w:r>
        <w:annotationRef/>
      </w:r>
      <w:r>
        <w:t xml:space="preserve">Fixed a typo.</w:t>
      </w:r>
    </w:p>
  </w:comment>
  <w:comment w:id="348" w:author="Reviewing Counsel (GiantCo)" w:date="2026-10-18T19:46:40Z" w:initials="RC(">
    <w:p w14:paraId="1000171C">
      <w:r>
        <w:annotationRef/>
      </w:r>
      <w:r>
        <w:t xml:space="preserve">We clarified the fee covers the order-form amount, payable when undisputed. Without that, we'd have no handle to hold back amounts we're contesting while the dispute process runs.</w:t>
      </w:r>
    </w:p>
  </w:comment>
  <w:comment w:id="349" w:author="Reviewing Counsel (GiantCo)" w:date="2026-10-18T19:46:40Z" w:initials="RC(">
    <w:p w14:paraId="1000172D">
      <w:r>
        <w:annotationRef/>
      </w:r>
      <w:r>
        <w:t xml:space="preserve">We applied the same undisputed-amounts standard to additional order forms.</w:t>
      </w:r>
    </w:p>
  </w:comment>
  <w:comment w:id="350" w:author="Reviewing Counsel (GiantCo)" w:date="2026-10-18T19:46:40Z" w:initials="RC(">
    <w:p w14:paraId="1000173E">
      <w:r>
        <w:annotationRef/>
      </w:r>
      <w:r>
        <w:t xml:space="preserve">We clarified the indemnity runs to third-party claims. As drafted, it could read as covering only first-party losses, which wouldn't help if a candidate or vendor sues us over the service.</w:t>
      </w:r>
    </w:p>
  </w:comment>
  <w:comment w:id="351" w:author="Reviewing Counsel (GiantCo)" w:date="2026-10-18T19:46:40Z" w:initials="RC(">
    <w:p w14:paraId="1000174F">
      <w:r>
        <w:annotationRef/>
      </w:r>
      <w:r>
        <w:t xml:space="preserve">We restored cover for negligence and breach of your confidentiality, data-use, and security duties alongside IP. Without it, a data exposure or compliance failure caused by the service would leave us funding our own defense despite paying for an enterprise-grade platform.</w:t>
      </w:r>
    </w:p>
  </w:comment>
  <w:comment w:id="352" w:author="Reviewing Counsel (GiantCo)" w:date="2026-10-18T19:46:40Z" w:initials="RC(">
    <w:p w14:paraId="10001760">
      <w:r>
        <w:annotationRef/>
      </w:r>
      <w:r>
        <w:t xml:space="preserve">We tied your carve-out to the share of loss we actually caused. As drafted, any contribution by us, however small, would wipe out the indemnity entirely.</w:t>
      </w:r>
    </w:p>
  </w:comment>
  <w:comment w:id="353" w:author="Reviewing Counsel (GiantCo)" w:date="2026-10-18T19:46:40Z" w:initials="RC(">
    <w:p w14:paraId="10001771">
      <w:r>
        <w:annotationRef/>
      </w:r>
      <w:r>
        <w:t xml:space="preserve">We restored express coverage for Training Data, Production Data, prompts, outputs, and related materials. Without it, we'd have no contractual handle if that information moved outside the service.</w:t>
      </w:r>
    </w:p>
  </w:comment>
  <w:comment w:id="354" w:author="Reviewing Counsel (GiantCo)" w:date="2026-10-18T19:46:40Z" w:initials="RC(">
    <w:p w14:paraId="10001782">
      <w:r>
        <w:annotationRef/>
      </w:r>
      <w:r>
        <w:t xml:space="preserve">We asked for sub-processor and model-provider identification plus confirmation they don't retain or train on our information. Without that, we can't complete our AI governance review or tell regulators and candidates where their data flows.</w:t>
      </w:r>
    </w:p>
  </w:comment>
  <w:comment w:id="355" w:author="Reviewing Counsel (GiantCo)" w:date="2026-10-18T19:46:40Z" w:initials="RC(">
    <w:p w14:paraId="10001793">
      <w:r>
        <w:annotationRef/>
      </w:r>
      <w:r>
        <w:t xml:space="preserve">We added a 30-day termination-for-convenience right with return-or-delete of our information. Without an orderly exit, we'd be locked in even if our hiring needs change.</w:t>
      </w:r>
    </w:p>
  </w:comment>
  <w:comment w:id="356" w:author="Reviewing Counsel (GiantCo)" w:date="2026-10-18T19:46:40Z" w:initials="RC(">
    <w:p w14:paraId="100017A4">
      <w:r>
        <w:annotationRef/>
      </w:r>
      <w:r>
        <w:t xml:space="preserve">We restored correction without additional charge. Without it, we'd pay extra for you to fix your own non-conformance.</w:t>
      </w:r>
    </w:p>
  </w:comment>
  <w:comment w:id="357" w:author="Reviewing Counsel (GiantCo)" w:date="2026-10-18T19:46:40Z" w:initials="RC(">
    <w:p w14:paraId="100017B5">
      <w:r>
        <w:annotationRef/>
      </w:r>
      <w:r>
        <w:t xml:space="preserve">We set litigation in New York courts. The project-site forum doesn't fit a SaaS deployment serving users across the enterprise, and our team can't litigate wherever a project happens to sit.</w:t>
      </w:r>
    </w:p>
  </w:comment>
  <w:comment w:id="358" w:author="Reviewing Counsel (GiantCo)" w:date="2026-10-18T19:46:40Z" w:initials="RC(">
    <w:p w14:paraId="100017C6">
      <w:r>
        <w:annotationRef/>
      </w:r>
      <w:r>
        <w:t xml:space="preserve">Fixed a typo.</w:t>
      </w:r>
    </w:p>
  </w:comment>
  <w:comment w:id="359" w:author="Reviewing Counsel (GiantCo)" w:date="2026-10-18T19:46:40Z" w:initials="RC(">
    <w:p w14:paraId="100017D7">
      <w:r>
        <w:annotationRef/>
      </w:r>
      <w:r>
        <w:t xml:space="preserve">We limited the no-consent M&amp;A assignment to our side. If your business changes hands, we need a say, since we'd otherwise wake up with a competitor or unknown provider holding candidate data on 1,500 users. Your 60-day change-of-ownership notice plus our termination right then has real effect.</w:t>
      </w:r>
    </w:p>
  </w:comment>
  <w:comment w:id="360" w:author="Reviewing Counsel (GiantCo)" w:date="2026-10-18T19:46:40Z" w:initials="RC(">
    <w:p w14:paraId="100017E8">
      <w:r>
        <w:annotationRef/>
      </w:r>
      <w:r>
        <w:t xml:space="preserve">We set New York governing law. The project-site rule doesn't fit a SaaS deployment, and our compliance team can't track obligations across wherever a project might sit.</w:t>
      </w:r>
    </w:p>
  </w:comment>
  <w:comment w:id="361" w:author="Reviewing Counsel (GiantCo)" w:date="2026-10-18T19:46:40Z" w:initials="RC(">
    <w:p w14:paraId="100017F9">
      <w:r>
        <w:annotationRef/>
      </w:r>
      <w:r>
        <w:t xml:space="preserve">We aligned jurisdiction with governing law so disputes stay in one forum.</w:t>
      </w:r>
    </w:p>
  </w:comment>
  <w:comment w:id="362" w:author="Reviewing Counsel (GiantCo)" w:date="2026-10-18T19:46:40Z" w:initials="RC(">
    <w:p w14:paraId="1000180A">
      <w:r>
        <w:annotationRef/>
      </w:r>
      <w:r>
        <w:t xml:space="preserve">We restored the carve-out for third-party injury caused by gross negligence or willful misconduct. Without it, the disclaimer would cap even physical-injury claims.</w:t>
      </w:r>
    </w:p>
  </w:comment>
  <w:comment w:id="363" w:author="Reviewing Counsel (GiantCo)" w:date="2026-10-18T19:46:40Z" w:initials="RC(">
    <w:p w14:paraId="1000181B">
      <w:r>
        <w:annotationRef/>
      </w:r>
      <w:r>
        <w:t xml:space="preserve">We extended the carve-outs to data-use duties and your IP indemnity. A confidentiality breach that exposes candidate records causes harm far beyond one year's fees, so those categories can't sit under the base cap.</w:t>
      </w:r>
    </w:p>
  </w:comment>
  <w:comment w:id="364" w:author="Reviewing Counsel (GiantCo)" w:date="2026-10-18T19:46:40Z" w:initials="RC(">
    <w:p w14:paraId="1000182C">
      <w:r>
        <w:annotationRef/>
      </w:r>
      <w:r>
        <w:t xml:space="preserve">We cleaned up the cap formulation and anchored it to amounts we actually paid. As drafted, the cap pointed to customer payments that don't exist under this agreement.</w:t>
      </w:r>
    </w:p>
  </w:comment>
  <w:comment w:id="365" w:author="Reviewing Counsel (GiantCo)" w:date="2026-10-18T19:46:40Z" w:initials="RC(">
    <w:p w14:paraId="1000183D">
      <w:r>
        <w:annotationRef/>
      </w:r>
      <w:r>
        <w:t xml:space="preserve">We aligned the super-cap categories with the base-cap carve-outs so data-use breaches get the stronger remedy in both places.</w:t>
      </w:r>
    </w:p>
  </w:comment>
  <w:comment w:id="366" w:author="Reviewing Counsel (GiantCo)" w:date="2026-10-18T19:46:40Z" w:initials="RC(">
    <w:p w14:paraId="1000184E">
      <w:r>
        <w:annotationRef/>
      </w:r>
      <w:r>
        <w:t xml:space="preserve">Fixed the party reference so the multiplier runs off fees we paid.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66A81B67" w15:done="0"/>
  <w15:commentEx w15:paraId="1000185F" w15:paraIdParent="66A81B67" w15:done="0"/>
  <w15:commentEx w15:paraId="2844E503" w15:done="0"/>
  <w15:commentEx w15:paraId="10001870" w15:paraIdParent="2844E503" w15:done="0"/>
  <w15:commentEx w15:paraId="43368E04" w15:done="0"/>
  <w15:commentEx w15:paraId="10001881" w15:paraIdParent="43368E04" w15:done="0"/>
  <w15:commentEx w15:paraId="0F01D7E1" w15:done="0"/>
  <w15:commentEx w15:paraId="35E0B939" w15:done="0"/>
  <w15:commentEx w15:paraId="0648DF46" w15:done="0"/>
  <w15:commentEx w15:paraId="2A63B984" w15:done="0"/>
  <w15:commentEx w15:paraId="100018C5" w15:paraIdParent="2A63B984" w15:done="0"/>
  <w15:commentEx w15:paraId="2033EB73" w15:done="0"/>
  <w15:commentEx w15:paraId="513DC6E5" w15:done="0"/>
  <w15:commentEx w15:paraId="55224F0C" w15:done="0"/>
  <w15:commentEx w15:paraId="100018F8" w15:paraIdParent="55224F0C" w15:done="0"/>
  <w15:commentEx w15:paraId="064F86A5" w15:done="0"/>
  <w15:commentEx w15:paraId="015F7E23" w15:done="0"/>
  <w15:commentEx w15:paraId="1000191A" w15:paraIdParent="015F7E23" w15:done="0"/>
  <w15:commentEx w15:paraId="3EB6E1FC" w15:done="0"/>
  <w15:commentEx w15:paraId="1000192B" w15:paraIdParent="3EB6E1FC" w15:done="0"/>
  <w15:commentEx w15:paraId="66FC801D" w15:done="0"/>
  <w15:commentEx w15:paraId="45EFBEF3" w15:done="0"/>
  <w15:commentEx w15:paraId="1000194D" w15:paraIdParent="45EFBEF3" w15:done="0"/>
  <w15:commentEx w15:paraId="1B593497" w15:done="0"/>
  <w15:commentEx w15:paraId="1000195E" w15:paraIdParent="1B593497" w15:done="0"/>
  <w15:commentEx w15:paraId="12042359" w15:done="0"/>
  <w15:commentEx w15:paraId="1000196F" w15:paraIdParent="12042359" w15:done="0"/>
  <w15:commentEx w15:paraId="114E35C1" w15:done="0"/>
  <w15:commentEx w15:paraId="10001980" w15:paraIdParent="114E35C1" w15:done="0"/>
  <w15:commentEx w15:paraId="54F1FF03" w15:done="0"/>
  <w15:commentEx w15:paraId="10001991" w15:paraIdParent="54F1FF03" w15:done="0"/>
  <w15:commentEx w15:paraId="409A0E5B" w15:done="0"/>
  <w15:commentEx w15:paraId="100019A2" w15:paraIdParent="409A0E5B" w15:done="0"/>
  <w15:commentEx w15:paraId="017F4A18" w15:done="0"/>
  <w15:commentEx w15:paraId="100019B3" w15:paraIdParent="017F4A18" w15:done="0"/>
  <w15:commentEx w15:paraId="10001650" w15:done="0"/>
  <w15:commentEx w15:paraId="10001661" w15:done="0"/>
  <w15:commentEx w15:paraId="10001672" w15:done="0"/>
  <w15:commentEx w15:paraId="10001683" w15:done="0"/>
  <w15:commentEx w15:paraId="10001694" w15:done="0"/>
  <w15:commentEx w15:paraId="100016A5" w15:done="0"/>
  <w15:commentEx w15:paraId="100016B6" w15:done="0"/>
  <w15:commentEx w15:paraId="100016C7" w15:done="0"/>
  <w15:commentEx w15:paraId="100016D8" w15:done="0"/>
  <w15:commentEx w15:paraId="100016E9" w15:done="0"/>
  <w15:commentEx w15:paraId="100016FA" w15:done="0"/>
  <w15:commentEx w15:paraId="1000170B" w15:done="0"/>
  <w15:commentEx w15:paraId="1000171C" w15:done="0"/>
  <w15:commentEx w15:paraId="1000172D" w15:done="0"/>
  <w15:commentEx w15:paraId="1000173E" w15:done="0"/>
  <w15:commentEx w15:paraId="1000174F" w15:done="0"/>
  <w15:commentEx w15:paraId="10001760" w15:done="0"/>
  <w15:commentEx w15:paraId="10001771" w15:done="0"/>
  <w15:commentEx w15:paraId="10001782" w15:done="0"/>
  <w15:commentEx w15:paraId="10001793" w15:done="0"/>
  <w15:commentEx w15:paraId="100017A4" w15:done="0"/>
  <w15:commentEx w15:paraId="100017B5" w15:done="0"/>
  <w15:commentEx w15:paraId="100017C6" w15:done="0"/>
  <w15:commentEx w15:paraId="100017D7" w15:done="0"/>
  <w15:commentEx w15:paraId="100017E8" w15:done="0"/>
  <w15:commentEx w15:paraId="100017F9" w15:done="0"/>
  <w15:commentEx w15:paraId="1000180A" w15:done="0"/>
  <w15:commentEx w15:paraId="1000181B" w15:done="0"/>
  <w15:commentEx w15:paraId="1000182C" w15:done="0"/>
  <w15:commentEx w15:paraId="1000183D" w15:done="0"/>
  <w15:commentEx w15:paraId="1000184E" w15:done="0"/>
</w15:commentsEx>
</file>

<file path=word/commentsExtensible.xml><?xml version="1.0" encoding="utf-8"?>
<w16cex:commentsExtensible xmlns:w16cex="http://schemas.microsoft.com/office/word/2018/wordml/cex">
  <w16cex:commentExtensible w16cex:durableId="3806CFC5" w16cex:dateUtc="2026-05-27T09:13:00Z"/>
  <w16cex:commentExtensible w16cex:durableId="3D5A0464" w16cex:dateUtc="2026-10-18T19:46:40Z"/>
  <w16cex:commentExtensible w16cex:durableId="41EBEEF9" w16cex:dateUtc="2026-05-27T09:25:00Z"/>
  <w16cex:commentExtensible w16cex:durableId="3D5A044B" w16cex:dateUtc="2026-10-18T19:46:40Z"/>
  <w16cex:commentExtensible w16cex:durableId="11F04261" w16cex:dateUtc="2026-05-27T10:29:00Z"/>
  <w16cex:commentExtensible w16cex:durableId="3D5A04BA" w16cex:dateUtc="2026-10-18T19:46:40Z"/>
  <w16cex:commentExtensible w16cex:durableId="204565F4" w16cex:dateUtc="2026-05-27T09:25:00Z"/>
  <w16cex:commentExtensible w16cex:durableId="1405343C" w16cex:dateUtc="2026-05-27T09:26:00Z"/>
  <w16cex:commentExtensible w16cex:durableId="45F0F9D3" w16cex:dateUtc="2026-05-27T09:26:00Z"/>
  <w16cex:commentExtensible w16cex:durableId="40C921A1" w16cex:dateUtc="2026-05-27T10:28:00Z"/>
  <w16cex:commentExtensible w16cex:durableId="3D5A04FE" w16cex:dateUtc="2026-10-18T19:46:40Z"/>
  <w16cex:commentExtensible w16cex:durableId="778C1B70" w16cex:dateUtc="2026-05-27T09:26:00Z"/>
  <w16cex:commentExtensible w16cex:durableId="024B5FC2" w16cex:dateUtc="2026-05-27T09:26:00Z"/>
  <w16cex:commentExtensible w16cex:durableId="00D89053" w16cex:dateUtc="2026-05-27T09:27:00Z"/>
  <w16cex:commentExtensible w16cex:durableId="3D5A04C3" w16cex:dateUtc="2026-10-18T19:46:40Z"/>
  <w16cex:commentExtensible w16cex:durableId="5984E997" w16cex:dateUtc="2026-05-27T09:38:00Z"/>
  <w16cex:commentExtensible w16cex:durableId="2B202631" w16cex:dateUtc="2026-05-27T09:39:00Z"/>
  <w16cex:commentExtensible w16cex:durableId="3D5A0521" w16cex:dateUtc="2026-10-18T19:46:40Z"/>
  <w16cex:commentExtensible w16cex:durableId="10CFC440" w16cex:dateUtc="2026-05-27T09:41:00Z"/>
  <w16cex:commentExtensible w16cex:durableId="3D5A0510" w16cex:dateUtc="2026-10-18T19:46:40Z"/>
  <w16cex:commentExtensible w16cex:durableId="107B1638" w16cex:dateUtc="2026-05-27T09:42:00Z"/>
  <w16cex:commentExtensible w16cex:durableId="0B6E1D16" w16cex:dateUtc="2026-05-27T10:02:00Z"/>
  <w16cex:commentExtensible w16cex:durableId="3D5A0576" w16cex:dateUtc="2026-10-18T19:46:40Z"/>
  <w16cex:commentExtensible w16cex:durableId="4648C956" w16cex:dateUtc="2026-05-27T10:04:00Z"/>
  <w16cex:commentExtensible w16cex:durableId="3D5A0565" w16cex:dateUtc="2026-10-18T19:46:40Z"/>
  <w16cex:commentExtensible w16cex:durableId="0B1A8DB2" w16cex:dateUtc="2026-05-27T10:21:00Z"/>
  <w16cex:commentExtensible w16cex:durableId="3D5A0554" w16cex:dateUtc="2026-10-18T19:46:40Z"/>
  <w16cex:commentExtensible w16cex:durableId="6C757B06" w16cex:dateUtc="2026-05-27T10:36:00Z"/>
  <w16cex:commentExtensible w16cex:durableId="3D5A05BB" w16cex:dateUtc="2026-10-18T19:46:40Z"/>
  <w16cex:commentExtensible w16cex:durableId="01C1DC79" w16cex:dateUtc="2026-05-27T10:49:00Z"/>
  <w16cex:commentExtensible w16cex:durableId="3D5A05AA" w16cex:dateUtc="2026-10-18T19:46:40Z"/>
  <w16cex:commentExtensible w16cex:durableId="39820111" w16cex:dateUtc="2026-05-27T11:02:00Z"/>
  <w16cex:commentExtensible w16cex:durableId="3D5A0599" w16cex:dateUtc="2026-10-18T19:46:40Z"/>
  <w16cex:commentExtensible w16cex:durableId="65AE875A" w16cex:dateUtc="2026-05-27T11:02:00Z"/>
  <w16cex:commentExtensible w16cex:durableId="3D5A0588" w16cex:dateUtc="2026-10-18T19:46:40Z"/>
  <w16cex:commentExtensible w16cex:durableId="3D5A0A6B" w16cex:dateUtc="2026-10-18T19:46:40Z"/>
  <w16cex:commentExtensible w16cex:durableId="3D5A0A5A" w16cex:dateUtc="2026-10-18T19:46:40Z"/>
  <w16cex:commentExtensible w16cex:durableId="3D5A0A49" w16cex:dateUtc="2026-10-18T19:46:40Z"/>
  <w16cex:commentExtensible w16cex:durableId="3D5A0AB8" w16cex:dateUtc="2026-10-18T19:46:40Z"/>
  <w16cex:commentExtensible w16cex:durableId="3D5A0AAF" w16cex:dateUtc="2026-10-18T19:46:40Z"/>
  <w16cex:commentExtensible w16cex:durableId="3D5A0A9E" w16cex:dateUtc="2026-10-18T19:46:40Z"/>
  <w16cex:commentExtensible w16cex:durableId="3D5A0A8D" w16cex:dateUtc="2026-10-18T19:46:40Z"/>
  <w16cex:commentExtensible w16cex:durableId="3D5A0AFC" w16cex:dateUtc="2026-10-18T19:46:40Z"/>
  <w16cex:commentExtensible w16cex:durableId="3D5A0AE3" w16cex:dateUtc="2026-10-18T19:46:40Z"/>
  <w16cex:commentExtensible w16cex:durableId="3D5A0AD2" w16cex:dateUtc="2026-10-18T19:46:40Z"/>
  <w16cex:commentExtensible w16cex:durableId="3D5A0AC1" w16cex:dateUtc="2026-10-18T19:46:40Z"/>
  <w16cex:commentExtensible w16cex:durableId="3D5A0B30" w16cex:dateUtc="2026-10-18T19:46:40Z"/>
  <w16cex:commentExtensible w16cex:durableId="3D5A0B27" w16cex:dateUtc="2026-10-18T19:46:40Z"/>
  <w16cex:commentExtensible w16cex:durableId="3D5A0B16" w16cex:dateUtc="2026-10-18T19:46:40Z"/>
  <w16cex:commentExtensible w16cex:durableId="3D5A0B05" w16cex:dateUtc="2026-10-18T19:46:40Z"/>
  <w16cex:commentExtensible w16cex:durableId="3D5A0B74" w16cex:dateUtc="2026-10-18T19:46:40Z"/>
  <w16cex:commentExtensible w16cex:durableId="3D5A0B5B" w16cex:dateUtc="2026-10-18T19:46:40Z"/>
  <w16cex:commentExtensible w16cex:durableId="3D5A0B4A" w16cex:dateUtc="2026-10-18T19:46:40Z"/>
  <w16cex:commentExtensible w16cex:durableId="3D5A0BB9" w16cex:dateUtc="2026-10-18T19:46:40Z"/>
  <w16cex:commentExtensible w16cex:durableId="3D5A0BA8" w16cex:dateUtc="2026-10-18T19:46:40Z"/>
  <w16cex:commentExtensible w16cex:durableId="3D5A0B9F" w16cex:dateUtc="2026-10-18T19:46:40Z"/>
  <w16cex:commentExtensible w16cex:durableId="3D5A0B8E" w16cex:dateUtc="2026-10-18T19:46:40Z"/>
  <w16cex:commentExtensible w16cex:durableId="3D5A0BFD" w16cex:dateUtc="2026-10-18T19:46:40Z"/>
  <w16cex:commentExtensible w16cex:durableId="3D5A0BEC" w16cex:dateUtc="2026-10-18T19:46:40Z"/>
  <w16cex:commentExtensible w16cex:durableId="3D5A0BD3" w16cex:dateUtc="2026-10-18T19:46:40Z"/>
  <w16cex:commentExtensible w16cex:durableId="3D5A0BC2" w16cex:dateUtc="2026-10-18T19:46:40Z"/>
  <w16cex:commentExtensible w16cex:durableId="3D5A0431" w16cex:dateUtc="2026-10-18T19:46:40Z"/>
  <w16cex:commentExtensible w16cex:durableId="3D5A0420" w16cex:dateUtc="2026-10-18T19:46:40Z"/>
  <w16cex:commentExtensible w16cex:durableId="3D5A0417" w16cex:dateUtc="2026-10-18T19:46:40Z"/>
  <w16cex:commentExtensible w16cex:durableId="3D5A0406" w16cex:dateUtc="2026-10-18T19:46:40Z"/>
  <w16cex:commentExtensible w16cex:durableId="3D5A0475" w16cex:dateUtc="2026-10-18T19:46:4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66A81B67" w16cid:durableId="3806CFC5"/>
  <w16cid:commentId w16cid:paraId="1000185F" w16cid:durableId="3D5A0464"/>
  <w16cid:commentId w16cid:paraId="2844E503" w16cid:durableId="41EBEEF9"/>
  <w16cid:commentId w16cid:paraId="10001870" w16cid:durableId="3D5A044B"/>
  <w16cid:commentId w16cid:paraId="43368E04" w16cid:durableId="11F04261"/>
  <w16cid:commentId w16cid:paraId="10001881" w16cid:durableId="3D5A04BA"/>
  <w16cid:commentId w16cid:paraId="0F01D7E1" w16cid:durableId="204565F4"/>
  <w16cid:commentId w16cid:paraId="35E0B939" w16cid:durableId="1405343C"/>
  <w16cid:commentId w16cid:paraId="0648DF46" w16cid:durableId="45F0F9D3"/>
  <w16cid:commentId w16cid:paraId="2A63B984" w16cid:durableId="40C921A1"/>
  <w16cid:commentId w16cid:paraId="100018C5" w16cid:durableId="3D5A04FE"/>
  <w16cid:commentId w16cid:paraId="2033EB73" w16cid:durableId="778C1B70"/>
  <w16cid:commentId w16cid:paraId="513DC6E5" w16cid:durableId="024B5FC2"/>
  <w16cid:commentId w16cid:paraId="55224F0C" w16cid:durableId="00D89053"/>
  <w16cid:commentId w16cid:paraId="100018F8" w16cid:durableId="3D5A04C3"/>
  <w16cid:commentId w16cid:paraId="064F86A5" w16cid:durableId="5984E997"/>
  <w16cid:commentId w16cid:paraId="015F7E23" w16cid:durableId="2B202631"/>
  <w16cid:commentId w16cid:paraId="1000191A" w16cid:durableId="3D5A0521"/>
  <w16cid:commentId w16cid:paraId="3EB6E1FC" w16cid:durableId="10CFC440"/>
  <w16cid:commentId w16cid:paraId="1000192B" w16cid:durableId="3D5A0510"/>
  <w16cid:commentId w16cid:paraId="66FC801D" w16cid:durableId="107B1638"/>
  <w16cid:commentId w16cid:paraId="45EFBEF3" w16cid:durableId="0B6E1D16"/>
  <w16cid:commentId w16cid:paraId="1000194D" w16cid:durableId="3D5A0576"/>
  <w16cid:commentId w16cid:paraId="1B593497" w16cid:durableId="4648C956"/>
  <w16cid:commentId w16cid:paraId="1000195E" w16cid:durableId="3D5A0565"/>
  <w16cid:commentId w16cid:paraId="12042359" w16cid:durableId="0B1A8DB2"/>
  <w16cid:commentId w16cid:paraId="1000196F" w16cid:durableId="3D5A0554"/>
  <w16cid:commentId w16cid:paraId="114E35C1" w16cid:durableId="6C757B06"/>
  <w16cid:commentId w16cid:paraId="10001980" w16cid:durableId="3D5A05BB"/>
  <w16cid:commentId w16cid:paraId="54F1FF03" w16cid:durableId="01C1DC79"/>
  <w16cid:commentId w16cid:paraId="10001991" w16cid:durableId="3D5A05AA"/>
  <w16cid:commentId w16cid:paraId="409A0E5B" w16cid:durableId="39820111"/>
  <w16cid:commentId w16cid:paraId="100019A2" w16cid:durableId="3D5A0599"/>
  <w16cid:commentId w16cid:paraId="017F4A18" w16cid:durableId="65AE875A"/>
  <w16cid:commentId w16cid:paraId="100019B3" w16cid:durableId="3D5A0588"/>
  <w16cid:commentId w16cid:paraId="10001650" w16cid:durableId="3D5A0A6B"/>
  <w16cid:commentId w16cid:paraId="10001661" w16cid:durableId="3D5A0A5A"/>
  <w16cid:commentId w16cid:paraId="10001672" w16cid:durableId="3D5A0A49"/>
  <w16cid:commentId w16cid:paraId="10001683" w16cid:durableId="3D5A0AB8"/>
  <w16cid:commentId w16cid:paraId="10001694" w16cid:durableId="3D5A0AAF"/>
  <w16cid:commentId w16cid:paraId="100016A5" w16cid:durableId="3D5A0A9E"/>
  <w16cid:commentId w16cid:paraId="100016B6" w16cid:durableId="3D5A0A8D"/>
  <w16cid:commentId w16cid:paraId="100016C7" w16cid:durableId="3D5A0AFC"/>
  <w16cid:commentId w16cid:paraId="100016D8" w16cid:durableId="3D5A0AE3"/>
  <w16cid:commentId w16cid:paraId="100016E9" w16cid:durableId="3D5A0AD2"/>
  <w16cid:commentId w16cid:paraId="100016FA" w16cid:durableId="3D5A0AC1"/>
  <w16cid:commentId w16cid:paraId="1000170B" w16cid:durableId="3D5A0B30"/>
  <w16cid:commentId w16cid:paraId="1000171C" w16cid:durableId="3D5A0B27"/>
  <w16cid:commentId w16cid:paraId="1000172D" w16cid:durableId="3D5A0B16"/>
  <w16cid:commentId w16cid:paraId="1000173E" w16cid:durableId="3D5A0B05"/>
  <w16cid:commentId w16cid:paraId="1000174F" w16cid:durableId="3D5A0B74"/>
  <w16cid:commentId w16cid:paraId="10001760" w16cid:durableId="3D5A0B5B"/>
  <w16cid:commentId w16cid:paraId="10001771" w16cid:durableId="3D5A0B4A"/>
  <w16cid:commentId w16cid:paraId="10001782" w16cid:durableId="3D5A0BB9"/>
  <w16cid:commentId w16cid:paraId="10001793" w16cid:durableId="3D5A0BA8"/>
  <w16cid:commentId w16cid:paraId="100017A4" w16cid:durableId="3D5A0B9F"/>
  <w16cid:commentId w16cid:paraId="100017B5" w16cid:durableId="3D5A0B8E"/>
  <w16cid:commentId w16cid:paraId="100017C6" w16cid:durableId="3D5A0BFD"/>
  <w16cid:commentId w16cid:paraId="100017D7" w16cid:durableId="3D5A0BEC"/>
  <w16cid:commentId w16cid:paraId="100017E8" w16cid:durableId="3D5A0BD3"/>
  <w16cid:commentId w16cid:paraId="100017F9" w16cid:durableId="3D5A0BC2"/>
  <w16cid:commentId w16cid:paraId="1000180A" w16cid:durableId="3D5A0431"/>
  <w16cid:commentId w16cid:paraId="1000181B" w16cid:durableId="3D5A0420"/>
  <w16cid:commentId w16cid:paraId="1000182C" w16cid:durableId="3D5A0417"/>
  <w16cid:commentId w16cid:paraId="1000183D" w16cid:durableId="3D5A0406"/>
  <w16cid:commentId w16cid:paraId="1000184E" w16cid:durableId="3D5A047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BFE62AC" w14:textId="77777777">
      <w:r>
        <w:separator/>
      </w:r>
    </w:p>
  </w:endnote>
  <w:endnote w:type="continuationSeparator" w:id="0">
    <w:p w14:paraId="2919294B" w14:textId="77777777">
      <w:r>
        <w:continuationSeparator/>
      </w:r>
    </w:p>
  </w:endnote>
  <w:endnote w:type="continuationNotice" w:id="1">
    <w:p w14:paraId="7438358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F133194"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5283E1" w14:textId="2BAAD828">
    <w:pPr>
      <w:pStyle w:val="FooterReference"/>
      <w:rPr>
        <w:noProof/>
        <w:sz w:val="20"/>
        <w:szCs w:val="20"/>
      </w:rPr>
    </w:pPr>
    <w:r>
      <w:tab/>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9</w:t>
    </w:r>
    <w:r>
      <w:rPr>
        <w:noProof/>
        <w:sz w:val="20"/>
        <w:szCs w:val="20"/>
      </w:rPr>
      <w:fldChar w:fldCharType="end"/>
    </w:r>
  </w:p>
  <w:p w14:paraId="74A32E17" w14:textId="4C93B79D">
    <w:pPr>
      <w:pStyle w:val="FooterReference"/>
      <w:rPr>
        <w:szCs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AA02AB"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7A33E8" w14:textId="5EA9D7FC">
    <w:pPr>
      <w:pStyle w:val="MacPacTrail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A05EF73" w14:textId="77777777">
      <w:r>
        <w:separator/>
      </w:r>
    </w:p>
  </w:footnote>
  <w:footnote w:type="continuationSeparator" w:id="0">
    <w:p w14:paraId="4E543B2C" w14:textId="77777777">
      <w:r>
        <w:continuationSeparator/>
      </w:r>
    </w:p>
  </w:footnote>
  <w:footnote w:type="continuationNotice" w:id="1">
    <w:p w14:paraId="094F0958" w14:textId="77777777"/>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DABEC32"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23ECB0F" w14:textId="69422BC1">
    <w:pPr>
      <w:pStyle w:val="Header"/>
      <w:jc w:val="right"/>
      <w:rPr>
        <w:sz w:val="18"/>
        <w:szCs w:val="18"/>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CB3AC"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16351</Words>
  <Characters>93204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