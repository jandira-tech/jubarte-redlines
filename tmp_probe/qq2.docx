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hello</w:t>
      </w:r>
      <w:ins w:author="Redline" w:id="1" w:date="2026-10-13T06:21:12Z">
        <w:r>
          <w:t xml:space="preserve"> there</w:t>
        </w:r>
      </w:ins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