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pt14 w14 w15 w16 w16cex w16cid w16du w16sdtdh w16sdtfl w16se wp14">
  <w:body>
    <w:p w14:paraId="0728CF85" w14:textId="77777777">
      <w:pPr>
        <w:pStyle w:val="Heading1"/>
      </w:pPr>
      <w:r>
        <w:t>jubarte-redlines: Word .docx tools</w:t>
      </w:r>
    </w:p>
    <w:p w14:paraId="43ADCF66" w14:textId="77777777">
      <w:r>
        <w:t xml:space="preserve">This extension runs </w:t>
      </w:r>
      <w:r>
        <w:rPr>
          <w:rStyle w:val="VerbatimChar"/>
        </w:rPr>
        <w:t>jubarte-mcp</w:t>
      </w:r>
      <w:r>
        <w:t xml:space="preserve">, an MCP server whose tools read, edit, compare, resolve and render Word </w:t>
      </w:r>
      <w:r>
        <w:rPr>
          <w:rStyle w:val="VerbatimChar"/>
        </w:rPr>
        <w:t>.docx</w:t>
      </w:r>
      <w:r>
        <w:t xml:space="preserve"> files. Every path must sit </w:t>
      </w:r>
      <w:commentRangeStart w:id="0"/>
      <w:r>
        <w:t xml:space="preserve">under the workspace; outputs are written </w:t>
      </w:r>
      <w:commentRangeEnd w:id="0"/>
      <w:r>
        <w:rPr>
          <w:rStyle w:val="CommentReference"/>
          <w:sz w:val="20"/>
          <w:szCs w:val="20"/>
        </w:rPr>
        <w:commentReference w:id="0"/>
      </w:r>
      <w:r>
        <w:t xml:space="preserve">as files there, and no tool replaces an existing file unless you pass </w:t>
      </w:r>
      <w:r>
        <w:rPr>
          <w:rStyle w:val="VerbatimChar"/>
        </w:rPr>
        <w:t>overwrite: true</w:t>
      </w:r>
      <w:r>
        <w:t>.</w:t>
      </w:r>
    </w:p>
    <w:p w14:paraId="7DFA4ABA" w14:textId="77777777">
      <w:pPr>
        <w:pStyle w:val="ListParagraph"/>
        <w:numPr>
          <w:ilvl w:val="0"/>
          <w:numId w:val="1"/>
        </w:numPr>
      </w:pPr>
      <w:r>
        <w:rPr>
          <w:b/>
          <w:bCs/>
        </w:rPr>
        <w:t>Read before you edit.</w:t>
      </w:r>
      <w:r>
        <w:t xml:space="preserve"> </w:t>
      </w:r>
      <w:r>
        <w:rPr>
          <w:rStyle w:val="VerbatimChar"/>
        </w:rPr>
        <w:t>docx_text</w:t>
      </w:r>
      <w:r>
        <w:t xml:space="preserve"> prints the body as Markdown with a </w:t>
      </w:r>
      <w:r>
        <w:rPr>
          <w:rStyle w:val="VerbatimChar"/>
        </w:rPr>
        <w:t>[body:p:N]</w:t>
      </w:r>
      <w:r>
        <w:t xml:space="preserve"> id before each paragraph. </w:t>
      </w:r>
      <w:r>
        <w:rPr>
          <w:rStyle w:val="VerbatimChar"/>
        </w:rPr>
        <w:t>docx_inspect</w:t>
      </w:r>
      <w:r>
        <w:t xml:space="preserve"> gives the same paragraphs as data, with styles, runs and the ranges an edit will refuse.</w:t>
      </w:r>
    </w:p>
    <w:p w14:paraId="0611B723" w14:textId="558FBEEC">
      <w:pPr>
        <w:pStyle w:val="ListParagraph"/>
        <w:numPr>
          <w:ilvl w:val="0"/>
          <w:numId w:val="1"/>
        </w:numPr>
      </w:pPr>
      <w:r>
        <w:rPr>
          <w:b/>
          <w:bCs/>
        </w:rPr>
        <w:t>Edit with a plan.</w:t>
      </w:r>
      <w:r>
        <w:t xml:space="preserve"> </w:t>
      </w:r>
      <w:r>
        <w:rPr>
          <w:rStyle w:val="VerbatimChar"/>
        </w:rPr>
        <w:t>docx_edit</w:t>
      </w:r>
      <w:r>
        <w:t xml:space="preserve"> takes </w:t>
      </w:r>
      <w:ins w:author="Redline" w:id="1" w:date="1970-01-01T00:00:00Z">
        <w:r>
          <w:t xml:space="preserve">uga bufga </w:t>
        </w:r>
      </w:ins>
      <w:r>
        <w:rPr>
          <w:rStyle w:val="VerbatimChar"/>
        </w:rPr>
        <w:t>{"schema_version": 1, "author": "...", "operations": [...]}</w:t>
      </w:r>
      <w:r>
        <w:t xml:space="preserve">; each operation names a paragraph id and exact text copied from </w:t>
      </w:r>
      <w:r>
        <w:rPr>
          <w:rStyle w:val="VerbatimChar"/>
        </w:rPr>
        <w:t>docx_text</w:t>
      </w:r>
      <w:r>
        <w:t xml:space="preserve">. It writes </w:t>
      </w:r>
      <w:r>
        <w:rPr>
          <w:rStyle w:val="VerbatimChar"/>
        </w:rPr>
        <w:t>clean.docx</w:t>
      </w:r>
      <w:r>
        <w:t xml:space="preserve">, </w:t>
      </w:r>
      <w:r>
        <w:rPr>
          <w:rStyle w:val="VerbatimChar"/>
        </w:rPr>
        <w:t>redline.docx</w:t>
      </w:r>
      <w:r>
        <w:t xml:space="preserve">, </w:t>
      </w:r>
      <w:r>
        <w:rPr>
          <w:rStyle w:val="VerbatimChar"/>
        </w:rPr>
        <w:t>patch.diff</w:t>
      </w:r>
      <w:r>
        <w:t xml:space="preserve"> and </w:t>
      </w:r>
      <w:r>
        <w:rPr>
          <w:rStyle w:val="VerbatimChar"/>
        </w:rPr>
        <w:t>report.json</w:t>
      </w:r>
      <w:r>
        <w:t xml:space="preserve"> under </w:t>
      </w:r>
      <w:r>
        <w:rPr>
          <w:rStyle w:val="VerbatimChar"/>
        </w:rPr>
        <w:t>out_dir</w:t>
      </w:r>
      <w:r>
        <w:t>, or refuses the whole plan.</w:t>
      </w:r>
    </w:p>
    <w:p w14:paraId="70AB6D0A" w14:textId="2B969976">
      <w:pPr>
        <w:pStyle w:val="ListParagraph"/>
        <w:numPr>
          <w:ilvl w:val="0"/>
          <w:numId w:val="1"/>
        </w:numPr>
      </w:pPr>
      <w:r>
        <w:rPr>
          <w:b/>
          <w:bCs/>
        </w:rPr>
        <w:t>Check the result.</w:t>
      </w:r>
      <w:r>
        <w:t xml:space="preserve"> </w:t>
      </w:r>
      <w:r>
        <w:rPr>
          <w:rStyle w:val="VerbatimChar"/>
        </w:rPr>
        <w:t>docx_render</w:t>
      </w:r>
      <w:r>
        <w:t xml:space="preserve"> writes page </w:t>
      </w:r>
      <w:del w:author="Redline" w:id="2" w:date="1970-01-01T00:00:00Z">
        <w:r>
          <w:delText xml:space="preserve">PNGs you can look at; docx_changes lists the tracked changes that docx_accept and docx_reject resolve </w:delText>
        </w:r>
      </w:del>
      <w:r>
        <w:t>by id, author or kind.</w:t>
      </w:r>
    </w:p>
    <w:p w14:paraId="7B8302BA" w14:textId="77777777">
      <w:pPr>
        <w:pStyle w:val="ListParagraph"/>
        <w:numPr>
          <w:ilvl w:val="0"/>
          <w:numId w:val="1"/>
        </w:numPr>
      </w:pPr>
      <w:r>
        <w:rPr>
          <w:rStyle w:val="VerbatimChar"/>
        </w:rPr>
        <w:t>docx_compare</w:t>
      </w:r>
      <w:r>
        <w:t xml:space="preserve"> turns two versions into a tracked-changes redline.</w:t>
      </w:r>
    </w:p>
    <w:p w14:paraId="6C0CA190" w14:textId="77777777">
      <w:r>
        <w:t xml:space="preserve">The plan format, operation kinds and gotchas are in the </w:t>
      </w:r>
      <w:r>
        <w:rPr>
          <w:rStyle w:val="VerbatimChar"/>
        </w:rPr>
        <w:t>jubarte-documents</w:t>
      </w:r>
      <w:r>
        <w:t xml:space="preserve"> skill (</w:t>
      </w:r>
      <w:r>
        <w:rPr>
          <w:rStyle w:val="VerbatimChar"/>
        </w:rPr>
        <w:t>skills/jubarte-documents/SKILL.md</w:t>
      </w:r>
      <w:r>
        <w:t>), which this extension loads.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10-12T02:02:00Z" w:initials="AS">
    <w:p w14:paraId="764C4F32" w14:textId="77777777" w:rsidR="002D4C56" w:rsidRDefault="002D4C56" w:rsidP="002D4C56">
      <w:r>
        <w:rPr>
          <w:rStyle w:val="CommentReference"/>
        </w:rPr>
        <w:annotationRef/>
      </w:r>
      <w:r>
        <w:rPr>
          <w:sz w:val="20"/>
          <w:szCs w:val="20"/>
        </w:rPr>
        <w:t>nope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64C4F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0243A3" w16cex:dateUtc="2026-10-12T06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64C4F32" w16cid:durableId="260243A3"/>
</w16cid:commentsIds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:abstractNumId="0" w15:restartNumberingAfterBreak="0">
    <w:nsid w:val="79976A2A"/>
    <w:multiLevelType w:val="hybridMultilevel"/>
    <w:tmpl w:val="5B925D94"/>
    <w:lvl w:ilvl="0" w:tplc="6B3C6CD0">
      <w:start w:val="1"/>
      <w:numFmt w:val="bullet"/>
      <w:lvlText w:val="•"/>
      <w:lvlJc w:val="left"/>
      <w:pPr>
        <w:ind w:left="720" w:hanging="360"/>
      </w:pPr>
    </w:lvl>
    <w:lvl w:ilvl="1" w:tplc="D4DC9326">
      <w:start w:val="1"/>
      <w:numFmt w:val="bullet"/>
      <w:lvlText w:val="◦"/>
      <w:lvlJc w:val="left"/>
      <w:pPr>
        <w:ind w:left="1440" w:hanging="360"/>
      </w:pPr>
    </w:lvl>
    <w:lvl w:ilvl="2" w:tplc="8A0EB120">
      <w:start w:val="1"/>
      <w:numFmt w:val="bullet"/>
      <w:lvlText w:val="▪"/>
      <w:lvlJc w:val="left"/>
      <w:pPr>
        <w:ind w:left="2160" w:hanging="360"/>
      </w:pPr>
    </w:lvl>
    <w:lvl w:ilvl="3" w:tplc="94D6748E">
      <w:start w:val="1"/>
      <w:numFmt w:val="bullet"/>
      <w:lvlText w:val="•"/>
      <w:lvlJc w:val="left"/>
      <w:pPr>
        <w:ind w:left="2880" w:hanging="360"/>
      </w:pPr>
    </w:lvl>
    <w:lvl w:ilvl="4" w:tplc="FBD84590">
      <w:start w:val="1"/>
      <w:numFmt w:val="bullet"/>
      <w:lvlText w:val="◦"/>
      <w:lvlJc w:val="left"/>
      <w:pPr>
        <w:ind w:left="3600" w:hanging="360"/>
      </w:pPr>
    </w:lvl>
    <w:lvl w:ilvl="5" w:tplc="FE22FD9A">
      <w:start w:val="1"/>
      <w:numFmt w:val="bullet"/>
      <w:lvlText w:val="▪"/>
      <w:lvlJc w:val="left"/>
      <w:pPr>
        <w:ind w:left="4320" w:hanging="360"/>
      </w:pPr>
    </w:lvl>
    <w:lvl w:ilvl="6" w:tplc="A04E5B84">
      <w:start w:val="1"/>
      <w:numFmt w:val="bullet"/>
      <w:lvlText w:val="•"/>
      <w:lvlJc w:val="left"/>
      <w:pPr>
        <w:ind w:left="5040" w:hanging="360"/>
      </w:pPr>
    </w:lvl>
    <w:lvl w:ilvl="7" w:tplc="5276E5A0">
      <w:start w:val="1"/>
      <w:numFmt w:val="bullet"/>
      <w:lvlText w:val="◦"/>
      <w:lvlJc w:val="left"/>
      <w:pPr>
        <w:ind w:left="5760" w:hanging="360"/>
      </w:pPr>
    </w:lvl>
    <w:lvl w:ilvl="8" w:tplc="AF282B18">
      <w:start w:val="1"/>
      <w:numFmt w:val="bullet"/>
      <w:lvlText w:val="▪"/>
      <w:lvlJc w:val="left"/>
      <w:pPr>
        <w:ind w:left="6480" w:hanging="360"/>
      </w:pPr>
    </w:lvl>
  </w:abstractNum>
  <w:num w:numId="1" w16cid:durableId="1896231971">
    <w:abstractNumId w:val="0"/>
  </w:num>
</w:numbering>
</file>

<file path=word/people.xml><?xml version="1.0" encoding="utf-8"?>
<w15:people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FDE"/>
    <w:rsid w:val="002D4C56"/>
    <w:rsid w:val="00941FDE"/>
    <w:rsid w:val="00CA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216EB"/>
  <w15:docId w15:val="{3660B7C7-4418-A046-983D-AC410C89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VerbatimChar">
    <w:name w:val="Verbatim Char"/>
    <w:basedOn w:val="DefaultParagraphFont"/>
    <w:rPr>
      <w:rFonts w:ascii="Consolas" w:hAnsi="Consolas" w:cs="Consolas"/>
    </w:rPr>
  </w:style>
  <w:style w:type="paragraph" w:styleId="Revision">
    <w:name w:val="Revision"/>
    <w:hidden/>
    <w:uiPriority w:val="99"/>
    <w:semiHidden/>
    <w:rsid w:val="002D4C5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D4C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4C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4C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4C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4C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
  <Relationship Id="rId8" Type="http://schemas.microsoft.com/office/2018/08/relationships/commentsExtensible" Target="commentsExtensible.xml"/>
  <Relationship Id="rId3" Type="http://schemas.openxmlformats.org/officeDocument/2006/relationships/settings" Target="settings.xml"/>
  <Relationship Id="rId7" Type="http://schemas.microsoft.com/office/2016/09/relationships/commentsIds" Target="commentsIds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microsoft.com/office/2011/relationships/commentsExtended" Target="commentsExtended.xml"/>
  <Relationship Id="rId11" Type="http://schemas.openxmlformats.org/officeDocument/2006/relationships/theme" Target="theme/theme1.xml"/>
  <Relationship Id="rId5" Type="http://schemas.openxmlformats.org/officeDocument/2006/relationships/comments" Target="comments.xml"/>
  <Relationship Id="rId10" Type="http://schemas.microsoft.com/office/2011/relationships/people" Target="people.xml"/>
  <Relationship Id="rId4" Type="http://schemas.openxmlformats.org/officeDocument/2006/relationships/webSettings" Target="webSettings.xml"/>
  <Relationship Id="rId9" Type="http://schemas.openxmlformats.org/officeDocument/2006/relationships/fontTable" Target="fontTable.xml"/>
  <Relationship Id="rId12" Type="http://schemas.openxmlformats.org/officeDocument/2006/relationships/footnotes" Target="footnotes.xml"/>
  <Relationship Id="rId13" Type="http://schemas.openxmlformats.org/officeDocument/2006/relationships/endnotes" Target="endnote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3</cp:revision>
  <dcterms:created xsi:type="dcterms:W3CDTF">2026-10-12T06:02:00Z</dcterms:created>
  <dcterms:modified xsi:type="dcterms:W3CDTF">2026-10-12T06:02:00Z</dcterms:modified>
</cp:coreProperties>
</file>