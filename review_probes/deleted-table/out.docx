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rPr>
                <w:del w:author="Jubarte" w:id="11" w:date="2026-10-23T00:00:00Z"/>
              </w:rPr>
            </w:pPr>
            <w:ins w:author="Jubarte" w:id="2" w:date="2026-10-23T00:00:00Z">
              <w:r>
                <w:t>Epsilon zeta eta theta.</w:t>
              </w:r>
            </w:ins>
            <w:ins w:author="Jubarte" w:id="4" w:date="2026-10-23T00:00:00Z">
              <w:r>
                <w:t>One.</w:t>
              </w:r>
            </w:ins>
            <w:del w:author="Jubarte" w:id="5" w:date="2026-10-23T00:00:00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3T00:00:0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3T00:00:00Z"/>
                    </w:rPr>
                  </w:pPr>
                  <w:del w:author="Jubarte" w:id="8" w:date="2026-10-23T00:00:0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3T00:00:00Z"/>
                    </w:rPr>
                  </w:pPr>
                  <w:del w:author="Jubarte" w:id="10" w:date="2026-10-23T00:00:00Z">
                    <w:r>
                      <w:delText>Inner.</w:delText>
                    </w:r>
                  </w:del>
                </w:p>
              </w:tc>
            </w:tr>
          </w:tbl>
          <w:p>
            <w:pPr>
              <w:rPr/>
            </w:pPr>
            <w:del w:author="Jubarte" w:id="12" w:date="2026-10-23T00:00:0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