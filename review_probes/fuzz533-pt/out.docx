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ns w:author="Jubarte" w:id="1" w:date="2026-10-24T03:01:32Z"/>
                <w:sz w:val="32"/>
              </w:rPr>
            </w:pPr>
            <w:ins w:author="Jubarte" w:id="2" w:date="2026-10-24T03:01:32Z">
              <w:r>
                <w:t>Three.</w:t>
              </w:r>
            </w:ins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rPr>
                <w:ins w:author="Jubarte" w:id="3" w:date="2026-10-24T03:01:32Z"/>
              </w:trPr>
              <w:tc>
                <w:tcPr>
                  <w:tcW w:w="2000" w:type="dxa"/>
                </w:tcPr>
                <w:p>
                  <w:pPr>
                    <w:rPr>
                      <w:ins w:author="Jubarte" w:id="4" w:date="2026-10-24T03:01:32Z"/>
                    </w:rPr>
                  </w:pPr>
                  <w:ins w:author="Jubarte" w:id="5" w:date="2026-10-24T03:01:32Z">
                    <w:r>
                      <w:t>Inner fixed.</w:t>
                    </w:r>
                  </w:ins>
                </w:p>
              </w:tc>
              <w:tc>
                <w:tcPr>
                  <w:tcW w:w="2000" w:type="dxa"/>
                </w:tcPr>
                <w:p>
                  <w:pPr>
                    <w:rPr>
                      <w:ins w:author="Jubarte" w:id="6" w:date="2026-10-24T03:01:32Z"/>
                    </w:rPr>
                  </w:pPr>
                  <w:ins w:author="Jubarte" w:id="7" w:date="2026-10-24T03:01:32Z">
                    <w:r>
                      <w:t>Inner.</w:t>
                    </w:r>
                  </w:ins>
                </w:p>
              </w:tc>
            </w:tr>
          </w:tbl>
          <w:p>
            <w:pPr>
              <w:jc w:val="both"/>
              <w:rPr>
                <w:i/>
              </w:rPr>
              <w:pPrChange w:id="8" w:author="Jubarte" w:date="2026-10-24T03:01:32Z">
                <w:pPr xmlns:w="http://schemas.openxmlformats.org/wordprocessingml/2006/main">
                  <w:jc w:val="right"/>
                </w:pPr>
              </w:pPrChange>
            </w:pPr>
            <w:r>
              <w:t>Two.</w:t>
            </w:r>
          </w:p>
          <w:p>
            <w:pPr>
              <w:jc w:val="both"/>
              <w:rPr>
                <w:rPrChange w:id="9" w:author="Jubarte" w:date="2026-10-24T03:01:32Z">
                  <w:rPr xmlns:w="http://schemas.openxmlformats.org/wordprocessingml/2006/main">
                    <w:i/>
                  </w:rPr>
                </w:rPrChange>
              </w:rPr>
              <w:pPrChange w:id="10" w:author="Jubarte" w:date="2026-10-24T03:01:32Z">
                <w:pPr xmlns:w="http://schemas.openxmlformats.org/wordprocessingml/2006/main">
                  <w:jc w:val="center"/>
                </w:pPr>
              </w:pPrChange>
            </w:pPr>
            <w:ins w:author="Jubarte" w:id="11" w:date="2026-10-24T03:01:32Z">
              <w:r>
                <w:t>Epsilon zeta eta theta</w:t>
              </w:r>
            </w:ins>
            <w:del w:author="Jubarte" w:id="12" w:date="2026-10-24T03:01:32Z">
              <w:r>
                <w:delText>Three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