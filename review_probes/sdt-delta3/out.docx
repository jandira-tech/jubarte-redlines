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rPr>
                    <w:del w:author="Jubarte" w:id="1" w:date="2026-10-24T02:59:35Z"/>
                  </w:rPr>
                </w:pPr>
                <w:r>
                  <w:t xml:space="preserve">Alpha </w:t>
                </w:r>
                <w:del w:author="Jubarte" w:id="2" w:date="2026-10-24T02:59:35Z">
                  <w:r>
                    <w:delText>gamma.</w:delText>
                  </w:r>
                </w:del>
              </w:p>
              <w:p>
                <w:pPr>
                  <w:rPr>
                    <w:del w:author="Jubarte" w:id="3" w:date="2026-10-24T02:59:35Z"/>
                  </w:rPr>
                </w:pPr>
                <w:del w:author="Jubarte" w:id="4" w:date="2026-10-24T02:59:35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rPr>
                    <w:ins w:author="Jubarte" w:id="5" w:date="2026-10-24T02:59:35Z"/>
                  </w:rPr>
                </w:pPr>
                <w:ins w:author="Jubarte" w:id="6" w:date="2026-10-24T02:59:35Z">
                  <w:r>
                    <w:t>beta.</w:t>
                  </w:r>
                </w:ins>
              </w:p>
              <w:p>
                <w:pPr>
                  <w:rPr>
                    <w:ins w:author="Jubarte" w:id="7" w:date="2026-10-24T02:59:35Z"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rPr/>
                </w:pPr>
                <w:ins w:author="Jubarte" w:id="8" w:date="2026-10-24T02:59:35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