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7:28Z"/>
                <w:sz w:val="32"/>
              </w:rPr>
            </w:pPr>
            <w:ins w:author="Jubarte" w:id="2" w:date="2026-10-24T02:57:28Z">
              <w:r>
                <w:t>Alpha gamma.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pPrChange w:id="3" w:author="Jubarte" w:date="2026-10-24T02:57:28Z">
                <w:pPr xmlns:w="http://schemas.openxmlformats.org/wordprocessingml/2006/main">
                  <w:jc w:val="both"/>
                </w:pPr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