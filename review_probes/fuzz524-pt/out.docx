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ns w:author="Jubarte" w:id="1" w:date="2026-10-24T03:01:24Z"/>
                <w:sz w:val="32"/>
              </w:rPr>
            </w:pPr>
            <w:ins w:author="Jubarte" w:id="2" w:date="2026-10-24T03:01:24Z">
              <w:r>
                <w:t>Three.</w:t>
              </w:r>
            </w:ins>
          </w:p>
          <w:p>
            <w:pPr>
              <w:jc w:val="both"/>
              <w:rPr>
                <w:ins w:author="Jubarte" w:id="3" w:date="2026-10-24T03:01:24Z"/>
                <w:sz w:val="32"/>
              </w:rPr>
            </w:pPr>
            <w:ins w:author="Jubarte" w:id="4" w:date="2026-10-24T03:01:24Z">
              <w:r>
                <w:t>Alpha beta gamma delta.</w:t>
              </w:r>
            </w:ins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del w:author="Jubarte" w:id="7" w:date="2026-10-24T03:01:24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8" w:date="2026-10-24T03:01:24Z"/>
                    </w:rPr>
                  </w:pPr>
                  <w:del w:author="Jubarte" w:id="9" w:date="2026-10-24T03:01:24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10" w:date="2026-10-24T03:01:24Z"/>
                    </w:rPr>
                  </w:pPr>
                  <w:del w:author="Jubarte" w:id="11" w:date="2026-10-24T03:01:24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center"/>
              <w:rPr>
                <w:del w:author="Jubarte" w:id="14" w:date="2026-10-24T03:01:24Z"/>
                <w:i/>
                <w:rPrChange w:id="17" w:author="Jubarte" w:date="2026-10-24T03:01:24Z">
                  <w:rPr/>
                </w:rPrChange>
              </w:rPr>
              <w:pPrChange w:id="16" w:author="Jubarte" w:date="2026-10-24T03:01:24Z">
                <w:pPr>
                  <w:jc w:val="left"/>
                </w:pPr>
              </w:pPrChange>
            </w:pPr>
            <w:ins w:author="Jubarte" w:id="6" w:date="2026-10-24T03:01:24Z">
              <w:r>
                <w:t>One.</w:t>
              </w:r>
            </w:ins>
            <w:del w:author="Jubarte" w:id="13" w:date="2026-10-24T03:01:24Z">
              <w:r>
                <w:delText>Epsilon zeta eta theta.</w:delText>
              </w:r>
            </w:del>
          </w:p>
          <w:p>
            <w:pPr>
              <w:jc w:val="center"/>
              <w:rPr>
                <w:i/>
                <w:rPrChange w:id="19" w:author="Jubarte" w:date="2026-10-24T03:01:24Z">
                  <w:rPr>
                    <w:b/>
                  </w:rPr>
                </w:rPrChange>
              </w:rPr>
              <w:pPrChange w:id="18" w:author="Jubarte" w:date="2026-10-24T03:01:24Z">
                <w:pPr>
                  <w:jc w:val="left"/>
                </w:pPr>
              </w:pPrChange>
            </w:pPr>
            <w:del w:author="Jubarte" w:id="15" w:date="2026-10-24T03:01:24Z">
              <w:r>
                <w:delText>Epsilon zeta eta theta.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