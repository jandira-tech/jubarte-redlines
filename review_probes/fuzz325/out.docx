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46Z"/>
                    <w:sz w:val="32"/>
                  </w:rPr>
                </w:pPr>
                <w:ins w:author="Jubarte" w:id="2" w:date="2026-10-24T02:58:46Z">
                  <w:r>
                    <w:t>Three.</w:t>
                  </w:r>
                </w:ins>
              </w:p>
              <w:p>
                <w:pPr>
                  <w:jc w:val="left"/>
                  <w:rPr>
                    <w:ins w:author="Jubarte" w:id="3" w:date="2026-10-24T02:58:46Z"/>
                  </w:rPr>
                </w:pPr>
                <w:ins w:author="Jubarte" w:id="4" w:date="2026-10-24T02:58:46Z">
                  <w:r>
                    <w:t>One.</w:t>
                  </w:r>
                </w:ins>
              </w:p>
              <w:p>
                <w:pPr>
                  <w:jc w:val="both"/>
                  <w:rPr>
                    <w:rPrChange w:id="5" w:author="Jubarte" w:date="2026-10-24T02:58:46Z">
                      <w:rPr xmlns:w="http://schemas.openxmlformats.org/wordprocessingml/2006/main">
                        <w:b/>
                      </w:rPr>
                    </w:rPrChange>
                  </w:rPr>
                  <w:pPrChange w:id="6" w:author="Jubarte" w:date="2026-10-24T02:58:46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7" w:date="2026-10-24T02:58:46Z"/>
                    <w:sz w:val="32"/>
                  </w:rPr>
                </w:pPr>
                <w:ins w:author="Jubarte" w:id="8" w:date="2026-10-24T02:58:46Z">
                  <w:r>
                    <w:t>Two.</w:t>
                  </w:r>
                </w:ins>
              </w:p>
              <w:p>
                <w:pPr>
                  <w:jc w:val="right"/>
                  <w:rPr>
                    <w:del w:author="Jubarte" w:id="12" w:date="2026-10-24T02:58:46Z"/>
                    <w:sz w:val="32"/>
                  </w:rPr>
                  <w:pPrChange w:id="9" w:author="Jubarte" w:date="2026-10-24T02:58:46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10" w:date="2026-10-24T02:58:46Z"/>
                    <w:b/>
                  </w:rPr>
                </w:pPr>
                <w:del w:author="Jubarte" w:id="11" w:date="2026-10-24T02:58:46Z">
                  <w:r>
                    <w:delText>Alpha gamma.</w:delText>
                  </w:r>
                </w:del>
              </w:p>
              <w:p>
                <w:pPr>
                  <w:jc w:val="right"/>
                  <w:rPr>
                    <w:sz w:val="32"/>
                  </w:rPr>
                  <w:pPrChange w:id="14" w:author="Jubarte" w:date="2026-10-24T02:58:46Z">
                    <w:pPr>
                      <w:jc w:val="left"/>
                    </w:pPr>
                  </w:pPrChange>
                </w:pPr>
                <w:del w:author="Jubarte" w:id="13" w:date="2026-10-24T02:58:46Z">
                  <w:r>
                    <w:delText>Alpha gamma.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