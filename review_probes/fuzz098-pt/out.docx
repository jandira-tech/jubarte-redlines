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  <w:rPrChange w:id="1" w:author="Jubarte" w:date="2026-10-24T02:56:59Z">
                  <w:rPr xmlns:w="http://schemas.openxmlformats.org/wordprocessingml/2006/main">
                    <w:i/>
                  </w:rPr>
                </w:rPrChange>
              </w:rPr>
              <w:pPrChange w:id="2" w:author="Jubarte" w:date="2026-10-24T02:56:59Z">
                <w:pPr xmlns:w="http://schemas.openxmlformats.org/wordprocessingml/2006/main">
                  <w:jc w:val="center"/>
                </w:pPr>
              </w:pPrChange>
            </w:pPr>
            <w:ins w:author="Jubarte" w:id="3" w:date="2026-10-24T02:56:59Z">
              <w:r>
                <w:t>Alpha beta</w:t>
              </w:r>
            </w:ins>
            <w:del w:author="Jubarte" w:id="4" w:date="2026-10-24T02:56:59Z">
              <w:r>
                <w:delText>One</w:delText>
              </w:r>
            </w:del>
            <w:r>
              <w:t>.</w:t>
            </w:r>
          </w:p>
          <w:p>
            <w:pPr>
              <w:jc w:val="left"/>
              <w:rPr>
                <w:del w:author="Jubarte" w:id="5" w:date="2026-10-24T02:56:59Z"/>
              </w:rPr>
            </w:pPr>
            <w:del w:author="Jubarte" w:id="6" w:date="2026-10-24T02:56:59Z">
              <w:r>
                <w:delText>Two.</w:delText>
              </w:r>
            </w:del>
          </w:p>
          <w:p>
            <w:pPr>
              <w:jc w:val="both"/>
              <w:rPr>
                <w:del w:author="Jubarte" w:id="7" w:date="2026-10-24T02:56:59Z"/>
              </w:rPr>
            </w:pPr>
            <w:del w:author="Jubarte" w:id="8" w:date="2026-10-24T02:56:59Z">
              <w:r>
                <w:delText>Four.</w:delText>
              </w:r>
            </w:del>
          </w:p>
          <w:p>
            <w:pPr>
              <w:jc w:val="center"/>
              <w:rPr>
                <w:ins w:author="Jubarte" w:id="13" w:date="2026-10-24T02:56:59Z"/>
                <w:b/>
              </w:rPr>
            </w:pPr>
            <w:r>
              <w:t>Three.</w:t>
            </w:r>
          </w:p>
          <w:p>
            <w:pPr>
              <w:jc w:val="center"/>
              <w:rPr>
                <w:ins w:author="Jubarte" w:id="11" w:date="2026-10-24T02:56:59Z"/>
                <w:sz w:val="32"/>
              </w:rPr>
            </w:pPr>
            <w:ins w:author="Jubarte" w:id="12" w:date="2026-10-24T02:56:59Z">
              <w:r>
                <w:t>Alpha beta.</w:t>
              </w:r>
            </w:ins>
          </w:p>
          <w:p>
            <w:pPr>
              <w:jc w:val="left"/>
              <w:rPr>
                <w:b/>
                <w:rPrChange w:id="9" w:author="Jubarte" w:date="2026-10-24T02:56:59Z">
                  <w:rPr xmlns:w="http://schemas.openxmlformats.org/wordprocessingml/2006/main">
                    <w:i/>
                  </w:rPr>
                </w:rPrChange>
              </w:rPr>
              <w:pPrChange w:id="10" w:author="Jubarte" w:date="2026-10-24T02:56:59Z">
                <w:pPr xmlns:w="http://schemas.openxmlformats.org/wordprocessingml/2006/main">
                  <w:jc w:val="right"/>
                </w:pPr>
              </w:pPrChange>
            </w:pPr>
            <w:ins w:author="Jubarte" w:id="14" w:date="2026-10-24T02:56:59Z">
              <w:r>
                <w:t>Alpha 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