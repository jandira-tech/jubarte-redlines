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r="http://schemas.openxmlformats.org/officeDocument/2006/relationships" xmlns:v="urn:schemas-microsoft-com:vml" xmlns:w="http://schemas.openxmlformats.org/wordprocessingml/2006/main">
  <w:p>
    <w:pPr/>
    <w:r>
      <w:t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pPr/>
          <w:r>
            <w:t>Fixed.</w:t>
          </w:r>
        </w:p>
      </w:tc>
      <w:tc>
        <w:tcPr>
          <w:tcW w:w="2000" w:type="dxa"/>
        </w:tcPr>
        <w:p>
          <w:pPr>
            <w:rPr>
              <w:ins w:author="Jubarte" w:id="1" w:date="2026-10-24T02:55:49Z"/>
            </w:rPr>
          </w:pPr>
          <w:r>
            <w:t>Old.</w:t>
          </w:r>
        </w:p>
        <w:p>
          <w:pPr>
            <w:rPr/>
          </w:pPr>
          <w:ins w:author="Jubarte" w:id="2" w:date="2026-10-24T02:55:49Z">
            <w:r>
              <w:t>New.</w:t>
            </w:r>
          </w:ins>
        </w:p>
      </w:tc>
    </w:tr>
  </w:tbl>
  <w:p>
    <w:pPr/>
    <w:r>
      <w:t>After.</w:t>
    </w:r>
  </w:p>
</w:hdr>
</file>

<file path=word/_rels/document.xml.rels><?xml version="1.0" encoding="UTF-8" standalone="yes"?>
<Relationships xmlns="http://schemas.openxmlformats.org/package/2006/relationships">
  <Relationship Id="rIdH" Type="http://schemas.openxmlformats.org/officeDocument/2006/relationships/header" Target="head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