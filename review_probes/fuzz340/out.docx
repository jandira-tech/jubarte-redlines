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9:08Z"/>
                  </w:rPr>
                </w:pPr>
                <w:ins w:author="Jubarte" w:id="2" w:date="2026-10-24T02:59:08Z">
                  <w:r>
                    <w:t>Alpha gamma.</w:t>
                  </w:r>
                </w:ins>
              </w:p>
              <w:p>
                <w:pPr>
                  <w:jc w:val="center"/>
                  <w:rPr>
                    <w:b/>
                  </w:rPr>
                </w:pPr>
                <w:ins w:author="Jubarte" w:id="3" w:date="2026-10-24T02:59:08Z">
                  <w:r>
                    <w:t>Two</w:t>
                  </w:r>
                </w:ins>
                <w:del w:author="Jubarte" w:id="4" w:date="2026-10-24T02:59:08Z">
                  <w:r>
                    <w:delText>One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ins w:author="Jubarte" w:id="10" w:date="2026-10-24T02:59:08Z"/>
                    <w:sz w:val="32"/>
                  </w:rPr>
                </w:pPr>
                <w:r>
                  <w:t xml:space="preserve">Alpha </w:t>
                </w:r>
                <w:ins w:author="Jubarte" w:id="6" w:date="2026-10-24T02:59:08Z">
                  <w:r>
                    <w:t>gamma</w:t>
                  </w:r>
                </w:ins>
                <w:del w:author="Jubarte" w:id="7" w:date="2026-10-24T02:59:08Z">
                  <w:r>
                    <w:delText>beta</w:delText>
                  </w:r>
                </w:del>
                <w:r>
                  <w:t>.</w:t>
                </w:r>
              </w:p>
              <w:p>
                <w:pPr>
                  <w:jc w:val="right"/>
                  <w:rPr>
                    <w:ins w:author="Jubarte" w:id="8" w:date="2026-10-24T02:59:08Z"/>
                    <w:b/>
                  </w:rPr>
                </w:pPr>
                <w:ins w:author="Jubarte" w:id="9" w:date="2026-10-24T02:59:08Z">
                  <w:r>
                    <w:t>Three.</w:t>
                  </w:r>
                </w:ins>
              </w:p>
              <w:p>
                <w:pPr>
                  <w:jc w:val="center"/>
                  <w:rPr>
                    <w:b/>
                    <w:rPrChange w:id="12" w:author="Jubarte" w:date="2026-10-24T02:59:08Z">
                      <w:rPr>
                        <w:sz w:val="32"/>
                      </w:rPr>
                    </w:rPrChange>
                  </w:rPr>
                  <w:pPrChange w:id="5" w:author="Jubarte" w:date="2026-10-24T02:59:08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1" w:date="2026-10-24T02:59:08Z">
                  <w:r>
                    <w:t>Three.</w:t>
                  </w:r>
                </w:ins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