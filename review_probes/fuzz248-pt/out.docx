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del w:author="Jubarte" w:id="1" w:date="2026-10-24T02:57:57Z"/>
              </w:rPr>
            </w:pPr>
            <w:del w:author="Jubarte" w:id="2" w:date="2026-10-24T02:57:57Z">
              <w:r>
                <w:delText>Two.</w:delText>
              </w:r>
            </w:del>
          </w:p>
          <w:p>
            <w:pPr>
              <w:jc w:val="left"/>
              <w:rPr>
                <w:del w:author="Jubarte" w:id="3" w:date="2026-10-24T02:57:57Z"/>
                <w:i/>
              </w:rPr>
            </w:pPr>
            <w:del w:author="Jubarte" w:id="4" w:date="2026-10-24T02:57:57Z">
              <w:r>
                <w:delText>Two.</w:delText>
              </w:r>
            </w:del>
          </w:p>
          <w:p>
            <w:pPr>
              <w:jc w:val="center"/>
              <w:rPr>
                <w:i/>
              </w:rPr>
              <w:pPrChange w:id="5" w:author="Jubarte" w:date="2026-10-24T02:57:57Z">
                <w:pPr xmlns:w="http://schemas.openxmlformats.org/wordprocessingml/2006/main"/>
              </w:pPrChange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