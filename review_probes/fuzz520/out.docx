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21Z"/>
                <w:b/>
              </w:rPr>
            </w:pPr>
            <w:ins w:author="Jubarte" w:id="2" w:date="2026-10-24T03:01:21Z">
              <w:r>
                <w:t>Alpha beta gamma delta.</w:t>
              </w:r>
            </w:ins>
          </w:p>
          <w:p>
            <w:pPr>
              <w:jc w:val="both"/>
              <w:rPr>
                <w:ins w:author="Jubarte" w:id="3" w:date="2026-10-24T03:01:21Z"/>
                <w:i/>
              </w:rPr>
            </w:pPr>
            <w:ins w:author="Jubarte" w:id="4" w:date="2026-10-24T03:01:21Z">
              <w:r>
                <w:t>Alpha beta gamma delta.</w:t>
              </w:r>
            </w:ins>
          </w:p>
          <w:p>
            <w:pPr>
              <w:jc w:val="right"/>
              <w:rPr>
                <w:ins w:author="Jubarte" w:id="5" w:date="2026-10-24T03:01:21Z"/>
                <w:i/>
              </w:rPr>
            </w:pPr>
            <w:ins w:author="Jubarte" w:id="6" w:date="2026-10-24T03:01:21Z">
              <w:r>
                <w:t>Two.</w:t>
              </w:r>
            </w:ins>
          </w:p>
          <w:p>
            <w:pPr>
              <w:jc w:val="right"/>
            </w:pPr>
            <w:ins w:author="Jubarte" w:id="7" w:date="2026-10-24T03:01:21Z">
              <w:r>
                <w:t>Two</w:t>
              </w:r>
            </w:ins>
            <w:del w:author="Jubarte" w:id="8" w:date="2026-10-24T03:01:21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9" w:date="2026-10-24T03:01:2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21Z"/>
                    </w:rPr>
                  </w:pPr>
                  <w:del w:author="Jubarte" w:id="11" w:date="2026-10-24T03:01:2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3:01:21Z"/>
                    </w:rPr>
                  </w:pPr>
                  <w:del w:author="Jubarte" w:id="13" w:date="2026-10-24T03:01:21Z">
                    <w:r>
                      <w:delText>Inner.</w:delText>
                    </w:r>
                  </w:del>
                </w:p>
              </w:tc>
            </w:tr>
          </w:tbl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