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rPrChange w:id="1" w:author="Jubarte" w:date="2026-10-24T02:55:38Z">
                  <w:rPr xmlns:w="http://schemas.openxmlformats.org/wordprocessingml/2006/main">
                    <w:b/>
                  </w:rPr>
                </w:rPrChange>
              </w:rPr>
              <w:pPrChange w:id="2" w:author="Jubarte" w:date="2026-10-24T02:55:38Z">
                <w:pPr xmlns:w="http://schemas.openxmlformats.org/wordprocessingml/2006/main">
                  <w:jc w:val="center"/>
                </w:pPr>
              </w:pPrChange>
            </w:pPr>
            <w:r>
              <w:t>Four.</w:t>
            </w:r>
          </w:p>
          <w:p>
            <w:pPr>
              <w:jc w:val="both"/>
              <w:rPr>
                <w:ins w:author="Jubarte" w:id="9" w:date="2026-10-24T02:55:38Z"/>
                <w:b/>
              </w:rPr>
            </w:pPr>
            <w:ins w:author="Jubarte" w:id="5" w:date="2026-10-24T02:55:38Z">
              <w:r>
                <w:t>Two</w:t>
              </w:r>
            </w:ins>
            <w:del w:author="Jubarte" w:id="6" w:date="2026-10-24T02:55:38Z">
              <w:r>
                <w:delText>One</w:delText>
              </w:r>
            </w:del>
            <w:r>
              <w:t>.</w:t>
            </w:r>
          </w:p>
          <w:p>
            <w:pPr>
              <w:jc w:val="center"/>
              <w:rPr>
                <w:ins w:author="Jubarte" w:id="7" w:date="2026-10-24T02:55:38Z"/>
              </w:rPr>
            </w:pPr>
            <w:ins w:author="Jubarte" w:id="8" w:date="2026-10-24T02:55:38Z">
              <w:r>
                <w:t>Two.</w:t>
              </w:r>
            </w:ins>
          </w:p>
          <w:p>
            <w:pPr>
              <w:jc w:val="right"/>
              <w:rPr>
                <w:i/>
                <w:rPrChange w:id="3" w:author="Jubarte" w:date="2026-10-24T02:55:38Z">
                  <w:rPr xmlns:w="http://schemas.openxmlformats.org/wordprocessingml/2006/main">
                    <w:sz w:val="32"/>
                  </w:rPr>
                </w:rPrChange>
              </w:rPr>
              <w:pPrChange w:id="4" w:author="Jubarte" w:date="2026-10-24T02:55:38Z">
                <w:pPr xmlns:w="http://schemas.openxmlformats.org/wordprocessingml/2006/main"/>
              </w:pPrChange>
            </w:pPr>
            <w:ins w:author="Jubarte" w:id="10" w:date="2026-10-24T02:55:38Z">
              <w:r>
                <w:t>Four.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