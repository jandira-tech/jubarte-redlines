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commentRangeStart w:id="4294967294"/>
      <w:r>
        <w:t>Anchor.</w:t>
      </w:r>
      <w:commentRangeEnd w:id="4294967294"/>
      <w:r>
        <w:rPr>
          <w:rStyle w:val="CommentReference"/>
          <w:sz w:val="20"/>
          <w:szCs w:val="20"/>
        </w:rPr>
        <w:commentReference w:id="4294967294"/>
      </w:r>
    </w:p>
    <w:tbl>
      <w:tblPr>
        <w:tblW w:w="6000" w:type="dxa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6:57Z"/>
                <w:b/>
              </w:rPr>
            </w:pPr>
            <w:r>
              <w:t>Old0.</w:t>
            </w:r>
          </w:p>
          <w:p>
            <w:pPr>
              <w:jc w:val="right"/>
              <w:rPr>
                <w:rPrChange w:id="4294967295" w:author="Jubarte" w:date="2026-10-24T03:06:57Z">
                  <w:rPr>
                    <w:b/>
                  </w:rPr>
                </w:rPrChange>
              </w:rPr>
              <w:pPrChange w:id="4294967295" w:author="Jubarte" w:date="2026-10-24T03:06:57Z">
                <w:pPr>
                  <w:jc w:val="center"/>
                </w:pPr>
              </w:pPrChange>
            </w:pPr>
            <w:ins w:author="Jubarte" w:id="2" w:date="2026-10-24T03:06:57Z">
              <w:r>
                <w:t>New0.</w:t>
              </w:r>
            </w:ins>
          </w:p>
        </w:tc>
        <w:tc>
          <w:tcPr>
            <w:tcW w:w="2000" w:type="dxa"/>
          </w:tcPr>
          <w:p>
            <w:pPr>
              <w:jc w:val="center"/>
              <w:rPr>
                <w:ins w:author="Jubarte" w:id="3" w:date="2026-10-24T03:06:57Z"/>
                <w:b/>
              </w:rPr>
            </w:pPr>
            <w:r>
              <w:t>Old1.</w:t>
            </w:r>
          </w:p>
          <w:p>
            <w:pPr>
              <w:jc w:val="right"/>
              <w:rPr>
                <w:rPrChange w:id="4294967295" w:author="Jubarte" w:date="2026-10-24T03:06:57Z">
                  <w:rPr>
                    <w:b/>
                  </w:rPr>
                </w:rPrChange>
              </w:rPr>
              <w:pPrChange w:id="4294967295" w:author="Jubarte" w:date="2026-10-24T03:06:57Z">
                <w:pPr>
                  <w:jc w:val="center"/>
                </w:pPr>
              </w:pPrChange>
            </w:pPr>
            <w:ins w:author="Jubarte" w:id="4" w:date="2026-10-24T03:06:57Z">
              <w:r>
                <w:t>New1.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4294967294" w:author="Ann" w:date="2026-10-23T00:00:00Z">
    <w:p>
      <w:r>
        <w:t xml:space="preserve">Comment.</w:t>
      </w:r>
    </w:p>
  </w:comment>
</w:comment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C" Type="http://schemas.openxmlformats.org/officeDocument/2006/relationships/comments" Target="comments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