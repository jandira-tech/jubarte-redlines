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del w:author="Jubarte" w:id="1" w:date="2026-10-24T02:54:48Z"/>
                <w:i/>
              </w:rPr>
            </w:pPr>
            <w:del w:author="Jubarte" w:id="2" w:date="2026-10-24T02:54:48Z">
              <w:r>
                <w:delText>Three.</w:delText>
              </w:r>
            </w:del>
          </w:p>
          <w:p>
            <w:pPr>
              <w:jc w:val="right"/>
              <w:rPr>
                <w:b/>
                <w:rPrChange w:id="3" w:author="Jubarte" w:date="2026-10-24T02:54:48Z">
                  <w:rPr xmlns:w="http://schemas.openxmlformats.org/wordprocessingml/2006/main">
                    <w:sz w:val="32"/>
                  </w:rPr>
                </w:rPrChange>
              </w:rPr>
              <w:pPrChange w:id="4" w:author="Jubarte" w:date="2026-10-24T02:54:48Z">
                <w:pPr xmlns:w="http://schemas.openxmlformats.org/wordprocessingml/2006/main">
                  <w:jc w:val="center"/>
                </w:pPr>
              </w:pPrChange>
            </w:pPr>
            <w:r>
              <w:t>Four.</w:t>
            </w:r>
          </w:p>
          <w:p>
            <w:pPr>
              <w:jc w:val="right"/>
              <w:rPr>
                <w:del w:author="Jubarte" w:id="5" w:date="2026-10-24T02:54:48Z"/>
                <w:i/>
              </w:rPr>
            </w:pPr>
            <w:del w:author="Jubarte" w:id="6" w:date="2026-10-24T02:54:48Z">
              <w:r>
                <w:delText>Alpha beta.</w:delText>
              </w:r>
            </w:del>
          </w:p>
          <w:p>
            <w:pPr>
              <w:jc w:val="both"/>
              <w:rPr>
                <w:ins w:author="Jubarte" w:id="7" w:date="2026-10-24T02:54:48Z"/>
              </w:rPr>
            </w:pPr>
            <w:r>
              <w:t>One.</w:t>
            </w:r>
          </w:p>
          <w:p>
            <w:pPr>
              <w:jc w:val="center"/>
              <w:rPr/>
              <w:pPrChange w:id="9" w:author="Jubarte" w:date="2026-10-24T02:54:48Z">
                <w:pPr>
                  <w:jc w:val="both"/>
                </w:pPr>
              </w:pPrChange>
            </w:pPr>
            <w:ins w:author="Jubarte" w:id="8" w:date="2026-10-24T02:54:48Z">
              <w:r>
                <w:t>Alpha gamma.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