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ins w:author="Jubarte" w:id="1" w:date="2026-10-24T02:53:30Z">
              <w:r>
                <w:t>Gamma.</w:t>
              </w:r>
            </w:ins>
            <w:del w:author="Jubarte" w:id="2" w:date="2026-10-24T02:53:30Z">
              <w:r>
                <w:delText>Alpha.</w:delText>
              </w:r>
            </w:del>
          </w:p>
          <w:p>
            <w:pPr>
              <w:jc w:val="right"/>
              <w:rPr>
                <w:del w:author="Jubarte" w:id="3" w:date="2026-10-24T02:53:30Z"/>
              </w:rPr>
            </w:pPr>
            <w:del w:author="Jubarte" w:id="4" w:date="2026-10-24T02:53:30Z">
              <w:r>
                <w:delText>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