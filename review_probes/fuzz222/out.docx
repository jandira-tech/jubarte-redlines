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 xml:space="preserve">Alpha </w:t>
            </w:r>
            <w:ins w:author="Jubarte" w:id="1" w:date="2026-10-24T02:57:26Z">
              <w:r>
                <w:t>beta</w:t>
              </w:r>
            </w:ins>
            <w:del w:author="Jubarte" w:id="2" w:date="2026-10-24T02:57:26Z">
              <w:r>
                <w:delText>gamma</w:delText>
              </w:r>
            </w:del>
            <w:r>
              <w:t>.</w:t>
            </w:r>
          </w:p>
          <w:p>
            <w:pPr>
              <w:jc w:val="center"/>
              <w:rPr>
                <w:i/>
              </w:rPr>
              <w:pPrChange w:id="3" w:author="Jubarte" w:date="2026-10-24T02:57:26Z">
                <w:pPr xmlns:w="http://schemas.openxmlformats.org/wordprocessingml/2006/main"/>
              </w:pPrChange>
            </w:pPr>
            <w:ins w:author="Jubarte" w:id="4" w:date="2026-10-24T02:57:26Z">
              <w:r>
                <w:t>One</w:t>
              </w:r>
            </w:ins>
            <w:del w:author="Jubarte" w:id="5" w:date="2026-10-24T02:57:26Z">
              <w:r>
                <w:delText>Alpha gamma</w:delText>
              </w:r>
            </w:del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b/>
              </w:rPr>
              <w:pPrChange w:id="6" w:author="Jubarte" w:date="2026-10-24T02:57:26Z">
                <w:pPr xmlns:w="http://schemas.openxmlformats.org/wordprocessingml/2006/main"/>
              </w:pPrChange>
            </w:pPr>
            <w:ins w:author="Jubarte" w:id="7" w:date="2026-10-24T02:57:26Z">
              <w:r>
                <w:t>Three</w:t>
              </w:r>
            </w:ins>
            <w:del w:author="Jubarte" w:id="8" w:date="2026-10-24T02:57:26Z">
              <w:r>
                <w:delText>Alpha gamma</w:delText>
              </w:r>
            </w:del>
            <w:r>
              <w:t>.</w:t>
            </w:r>
          </w:p>
          <w:p>
            <w:pPr>
              <w:jc w:val="both"/>
              <w:rPr>
                <w:b/>
                <w:rPrChange w:id="9" w:author="Jubarte" w:date="2026-10-24T02:57:26Z">
                  <w:rPr xmlns:w="http://schemas.openxmlformats.org/wordprocessingml/2006/main">
                    <w:i/>
                  </w:rPr>
                </w:rPrChange>
              </w:rPr>
              <w:pPrChange w:id="10" w:author="Jubarte" w:date="2026-10-24T02:57:26Z">
                <w:pPr xmlns:w="http://schemas.openxmlformats.org/wordprocessingml/2006/main">
                  <w:jc w:val="right"/>
                </w:pPr>
              </w:pPrChange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