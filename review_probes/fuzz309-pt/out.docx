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  <w:rPrChange w:id="1" w:author="Jubarte" w:date="2026-10-24T02:58:24Z">
                      <w:rPr xmlns:w="http://schemas.openxmlformats.org/wordprocessingml/2006/main">
                        <w:sz w:val="32"/>
                      </w:rPr>
                    </w:rPrChange>
                  </w:rPr>
                  <w:pPrChange w:id="2" w:author="Jubarte" w:date="2026-10-24T02:58:24Z">
                    <w:pPr xmlns:w="http://schemas.openxmlformats.org/wordprocessingml/2006/main"/>
                  </w:pPrChange>
                </w:pPr>
                <w:ins w:author="Jubarte" w:id="3" w:date="2026-10-24T02:58:24Z">
                  <w:r>
                    <w:t>Alpha beta</w:t>
                  </w:r>
                </w:ins>
                <w:del w:author="Jubarte" w:id="4" w:date="2026-10-24T02:58:24Z">
                  <w:r>
                    <w:delText>Three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both"/>
                </w:pPr>
                <w:ins w:author="Jubarte" w:id="5" w:date="2026-10-24T02:58:24Z">
                  <w:r>
                    <w:t>Alpha beta</w:t>
                  </w:r>
                </w:ins>
                <w:del w:author="Jubarte" w:id="6" w:date="2026-10-24T02:58:24Z">
                  <w:r>
                    <w:delText>Three</w:delText>
                  </w:r>
                </w:del>
                <w:r>
                  <w:t>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>One.</w:t>
                </w:r>
              </w:p>
              <w:p>
                <w:pPr>
                  <w:jc w:val="both"/>
                  <w:rPr>
                    <w:del w:author="Jubarte" w:id="10" w:date="2026-10-24T02:58:24Z"/>
                    <w:b/>
                  </w:rPr>
                  <w:pPrChange w:id="7" w:author="Jubarte" w:date="2026-10-24T02:58:24Z">
                    <w:pPr xmlns:w="http://schemas.openxmlformats.org/wordprocessingml/2006/main"/>
                  </w:pPrChange>
                </w:pPr>
                <w:ins w:author="Jubarte" w:id="8" w:date="2026-10-24T02:58:24Z">
                  <w:r>
                    <w:t>Alpha beta</w:t>
                  </w:r>
                </w:ins>
                <w:del w:author="Jubarte" w:id="9" w:date="2026-10-24T02:58:24Z">
                  <w:r>
                    <w:delText>One</w:delText>
                  </w:r>
                </w:del>
                <w:r>
                  <w:t>.</w:t>
                </w:r>
              </w:p>
              <w:p>
                <w:pPr>
                  <w:jc w:val="both"/>
                  <w:rPr>
                    <w:b/>
                    <w:rPrChange w:id="13" w:author="Jubarte" w:date="2026-10-24T02:58:24Z">
                      <w:rPr>
                        <w:sz w:val="32"/>
                      </w:rPr>
                    </w:rPrChange>
                  </w:rPr>
                  <w:pPrChange w:id="12" w:author="Jubarte" w:date="2026-10-24T02:58:24Z">
                    <w:pPr>
                      <w:jc w:val="left"/>
                    </w:pPr>
                  </w:pPrChange>
                </w:pPr>
                <w:del w:author="Jubarte" w:id="11" w:date="2026-10-24T02:58:24Z">
                  <w:r>
                    <w:delText>One.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