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  <w:tblLook w:val="04A0" w:firstRow="1" w:lastRow="0" w:firstColumn="1" w:lastColumn="0" w:noHBand="0" w:noVBand="1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p>
            <w:pPr>
              <w:jc w:val="right"/>
              <w:rPr>
                <w:i/>
              </w:rPr>
              <w:pPrChange w:id="1" w:author="Jubarte" w:date="2026-10-24T02:55:55Z">
                <w:pPr xmlns:w="http://schemas.openxmlformats.org/wordprocessingml/2006/main">
                  <w:jc w:val="center"/>
                </w:pPr>
              </w:pPrChange>
            </w:pPr>
            <w:r>
              <w:t>Alpha beta.</w:t>
            </w:r>
          </w:p>
          <w:p>
            <w:pPr>
              <w:jc w:val="center"/>
              <w:rPr>
                <w:del w:author="Jubarte" w:id="2" w:date="2026-10-24T02:55:55Z"/>
                <w:sz w:val="32"/>
              </w:rPr>
            </w:pPr>
            <w:del w:author="Jubarte" w:id="3" w:date="2026-10-24T02:55:55Z">
              <w:r>
                <w:delText>Alpha beta.</w:delText>
              </w:r>
            </w:del>
          </w:p>
          <w:p>
            <w:pPr>
              <w:jc w:val="left"/>
              <w:rPr>
                <w:b/>
              </w:rPr>
              <w:pPrChange w:id="4" w:author="Jubarte" w:date="2026-10-24T02:55:55Z">
                <w:pPr xmlns:w="http://schemas.openxmlformats.org/wordprocessingml/2006/main">
                  <w:jc w:val="center"/>
                </w:pPr>
              </w:pPrChange>
            </w:pPr>
            <w:r>
              <w:t>Alpha gamma.</w:t>
            </w:r>
          </w:p>
          <w:p>
            <w:pPr>
              <w:jc w:val="center"/>
              <w:rPr>
                <w:ins w:author="Jubarte" w:id="7" w:date="2026-10-24T02:55:55Z"/>
                <w:i/>
              </w:rPr>
            </w:pPr>
            <w:ins w:author="Jubarte" w:id="5" w:date="2026-10-24T02:55:55Z">
              <w:r>
                <w:t>Four</w:t>
              </w:r>
            </w:ins>
            <w:del w:author="Jubarte" w:id="6" w:date="2026-10-24T02:55:55Z">
              <w:r>
                <w:delText>One</w:delText>
              </w:r>
            </w:del>
            <w:r>
              <w:t>.</w:t>
            </w:r>
          </w:p>
          <w:p>
            <w:pPr>
              <w:jc w:val="both"/>
              <w:rPr>
                <w:b/>
                <w:rPrChange w:id="10" w:author="Jubarte" w:date="2026-10-24T02:55:55Z">
                  <w:rPr>
                    <w:i/>
                  </w:rPr>
                </w:rPrChange>
              </w:rPr>
              <w:pPrChange w:id="9" w:author="Jubarte" w:date="2026-10-24T02:55:55Z">
                <w:pPr>
                  <w:jc w:val="center"/>
                </w:pPr>
              </w:pPrChange>
            </w:pPr>
            <w:ins w:author="Jubarte" w:id="8" w:date="2026-10-24T02:55:55Z">
              <w:r>
                <w:t>Alpha beta.</w:t>
              </w:r>
            </w:ins>
          </w:p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ntTable.xml><?xml version="1.0" encoding="utf-8"?>
<w:fonts xmlns:w="http://schemas.openxmlformats.org/wordprocessingml/2006/main">
  <w:font w:name="Calibri">
    <w:panose1 w:val="020F0502020204030204"/>
    <w:charset w:val="00"/>
    <w:family w:val="swiss"/>
    <w:pitch w:val="variable"/>
  </w:font>
  <w:font w:name="Times New Roman">
    <w:panose1 w:val="02020603050405020304"/>
    <w:charset w:val="00"/>
    <w:family w:val="roman"/>
    <w:pitch w:val="variable"/>
  </w:font>
  <w:font w:name="Arial">
    <w:panose1 w:val="020B0604020202020204"/>
    <w:charset w:val="00"/>
    <w:family w:val="swiss"/>
    <w:pitch w:val="variable"/>
  </w:font>
</w:fonts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settings.xml><?xml version="1.0" encoding="utf-8"?>
<w:settings xmlns:w="http://schemas.openxmlformats.org/wordprocessingml/2006/main">
  <w:zoom w:percent="100"/>
  <w:defaultTabStop w:val="720"/>
  <w:characterSpacingControl w:val="doNotCompress"/>
  <w:compat/>
</w:settings>
</file>

<file path=word/webSettings.xml><?xml version="1.0" encoding="utf-8"?>
<w:webSettings xmlns:w="http://schemas.openxmlformats.org/wordprocessingml/2006/main">
  <w:optimizeForBrowser/>
  <w:allowPNG/>
</w:webSetting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fontTable" Target="fontTable.xml"/>
  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