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del w:author="Jubarte" w:id="1" w:date="2026-10-24T02:57:37Z"/>
                <w:sz w:val="32"/>
              </w:rPr>
            </w:pPr>
            <w:del w:author="Jubarte" w:id="2" w:date="2026-10-24T02:57:37Z">
              <w:r>
                <w:delText>Three.</w:delText>
              </w:r>
            </w:del>
          </w:p>
          <w:p>
            <w:pPr>
              <w:jc w:val="center"/>
              <w:rPr>
                <w:b/>
              </w:rPr>
              <w:pPrChange w:id="3" w:author="Jubarte" w:date="2026-10-24T02:57:37Z">
                <w:pPr xmlns:w="http://schemas.openxmlformats.org/wordprocessingml/2006/main"/>
              </w:pPrChange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