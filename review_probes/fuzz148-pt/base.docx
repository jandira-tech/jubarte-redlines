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7:55Z">
                <w:pPr xmlns:w="http://schemas.openxmlformats.org/wordprocessingml/2006/main">
                  <w:jc w:val="both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i/>
              </w:rPr>
              <w:pPrChange w:id="2" w:author="Jubarte" w:date="2026-10-24T02:57:55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55Z">
              <w:r>
                <w:t>Four</w:t>
              </w:r>
            </w:ins>
            <w:del w:author="Jubarte" w:id="4" w:date="2026-10-24T02:57:55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ins w:author="Jubarte" w:id="5" w:date="2026-10-24T02:57:55Z"/>
                <w:b/>
              </w:rPr>
            </w:pPr>
            <w:ins w:author="Jubarte" w:id="6" w:date="2026-10-24T02:57:55Z">
              <w:r>
                <w:t>Four.</w:t>
              </w:r>
            </w:ins>
          </w:p>
          <w:p>
            <w:pPr>
              <w:jc w:val="left"/>
              <w:rPr>
                <w:sz w:val="32"/>
              </w:rPr>
              <w:pPrChange w:id="7" w:author="Jubarte" w:date="2026-10-24T02:57:55Z">
                <w:pPr xmlns:w="http://schemas.openxmlformats.org/wordprocessingml/2006/main">
                  <w:jc w:val="both"/>
                </w:pPr>
              </w:pPrChange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