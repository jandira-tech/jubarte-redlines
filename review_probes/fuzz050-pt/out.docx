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1" w:date="2026-10-24T02:55:50Z"/>
              </w:rPr>
            </w:pPr>
            <w:del w:author="Jubarte" w:id="2" w:date="2026-10-24T02:55:50Z">
              <w:r>
                <w:delText>One.</w:delText>
              </w:r>
            </w:del>
          </w:p>
          <w:p>
            <w:pPr>
              <w:jc w:val="both"/>
              <w:rPr>
                <w:del w:author="Jubarte" w:id="3" w:date="2026-10-24T02:55:50Z"/>
                <w:i/>
              </w:rPr>
            </w:pPr>
            <w:del w:author="Jubarte" w:id="4" w:date="2026-10-24T02:55:50Z">
              <w:r>
                <w:delText>Alpha gamma.</w:delText>
              </w:r>
            </w:del>
          </w:p>
          <w:p>
            <w:pPr>
              <w:jc w:val="right"/>
              <w:rPr>
                <w:del w:author="Jubarte" w:id="7" w:date="2026-10-24T02:55:50Z"/>
                <w:b/>
                <w:rPrChange w:id="5" w:author="Jubarte" w:date="2026-10-24T02:55:50Z">
                  <w:rPr xmlns:w="http://schemas.openxmlformats.org/wordprocessingml/2006/main">
                    <w:i/>
                  </w:rPr>
                </w:rPrChange>
              </w:rPr>
              <w:pPrChange w:id="6" w:author="Jubarte" w:date="2026-10-24T02:55:50Z">
                <w:pPr xmlns:w="http://schemas.openxmlformats.org/wordprocessingml/2006/main"/>
              </w:pPrChange>
            </w:pPr>
            <w:r>
              <w:t>Four.</w:t>
            </w:r>
          </w:p>
          <w:p>
            <w:pPr>
              <w:jc w:val="right"/>
              <w:rPr>
                <w:b/>
                <w:rPrChange w:id="10" w:author="Jubarte" w:date="2026-10-24T02:55:50Z">
                  <w:rPr>
                    <w:i/>
                  </w:rPr>
                </w:rPrChange>
              </w:rPr>
              <w:pPrChange w:id="9" w:author="Jubarte" w:date="2026-10-24T02:55:50Z">
                <w:pPr>
                  <w:jc w:val="both"/>
                </w:pPr>
              </w:pPrChange>
            </w:pPr>
            <w:del w:author="Jubarte" w:id="8" w:date="2026-10-24T02:55:50Z">
              <w:r>
                <w:delText>Alpha gamma.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