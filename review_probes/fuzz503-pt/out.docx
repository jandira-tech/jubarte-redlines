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1" w:date="2026-10-24T03:01:03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03Z"/>
                    </w:rPr>
                  </w:pPr>
                  <w:ins w:author="Jubarte" w:id="3" w:date="2026-10-24T03:01:03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03Z"/>
                    </w:rPr>
                  </w:pPr>
                  <w:ins w:author="Jubarte" w:id="5" w:date="2026-10-24T03:01:03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  <w:rPr>
                <w:ins w:author="Jubarte" w:id="6" w:date="2026-10-24T03:01:03Z"/>
              </w:rPr>
            </w:pPr>
            <w:ins w:author="Jubarte" w:id="7" w:date="2026-10-24T03:01:03Z">
              <w:r>
                <w:t>Alpha beta gamma delta.</w:t>
              </w:r>
            </w:ins>
          </w:p>
          <w:p>
            <w:pPr>
              <w:jc w:val="both"/>
              <w:rPr>
                <w:ins w:author="Jubarte" w:id="8" w:date="2026-10-24T03:01:03Z"/>
                <w:b/>
              </w:rPr>
            </w:pPr>
            <w:ins w:author="Jubarte" w:id="9" w:date="2026-10-24T03:01:03Z">
              <w:r>
                <w:t>Three.</w:t>
              </w:r>
            </w:ins>
          </w:p>
          <w:p>
            <w:pPr>
              <w:jc w:val="left"/>
              <w:rPr>
                <w:ins w:author="Jubarte" w:id="10" w:date="2026-10-24T03:01:03Z"/>
              </w:rPr>
            </w:pPr>
            <w:ins w:author="Jubarte" w:id="11" w:date="2026-10-24T03:01:03Z">
              <w:r>
                <w:t>Alpha beta gamma delta.</w:t>
              </w:r>
            </w:ins>
          </w:p>
          <w:p>
            <w:pPr>
              <w:jc w:val="center"/>
              <w:rPr>
                <w:b/>
                <w:rPrChange w:id="12" w:author="Jubarte" w:date="2026-10-24T03:01:03Z">
                  <w:rPr xmlns:w="http://schemas.openxmlformats.org/wordprocessingml/2006/main">
                    <w:sz w:val="32"/>
                  </w:rPr>
                </w:rPrChange>
              </w:rPr>
              <w:pPrChange w:id="13" w:author="Jubarte" w:date="2026-10-24T03:01:03Z">
                <w:pPr xmlns:w="http://schemas.openxmlformats.org/wordprocessingml/2006/main">
                  <w:jc w:val="both"/>
                </w:pPr>
              </w:pPrChange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