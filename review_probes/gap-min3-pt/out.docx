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r>
              <w:t>Epsilon zeta eta theta.</w:t>
            </w:r>
          </w:p>
          <w:p>
            <w:ins w:author="Jubarte" w:id="1" w:date="2026-10-24T03:02:03Z">
              <w:r>
                <w:t>New</w:t>
              </w:r>
            </w:ins>
            <w:del w:author="Jubarte" w:id="2" w:date="2026-10-24T03:02:03Z">
              <w:r>
                <w:delText>Alpha beta gamma delta</w:delText>
              </w:r>
            </w:del>
            <w:r>
              <w:t>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3" w:date="2026-10-24T03:02:03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4" w:date="2026-10-24T03:02:03Z"/>
                    </w:rPr>
                  </w:pPr>
                  <w:del w:author="Jubarte" w:id="5" w:date="2026-10-24T03:02:03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6" w:date="2026-10-24T03:02:03Z"/>
                    </w:rPr>
                  </w:pPr>
                  <w:del w:author="Jubarte" w:id="7" w:date="2026-10-24T03:02:03Z">
                    <w:r>
                      <w:delText>Inner.</w:delText>
                    </w:r>
                  </w:del>
                </w:p>
              </w:tc>
            </w:tr>
          </w:tbl>
          <w:p>
            <w:ins w:author="Jubarte" w:id="8" w:date="2026-10-24T03:02:03Z">
              <w:r>
                <w:t>One</w:t>
              </w:r>
            </w:ins>
            <w:del w:author="Jubarte" w:id="9" w:date="2026-10-24T03:02:03Z">
              <w:r>
                <w:delText>Two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