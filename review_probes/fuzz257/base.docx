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8:07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8:07Z"/>
                    </w:rPr>
                  </w:pPr>
                  <w:ins w:author="Jubarte" w:id="3" w:date="2026-10-24T02:58:07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8:07Z"/>
                    </w:rPr>
                  </w:pPr>
                  <w:ins w:author="Jubarte" w:id="5" w:date="2026-10-24T02:58:07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del w:author="Jubarte" w:id="6" w:date="2026-10-24T02:58:07Z"/>
                <w:sz w:val="32"/>
              </w:rPr>
            </w:pPr>
            <w:del w:author="Jubarte" w:id="7" w:date="2026-10-24T02:58:07Z">
              <w:r>
                <w:delText>Two.</w:delText>
              </w:r>
            </w:del>
          </w:p>
          <w:p>
            <w:pPr>
              <w:jc w:val="right"/>
              <w:rPr>
                <w:del w:author="Jubarte" w:id="8" w:date="2026-10-24T02:58:07Z"/>
                <w:i/>
              </w:rPr>
            </w:pPr>
            <w:del w:author="Jubarte" w:id="9" w:date="2026-10-24T02:58:07Z">
              <w:r>
                <w:delText>Alpha gamma.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0" w:date="2026-10-24T02:58:07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1" w:date="2026-10-24T02:58:07Z"/>
                    </w:rPr>
                  </w:pPr>
                  <w:del w:author="Jubarte" w:id="12" w:date="2026-10-24T02:58:07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3" w:date="2026-10-24T02:58:07Z"/>
                    </w:rPr>
                  </w:pPr>
                  <w:del w:author="Jubarte" w:id="14" w:date="2026-10-24T02:58:07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sz w:val="32"/>
              </w:rPr>
              <w:pPrChange w:id="15" w:author="Jubarte" w:date="2026-10-24T02:58:07Z">
                <w:pPr xmlns:w="http://schemas.openxmlformats.org/wordprocessingml/2006/main">
                  <w:jc w:val="both"/>
                </w:pPr>
              </w:pPrChange>
            </w:pPr>
            <w:ins w:author="Jubarte" w:id="16" w:date="2026-10-24T02:58:07Z">
              <w:r>
                <w:t>One</w:t>
              </w:r>
            </w:ins>
            <w:del w:author="Jubarte" w:id="17" w:date="2026-10-24T02:58:07Z">
              <w:r>
                <w:delText>Alpha 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