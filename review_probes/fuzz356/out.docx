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9:30Z"/>
                    <w:b/>
                  </w:rPr>
                </w:pPr>
                <w:del w:author="Jubarte" w:id="2" w:date="2026-10-24T02:59:30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3" w:date="2026-10-24T02:59:30Z"/>
                    <w:sz w:val="32"/>
                  </w:rPr>
                </w:pPr>
                <w:del w:author="Jubarte" w:id="4" w:date="2026-10-24T02:59:30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ins w:author="Jubarte" w:id="5" w:date="2026-10-24T02:59:30Z"/>
                    <w:b/>
                  </w:rPr>
                </w:pPr>
                <w:ins w:author="Jubarte" w:id="6" w:date="2026-10-24T02:59:30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14" w:date="2026-10-24T02:59:30Z"/>
                  </w:rPr>
                </w:pPr>
                <w:r>
                  <w:t xml:space="preserve">Alpha </w:t>
                </w:r>
                <w:ins w:author="Jubarte" w:id="8" w:date="2026-10-24T02:59:30Z">
                  <w:r>
                    <w:t>gamma</w:t>
                  </w:r>
                </w:ins>
                <w:del w:author="Jubarte" w:id="9" w:date="2026-10-24T02:59:30Z">
                  <w:r>
                    <w:delText>beta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10" w:date="2026-10-24T02:59:30Z"/>
                  </w:rPr>
                </w:pPr>
                <w:ins w:author="Jubarte" w:id="11" w:date="2026-10-24T02:59:30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12" w:date="2026-10-24T02:59:30Z"/>
                    <w:i/>
                  </w:rPr>
                </w:pPr>
                <w:ins w:author="Jubarte" w:id="13" w:date="2026-10-24T02:59:30Z">
                  <w:r>
                    <w:t>Three.</w:t>
                  </w:r>
                </w:ins>
              </w:p>
              <w:p>
                <w:pPr>
                  <w:jc w:val="both"/>
                  <w:rPr>
                    <w:sz w:val="32"/>
                    <w:rPrChange w:id="16" w:author="Jubarte" w:date="2026-10-24T02:59:30Z">
                      <w:rPr/>
                    </w:rPrChange>
                  </w:rPr>
                  <w:pPrChange w:id="7" w:author="Jubarte" w:date="2026-10-24T02:59:30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15" w:date="2026-10-24T02:59:30Z">
                  <w:r>
                    <w:t>Two.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