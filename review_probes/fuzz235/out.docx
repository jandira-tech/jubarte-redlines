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  <w:tblLook w:val="04A0" w:firstRow="1" w:lastRow="0" w:firstColumn="1" w:lastColumn="0" w:noHBand="0" w:noVBand="1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both"/>
              <w:rPr>
                <w:ins w:author="Jubarte" w:id="1" w:date="2026-10-24T02:57:43Z"/>
              </w:rPr>
            </w:pPr>
            <w:ins w:author="Jubarte" w:id="2" w:date="2026-10-24T02:57:43Z">
              <w:r>
                <w:t>Three.</w:t>
              </w:r>
            </w:ins>
          </w:p>
          <w:p>
            <w:pPr>
              <w:jc w:val="center"/>
              <w:rPr>
                <w:ins w:author="Jubarte" w:id="3" w:date="2026-10-24T02:57:43Z"/>
              </w:rPr>
            </w:pPr>
            <w:ins w:author="Jubarte" w:id="4" w:date="2026-10-24T02:57:43Z">
              <w:r>
                <w:t>Alpha gamma.</w:t>
              </w:r>
            </w:ins>
          </w:p>
          <w:p>
            <w:pPr>
              <w:jc w:val="left"/>
              <w:rPr>
                <w:ins w:author="Jubarte" w:id="5" w:date="2026-10-24T02:57:43Z"/>
              </w:rPr>
            </w:pPr>
            <w:ins w:author="Jubarte" w:id="6" w:date="2026-10-24T02:57:43Z">
              <w:r>
                <w:t>Three.</w:t>
              </w:r>
            </w:ins>
          </w:p>
          <w:tbl>
            <w:tblPr>
              <w:tblW w:w="4000" w:type="dxa"/>
              <w:tblLook w:val="04A0" w:firstRow="1" w:lastRow="0" w:firstColumn="1" w:lastColumn="0" w:noHBand="0" w:noVBand="1"/>
            </w:tblPr>
            <w:tblGrid>
              <w:gridCol w:w="2000"/>
              <w:gridCol w:w="2000"/>
            </w:tblGrid>
            <w:tr>
              <w:tc>
                <w:tcPr>
                  <w:tcW w:w="2000" w:type="dxa"/>
                </w:tcPr>
                <w:p>
                  <w:r>
                    <w:t>Inner fixed.</w:t>
                  </w:r>
                </w:p>
              </w:tc>
              <w:tc>
                <w:tcPr>
                  <w:tcW w:w="2000" w:type="dxa"/>
                </w:tcPr>
                <w:p>
                  <w:r>
                    <w:t>Inner.</w:t>
                  </w:r>
                </w:p>
              </w:tc>
            </w:tr>
          </w:tbl>
          <w:p>
            <w:pPr>
              <w:jc w:val="right"/>
              <w:rPr>
                <w:del w:author="Jubarte" w:id="7" w:date="2026-10-24T02:57:43Z"/>
                <w:b/>
              </w:rPr>
            </w:pPr>
            <w:del w:author="Jubarte" w:id="8" w:date="2026-10-24T02:57:43Z">
              <w:r>
                <w:delText>One.</w:delText>
              </w:r>
            </w:del>
          </w:p>
          <w:p>
            <w:pPr>
              <w:jc w:val="right"/>
              <w:rPr>
                <w:rPrChange w:id="9" w:author="Jubarte" w:date="2026-10-24T02:57:43Z">
                  <w:rPr xmlns:w="http://schemas.openxmlformats.org/wordprocessingml/2006/main">
                    <w:i/>
                  </w:rPr>
                </w:rPrChange>
              </w:rPr>
              <w:pPrChange w:id="10" w:author="Jubarte" w:date="2026-10-24T02:57:43Z">
                <w:pPr xmlns:w="http://schemas.openxmlformats.org/wordprocessingml/2006/main">
                  <w:jc w:val="both"/>
                </w:pPr>
              </w:pPrChange>
            </w:pPr>
            <w:r>
              <w:t>One.</w:t>
            </w:r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ntTable.xml><?xml version="1.0" encoding="utf-8"?>
<w:fonts xmlns:w="http://schemas.openxmlformats.org/wordprocessingml/2006/main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Arial">
    <w:panose1 w:val="020B0604020202020204"/>
    <w:charset w:val="00"/>
    <w:family w:val="swiss"/>
    <w:pitch w:val="variable"/>
  </w:font>
</w:fonts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settings.xml><?xml version="1.0" encoding="utf-8"?>
<w:settings xmlns:w="http://schemas.openxmlformats.org/wordprocessingml/2006/main">
  <w:zoom w:percent="100"/>
  <w:defaultTabStop w:val="720"/>
  <w:characterSpacingControl w:val="doNotCompress"/>
  <w:compat/>
</w:settings>
</file>

<file path=word/webSettings.xml><?xml version="1.0" encoding="utf-8"?>
<w:webSettings xmlns:w="http://schemas.openxmlformats.org/wordprocessingml/2006/main">
  <w:optimizeForBrowser/>
  <w:allowPNG/>
</w:webSetting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  <Relationship Id="rId3" Type="http://schemas.openxmlformats.org/officeDocument/2006/relationships/settings" Target="settings.xml"/>
  <Relationship Id="rId4" Type="http://schemas.openxmlformats.org/officeDocument/2006/relationships/webSettings" Target="webSettings.xml"/>
  <Relationship Id="rId5" Type="http://schemas.openxmlformats.org/officeDocument/2006/relationships/fontTable" Target="fontTable.xml"/>
  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