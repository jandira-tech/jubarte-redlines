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  <w:pPrChange w:id="1" w:author="Jubarte" w:date="2026-10-24T02:58:27Z">
                <w:pPr xmlns:w="http://schemas.openxmlformats.org/wordprocessingml/2006/main">
                  <w:jc w:val="center"/>
                </w:pPr>
              </w:pPrChange>
            </w:pPr>
            <w:ins w:author="Jubarte" w:id="2" w:date="2026-10-24T02:58:27Z">
              <w:r>
                <w:t>Two</w:t>
              </w:r>
            </w:ins>
            <w:del w:author="Jubarte" w:id="3" w:date="2026-10-24T02:58:27Z">
              <w:r>
                <w:delText>Three</w:delText>
              </w:r>
            </w:del>
            <w:r>
              <w:t>.</w:t>
            </w:r>
          </w:p>
          <w:p>
            <w:pPr>
              <w:jc w:val="center"/>
              <w:rPr>
                <w:ins w:author="Jubarte" w:id="4" w:date="2026-10-24T02:58:27Z"/>
                <w:i/>
              </w:rPr>
            </w:pPr>
            <w:ins w:author="Jubarte" w:id="5" w:date="2026-10-24T02:58:27Z">
              <w:r>
                <w:t>Two.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