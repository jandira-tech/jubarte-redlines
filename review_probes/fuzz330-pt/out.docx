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center"/>
                  <w:rPr>
                    <w:sz w:val="32"/>
                    <w:rPrChange w:id="1" w:author="Jubarte" w:date="2026-10-24T02:58:53Z">
                      <w:rPr xmlns:w="http://schemas.openxmlformats.org/wordprocessingml/2006/main">
                        <w:b/>
                      </w:rPr>
                    </w:rPrChange>
                  </w:rPr>
                  <w:pPrChange w:id="2" w:author="Jubarte" w:date="2026-10-24T02:58:53Z">
                    <w:pPr xmlns:w="http://schemas.openxmlformats.org/wordprocessingml/2006/main"/>
                  </w:pPrChange>
                </w:pPr>
                <w:r>
                  <w:t>Three.</w:t>
                </w:r>
              </w:p>
              <w:p>
                <w:pPr>
                  <w:jc w:val="center"/>
                  <w:rPr>
                    <w:sz w:val="32"/>
                  </w:rPr>
                  <w:pPrChange w:id="3" w:author="Jubarte" w:date="2026-10-24T02:58:53Z">
                    <w:pPr xmlns:w="http://schemas.openxmlformats.org/wordprocessingml/2006/main">
                      <w:jc w:val="both"/>
                    </w:pPr>
                  </w:pPrChange>
                </w:pPr>
                <w:r>
                  <w:t>Two.</w:t>
                </w:r>
              </w:p>
              <w:p>
                <w:pPr>
                  <w:jc w:val="center"/>
                  <w:rPr>
                    <w:b/>
                  </w:rPr>
                  <w:pPrChange w:id="4" w:author="Jubarte" w:date="2026-10-24T02:58:53Z">
                    <w:pPr xmlns:w="http://schemas.openxmlformats.org/wordprocessingml/2006/main">
                      <w:jc w:val="both"/>
                    </w:pPr>
                  </w:pPrChange>
                </w:pPr>
                <w:r>
                  <w:t>Two.</w:t>
                </w:r>
              </w:p>
            </w:sdtContent>
          </w:sdt>
          <w:sdt>
            <w:sdtPr/>
            <w:sdtContent>
              <w:p>
                <w:pPr>
                  <w:jc w:val="both"/>
                  <w:pPrChange w:id="5" w:author="Jubarte" w:date="2026-10-24T02:58:53Z">
                    <w:pPr xmlns:w="http://schemas.openxmlformats.org/wordprocessingml/2006/main">
                      <w:jc w:val="center"/>
                    </w:pPr>
                  </w:pPrChange>
                </w:pPr>
                <w:ins w:author="Jubarte" w:id="6" w:date="2026-10-24T02:58:53Z">
                  <w:r>
                    <w:t>Two</w:t>
                  </w:r>
                </w:ins>
                <w:del w:author="Jubarte" w:id="7" w:date="2026-10-24T02:58:53Z">
                  <w:r>
                    <w:delText>Alpha gamma</w:delText>
                  </w:r>
                </w:del>
                <w:r>
                  <w:t>.</w:t>
                </w:r>
              </w:p>
            </w:sdtContent>
          </w:sdt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