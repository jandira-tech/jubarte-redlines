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endnote w:id="1">
    <w:p>
      <w:pPr/>
      <w:r>
        <w:rPr>
          <w:rStyle w:val="EndnoteReference"/>
        </w:rPr>
        <w:endnoteRef/>
      </w:r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pPr/>
            <w:r>
              <w:t>Fixed.</w:t>
            </w:r>
          </w:p>
        </w:tc>
        <w:tc>
          <w:tcPr>
            <w:tcW w:w="2000" w:type="dxa"/>
          </w:tcPr>
          <w:p>
            <w:pPr>
              <w:rPr>
                <w:ins w:author="Jubarte" w:id="1" w:date="2026-10-24T02:55:52Z"/>
              </w:rPr>
            </w:pPr>
            <w:r>
              <w:t>Old.</w:t>
            </w:r>
          </w:p>
          <w:p>
            <w:pPr>
              <w:rPr/>
            </w:pPr>
            <w:ins w:author="Jubarte" w:id="2" w:date="2026-10-24T02:55:52Z">
              <w:r>
                <w:t>New.</w:t>
              </w:r>
            </w:ins>
          </w:p>
        </w:tc>
      </w:tr>
    </w:tbl>
    <w:p>
      <w:pPr/>
      <w:r>
        <w:t>After.</w:t>
      </w:r>
    </w:p>
  </w:endnote>
</w:endnote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E" Type="http://schemas.openxmlformats.org/officeDocument/2006/relationships/endnotes" Target="endnotes.xml"/>
  <Relationship Id="rId1" Type="http://schemas.openxmlformats.org/officeDocument/2006/relationships/footnotes" Target="footnotes.xml"/>
</Relationships>
</file>