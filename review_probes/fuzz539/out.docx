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35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35Z"/>
                    </w:rPr>
                  </w:pPr>
                  <w:ins w:author="Jubarte" w:id="3" w:date="2026-10-24T03:01:35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35Z"/>
                    </w:rPr>
                  </w:pPr>
                  <w:ins w:author="Jubarte" w:id="5" w:date="2026-10-24T03:01:35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del w:author="Jubarte" w:id="6" w:date="2026-10-24T03:01:35Z"/>
                <w:sz w:val="32"/>
              </w:rPr>
            </w:pPr>
            <w:del w:author="Jubarte" w:id="7" w:date="2026-10-24T03:01:35Z">
              <w:r>
                <w:delText>Two.</w:delText>
              </w:r>
            </w:del>
          </w:p>
          <w:p>
            <w:pPr>
              <w:jc w:val="both"/>
              <w:rPr>
                <w:ins w:author="Jubarte" w:id="14" w:date="2026-10-24T03:01:35Z"/>
              </w:rPr>
            </w:pPr>
            <w:r>
              <w:t>One.</w:t>
            </w:r>
          </w:p>
          <w:p>
            <w:pPr>
              <w:jc w:val="center"/>
              <w:rPr>
                <w:ins w:author="Jubarte" w:id="10" w:date="2026-10-24T03:01:35Z"/>
                <w:sz w:val="32"/>
              </w:rPr>
            </w:pPr>
            <w:ins w:author="Jubarte" w:id="11" w:date="2026-10-24T03:01:35Z">
              <w:r>
                <w:t>Epsilon zeta eta theta.</w:t>
              </w:r>
            </w:ins>
          </w:p>
          <w:p>
            <w:pPr>
              <w:jc w:val="right"/>
              <w:rPr>
                <w:ins w:author="Jubarte" w:id="12" w:date="2026-10-24T03:01:35Z"/>
                <w:i/>
              </w:rPr>
            </w:pPr>
            <w:ins w:author="Jubarte" w:id="13" w:date="2026-10-24T03:01:35Z">
              <w:r>
                <w:t>Epsilon zeta eta theta.</w:t>
              </w:r>
            </w:ins>
          </w:p>
          <w:p>
            <w:pPr>
              <w:jc w:val="both"/>
              <w:rPr>
                <w:i/>
                <w:rPrChange w:id="8" w:author="Jubarte" w:date="2026-10-24T03:01:35Z">
                  <w:rPr xmlns:w="http://schemas.openxmlformats.org/wordprocessingml/2006/main">
                    <w:b/>
                  </w:rPr>
                </w:rPrChange>
              </w:rPr>
              <w:pPrChange w:id="9" w:author="Jubarte" w:date="2026-10-24T03:01:35Z">
                <w:pPr xmlns:w="http://schemas.openxmlformats.org/wordprocessingml/2006/main"/>
              </w:pPrChange>
            </w:pPr>
            <w:ins w:author="Jubarte" w:id="15" w:date="2026-10-24T03:01:35Z">
              <w:r>
                <w:t>Epsilon zeta eta theta.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