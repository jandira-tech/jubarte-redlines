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right"/>
                  <w:rPr>
                    <w:b/>
                  </w:rPr>
                  <w:pPrChange w:id="1" w:author="Jubarte" w:date="2026-10-24T02:59:16Z">
                    <w:pPr xmlns:w="http://schemas.openxmlformats.org/wordprocessingml/2006/main">
                      <w:jc w:val="center"/>
                    </w:pPr>
                  </w:pPrChange>
                </w:pPr>
                <w:ins w:author="Jubarte" w:id="2" w:date="2026-10-24T02:59:16Z">
                  <w:r>
                    <w:t>Three</w:t>
                  </w:r>
                </w:ins>
                <w:del w:author="Jubarte" w:id="3" w:date="2026-10-24T02:59:16Z">
                  <w:r>
                    <w:delText>Two</w:delText>
                  </w:r>
                </w:del>
                <w:r>
                  <w:t>.</w:t>
                </w:r>
              </w:p>
              <w:p>
                <w:pPr>
                  <w:jc w:val="left"/>
                  <w:rPr>
                    <w:ins w:author="Jubarte" w:id="4" w:date="2026-10-24T02:59:16Z"/>
                    <w:sz w:val="32"/>
                  </w:rPr>
                </w:pPr>
                <w:ins w:author="Jubarte" w:id="5" w:date="2026-10-24T02:59:16Z">
                  <w:r>
                    <w:t>Three.</w:t>
                  </w:r>
                </w:ins>
              </w:p>
              <w:p>
                <w:pPr>
                  <w:jc w:val="left"/>
                  <w:rPr>
                    <w:ins w:author="Jubarte" w:id="6" w:date="2026-10-24T02:59:16Z"/>
                    <w:sz w:val="32"/>
                  </w:rPr>
                </w:pPr>
                <w:ins w:author="Jubarte" w:id="7" w:date="2026-10-24T02:59:16Z">
                  <w:r>
                    <w:t>Alpha gamma.</w:t>
                  </w:r>
                </w:ins>
              </w:p>
            </w:sdtContent>
          </w:sdt>
          <w:sdt>
            <w:sdtPr/>
            <w:sdtContent>
              <w:p>
                <w:pPr>
                  <w:jc w:val="right"/>
                  <w:rPr>
                    <w:ins w:author="Jubarte" w:id="8" w:date="2026-10-24T02:59:16Z"/>
                  </w:rPr>
                </w:pPr>
                <w:ins w:author="Jubarte" w:id="9" w:date="2026-10-24T02:59:16Z">
                  <w:r>
                    <w:t>Alpha gamma.</w:t>
                  </w:r>
                </w:ins>
              </w:p>
              <w:p>
                <w:pPr>
                  <w:jc w:val="center"/>
                  <w:rPr>
                    <w:del w:author="Jubarte" w:id="13" w:date="2026-10-24T02:59:16Z"/>
                    <w:i/>
                  </w:rPr>
                  <w:pPrChange w:id="10" w:author="Jubarte" w:date="2026-10-24T02:59:16Z">
                    <w:pPr xmlns:w="http://schemas.openxmlformats.org/wordprocessingml/2006/main">
                      <w:jc w:val="both"/>
                    </w:pPr>
                  </w:pPrChange>
                </w:pPr>
                <w:r>
                  <w:t>Alpha beta.</w:t>
                </w:r>
              </w:p>
            </w:sdtContent>
          </w:sdt>
          <w:sdt>
            <w:sdtPr/>
            <w:sdtContent>
              <w:p>
                <w:pPr>
                  <w:jc w:val="right"/>
                  <w:rPr>
                    <w:del w:author="Jubarte" w:id="11" w:date="2026-10-24T02:59:16Z"/>
                  </w:rPr>
                </w:pPr>
                <w:del w:author="Jubarte" w:id="12" w:date="2026-10-24T02:59:16Z">
                  <w:r>
                    <w:delText>Alpha beta.</w:delText>
                  </w:r>
                </w:del>
              </w:p>
              <w:p>
                <w:pPr>
                  <w:jc w:val="center"/>
                  <w:rPr>
                    <w:i/>
                    <w:rPrChange w:id="15" w:author="Jubarte" w:date="2026-10-24T02:59:16Z">
                      <w:rPr>
                        <w:b/>
                      </w:rPr>
                    </w:rPrChange>
                  </w:rPr>
                </w:pPr>
                <w:del w:author="Jubarte" w:id="14" w:date="2026-10-24T02:59:16Z">
                  <w:r>
                    <w:delText>Two.</w:delText>
                  </w:r>
                </w:del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