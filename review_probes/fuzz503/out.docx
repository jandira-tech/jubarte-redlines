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0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3Z"/>
                    </w:rPr>
                  </w:pPr>
                  <w:ins w:author="Jubarte" w:id="3" w:date="2026-10-24T03:01:0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3Z"/>
                    </w:rPr>
                  </w:pPr>
                  <w:ins w:author="Jubarte" w:id="5" w:date="2026-10-24T03:01:03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6" w:date="2026-10-24T03:01:03Z"/>
              </w:rPr>
            </w:pPr>
            <w:ins w:author="Jubarte" w:id="7" w:date="2026-10-24T03:01:03Z">
              <w:r>
                <w:t>Alpha beta gamma delta.</w:t>
              </w:r>
            </w:ins>
          </w:p>
          <w:p>
            <w:pPr>
              <w:jc w:val="both"/>
              <w:rPr>
                <w:ins w:author="Jubarte" w:id="8" w:date="2026-10-24T03:01:03Z"/>
                <w:b/>
              </w:rPr>
            </w:pPr>
            <w:ins w:author="Jubarte" w:id="9" w:date="2026-10-24T03:01:03Z">
              <w:r>
                <w:t>Three.</w:t>
              </w:r>
            </w:ins>
          </w:p>
          <w:p>
            <w:pPr>
              <w:jc w:val="left"/>
              <w:rPr>
                <w:ins w:author="Jubarte" w:id="10" w:date="2026-10-24T03:01:03Z"/>
              </w:rPr>
            </w:pPr>
            <w:ins w:author="Jubarte" w:id="11" w:date="2026-10-24T03:01:03Z">
              <w:r>
                <w:t>Alpha beta gamma delta.</w:t>
              </w:r>
            </w:ins>
          </w:p>
          <w:p>
            <w:pPr>
              <w:jc w:val="center"/>
              <w:rPr>
                <w:b/>
                <w:rPrChange w:id="12" w:author="Jubarte" w:date="2026-10-24T03:01:03Z">
                  <w:rPr xmlns:w="http://schemas.openxmlformats.org/wordprocessingml/2006/main">
                    <w:sz w:val="32"/>
                  </w:rPr>
                </w:rPrChange>
              </w:rPr>
              <w:pPrChange w:id="13" w:author="Jubarte" w:date="2026-10-24T03:01:03Z">
                <w:pPr xmlns:w="http://schemas.openxmlformats.org/wordprocessingml/2006/main">
                  <w:jc w:val="both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