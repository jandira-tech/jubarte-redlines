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  <w:pPrChange w:id="1" w:author="Jubarte" w:date="2026-10-24T02:57:24Z">
                <w:pPr xmlns:w="http://schemas.openxmlformats.org/wordprocessingml/2006/main">
                  <w:jc w:val="both"/>
                </w:pPr>
              </w:pPrChange>
            </w:pPr>
            <w:r>
              <w:t>Alpha beta.</w:t>
            </w:r>
          </w:p>
          <w:p>
            <w:pPr>
              <w:jc w:val="left"/>
              <w:rPr>
                <w:i/>
                <w:rPrChange w:id="2" w:author="Jubarte" w:date="2026-10-24T02:57:24Z">
                  <w:rPr xmlns:w="http://schemas.openxmlformats.org/wordprocessingml/2006/main">
                    <w:sz w:val="32"/>
                  </w:rPr>
                </w:rPrChange>
              </w:rPr>
              <w:pPrChange w:id="3" w:author="Jubarte" w:date="2026-10-24T02:57:24Z">
                <w:pPr xmlns:w="http://schemas.openxmlformats.org/wordprocessingml/2006/main">
                  <w:jc w:val="right"/>
                </w:pPr>
              </w:pPrChange>
            </w:pPr>
            <w:r>
              <w:t>One.</w:t>
            </w:r>
          </w:p>
          <w:p>
            <w:pPr>
              <w:jc w:val="both"/>
              <w:rPr>
                <w:i/>
                <w:rPrChange w:id="4" w:author="Jubarte" w:date="2026-10-24T02:57:24Z">
                  <w:rPr xmlns:w="http://schemas.openxmlformats.org/wordprocessingml/2006/main">
                    <w:sz w:val="32"/>
                  </w:rPr>
                </w:rPrChange>
              </w:rPr>
              <w:pPrChange w:id="5" w:author="Jubarte" w:date="2026-10-24T02:57:24Z">
                <w:pPr xmlns:w="http://schemas.openxmlformats.org/wordprocessingml/2006/main">
                  <w:jc w:val="center"/>
                </w:pPr>
              </w:pPrChange>
            </w:pPr>
            <w:r>
              <w:t>Four.</w:t>
            </w:r>
          </w:p>
          <w:p>
            <w:pPr>
              <w:jc w:val="right"/>
              <w:rPr>
                <w:sz w:val="32"/>
              </w:rPr>
            </w:pPr>
            <w:ins w:author="Jubarte" w:id="6" w:date="2026-10-24T02:57:24Z">
              <w:r>
                <w:t>Alpha gamma</w:t>
              </w:r>
            </w:ins>
            <w:del w:author="Jubarte" w:id="7" w:date="2026-10-24T02:57:24Z">
              <w:r>
                <w:delText>Four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