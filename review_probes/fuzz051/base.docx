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5:52Z"/>
                <w:i/>
              </w:rPr>
            </w:pPr>
            <w:ins w:author="Jubarte" w:id="2" w:date="2026-10-24T02:55:52Z">
              <w:r>
                <w:t>Four.</w:t>
              </w:r>
            </w:ins>
          </w:p>
          <w:p>
            <w:pPr>
              <w:jc w:val="both"/>
              <w:rPr>
                <w:ins w:author="Jubarte" w:id="3" w:date="2026-10-24T02:55:52Z"/>
                <w:i/>
              </w:rPr>
            </w:pPr>
            <w:ins w:author="Jubarte" w:id="4" w:date="2026-10-24T02:55:52Z">
              <w:r>
                <w:t>One.</w:t>
              </w:r>
            </w:ins>
          </w:p>
          <w:p>
            <w:pPr>
              <w:jc w:val="both"/>
              <w:rPr>
                <w:ins w:author="Jubarte" w:id="5" w:date="2026-10-24T02:55:52Z"/>
                <w:b/>
              </w:rPr>
            </w:pPr>
            <w:ins w:author="Jubarte" w:id="6" w:date="2026-10-24T02:55:52Z">
              <w:r>
                <w:t>Four.</w:t>
              </w:r>
            </w:ins>
          </w:p>
          <w:p>
            <w:pPr>
              <w:jc w:val="right"/>
              <w:rPr>
                <w:b/>
              </w:rPr>
            </w:pPr>
            <w:r>
              <w:t xml:space="preserve">Alpha </w:t>
            </w:r>
            <w:ins w:author="Jubarte" w:id="7" w:date="2026-10-24T02:55:52Z">
              <w:r>
                <w:t>beta</w:t>
              </w:r>
            </w:ins>
            <w:del w:author="Jubarte" w:id="8" w:date="2026-10-24T02:55:52Z">
              <w:r>
                <w:delText>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