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49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49Z"/>
                    </w:rPr>
                  </w:pPr>
                  <w:ins w:author="Jubarte" w:id="3" w:date="2026-10-24T03:01:49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49Z"/>
                    </w:rPr>
                  </w:pPr>
                  <w:ins w:author="Jubarte" w:id="5" w:date="2026-10-24T03:01:49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del w:author="Jubarte" w:id="10" w:date="2026-10-24T03:01:49Z"/>
              </w:rPr>
            </w:pPr>
            <w:ins w:author="Jubarte" w:id="6" w:date="2026-10-24T03:01:49Z">
              <w:r>
                <w:t>One.</w:t>
              </w:r>
            </w:ins>
            <w:del w:author="Jubarte" w:id="7" w:date="2026-10-24T03:01:49Z">
              <w:r>
                <w:delText>Three.</w:delText>
              </w:r>
            </w:del>
          </w:p>
          <w:p>
            <w:pPr>
              <w:jc w:val="right"/>
              <w:rPr>
                <w:del w:author="Jubarte" w:id="8" w:date="2026-10-24T03:01:49Z"/>
                <w:i/>
              </w:rPr>
            </w:pPr>
            <w:del w:author="Jubarte" w:id="9" w:date="2026-10-24T03:01:49Z">
              <w:r>
                <w:delText>Alpha beta gamma delta.</w:delText>
              </w:r>
            </w:del>
          </w:p>
          <w:p>
            <w:pPr>
              <w:jc w:val="left"/>
              <w:rPr/>
              <w:pPrChange w:id="12" w:author="Jubarte" w:date="2026-10-24T03:01:49Z">
                <w:pPr>
                  <w:jc w:val="both"/>
                </w:pPr>
              </w:pPrChange>
            </w:pPr>
            <w:del w:author="Jubarte" w:id="11" w:date="2026-10-24T03:01:49Z">
              <w:r>
                <w:delText>Epsilon zeta eta theta.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