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footnote w:id="1">
    <w:p>
      <w:pPr/>
      <w:r>
        <w:rPr>
          <w:rStyle w:val="FootnoteReference"/>
        </w:rPr>
        <w:foot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1" w:date="2026-10-24T02:55:51Z"/>
              </w:rPr>
            </w:pPr>
            <w:r>
              <w:t>Old.</w:t>
            </w:r>
          </w:p>
          <w:p>
            <w:pPr>
              <w:rPr/>
            </w:pPr>
            <w:ins w:author="Jubarte" w:id="2" w:date="2026-10-24T02:55:51Z">
              <w:r>
                <w:t>New.</w:t>
              </w:r>
            </w:ins>
          </w:p>
        </w:tc>
      </w:tr>
    </w:tbl>
    <w:p>
      <w:pPr/>
      <w:r>
        <w:t>After.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F" Type="http://schemas.openxmlformats.org/officeDocument/2006/relationships/footnotes" Target="footnotes.xml"/>
  <Relationship Id="rId1" Type="http://schemas.openxmlformats.org/officeDocument/2006/relationships/endnotes" Target="endnot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