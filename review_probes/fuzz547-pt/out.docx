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4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0Z"/>
                    </w:rPr>
                  </w:pPr>
                  <w:ins w:author="Jubarte" w:id="3" w:date="2026-10-24T03:01:4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0Z"/>
                    </w:rPr>
                  </w:pPr>
                  <w:ins w:author="Jubarte" w:id="5" w:date="2026-10-24T03:01:40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rPrChange w:id="6" w:author="Jubarte" w:date="2026-10-24T03:01:40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3:01:40Z">
                <w:pPr xmlns:w="http://schemas.openxmlformats.org/wordprocessingml/2006/main"/>
              </w:pPrChange>
            </w:pPr>
            <w:ins w:author="Jubarte" w:id="8" w:date="2026-10-24T03:01:40Z">
              <w:r>
                <w:t>Epsilon zeta eta theta</w:t>
              </w:r>
            </w:ins>
            <w:del w:author="Jubarte" w:id="9" w:date="2026-10-24T03:01:40Z">
              <w:r>
                <w:delText>Alpha beta gamma delta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