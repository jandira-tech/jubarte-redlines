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ns w:author="Jubarte" w:id="9" w:date="2026-10-24T02:57:47Z"/>
                <w:i/>
              </w:rPr>
            </w:pPr>
            <w:del w:author="Jubarte" w:id="2" w:date="2026-10-24T02:57:47Z">
              <w:r>
                <w:delText>Four.</w:delText>
              </w:r>
            </w:del>
            <w:ins w:author="Jubarte" w:id="4" w:date="2026-10-24T02:57:47Z">
              <w:r>
                <w:t>Three.</w:t>
              </w:r>
            </w:ins>
          </w:p>
          <w:p>
            <w:pPr>
              <w:jc w:val="left"/>
              <w:rPr>
                <w:ins w:author="Jubarte" w:id="5" w:date="2026-10-24T02:57:47Z"/>
              </w:rPr>
            </w:pPr>
            <w:ins w:author="Jubarte" w:id="6" w:date="2026-10-24T02:57:47Z">
              <w:r>
                <w:t>One.</w:t>
              </w:r>
            </w:ins>
          </w:p>
          <w:p>
            <w:pPr>
              <w:jc w:val="center"/>
              <w:rPr>
                <w:ins w:author="Jubarte" w:id="7" w:date="2026-10-24T02:57:47Z"/>
                <w:i/>
              </w:rPr>
            </w:pPr>
            <w:ins w:author="Jubarte" w:id="8" w:date="2026-10-24T02:57:47Z">
              <w:r>
                <w:t>Alpha beta.</w:t>
              </w:r>
            </w:ins>
          </w:p>
          <w:p>
            <w:pPr>
              <w:jc w:val="center"/>
              <w:rPr>
                <w:sz w:val="32"/>
                <w:rPrChange w:id="12" w:author="Jubarte" w:date="2026-10-24T02:57:47Z">
                  <w:rPr>
                    <w:i/>
                  </w:rPr>
                </w:rPrChange>
              </w:rPr>
              <w:pPrChange w:id="11" w:author="Jubarte" w:date="2026-10-24T02:57:47Z">
                <w:pPr>
                  <w:jc w:val="center"/>
                </w:pPr>
              </w:pPrChange>
            </w:pPr>
            <w:ins w:author="Jubarte" w:id="10" w:date="2026-10-24T02:57:47Z">
              <w:r>
                <w:t>Two.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