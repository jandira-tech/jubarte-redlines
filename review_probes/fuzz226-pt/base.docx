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otnotes.xml" ContentType="application/vnd.openxmlformats-officedocument.wordprocessingml.footnote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mc="http://schemas.openxmlformats.org/markup-compatibility/2006" xmlns:pt14="http://powertools.codeplex.com/2011" xmlns:r="http://schemas.openxmlformats.org/officeDocument/2006/relationships" xmlns:v="urn:schemas-microsoft-com:vml" xmlns:w="http://schemas.openxmlformats.org/wordprocessingml/2006/main" mc:Ignorable="pt14">
  <w:body>
    <w:p>
      <w:r>
        <w:t>Before.</w:t>
      </w:r>
    </w:p>
    <w:tbl>
      <w:tblPr>
        <w:tblW w:w="4000" w:type="dxa"/>
      </w:tblPr>
      <w:tblGrid>
        <w:gridCol w:w="2000"/>
        <w:gridCol w:w="2000"/>
      </w:tblGrid>
      <w:tr>
        <w:tc>
          <w:tcPr>
            <w:tcW w:w="2000" w:type="dxa"/>
          </w:tcPr>
          <w:p>
            <w:r>
              <w:t>Fixed.</w:t>
            </w:r>
          </w:p>
        </w:tc>
        <w:tc>
          <w:tcPr>
            <w:tcW w:w="2000" w:type="dxa"/>
          </w:tcPr>
          <w:p>
            <w:pPr>
              <w:jc w:val="left"/>
              <w:rPr>
                <w:sz w:val="32"/>
              </w:rPr>
              <w:pPrChange w:id="1" w:author="Jubarte" w:date="2026-10-24T02:57:31Z">
                <w:pPr xmlns:w="http://schemas.openxmlformats.org/wordprocessingml/2006/main">
                  <w:jc w:val="center"/>
                </w:pPr>
              </w:pPrChange>
            </w:pPr>
            <w:ins w:author="Jubarte" w:id="2" w:date="2026-10-24T02:57:31Z">
              <w:r>
                <w:t>One</w:t>
              </w:r>
            </w:ins>
            <w:del w:author="Jubarte" w:id="3" w:date="2026-10-24T02:57:31Z">
              <w:r>
                <w:delText>Three</w:delText>
              </w:r>
            </w:del>
            <w:r>
              <w:t>.</w:t>
            </w:r>
          </w:p>
          <w:tbl>
            <w:tblPr>
              <w:tblW w:w="4000" w:type="dxa"/>
            </w:tblPr>
            <w:tblGrid>
              <w:gridCol w:w="2000"/>
              <w:gridCol w:w="2000"/>
            </w:tblGrid>
            <w:tr>
              <w:tc>
                <w:tcPr>
                  <w:tcW w:w="2000" w:type="dxa"/>
                </w:tcPr>
                <w:p>
                  <w:r>
                    <w:t>Inner fixed.</w:t>
                  </w:r>
                </w:p>
              </w:tc>
              <w:tc>
                <w:tcPr>
                  <w:tcW w:w="2000" w:type="dxa"/>
                </w:tcPr>
                <w:p>
                  <w:r>
                    <w:t>Inner.</w:t>
                  </w:r>
                </w:p>
              </w:tc>
            </w:tr>
          </w:tbl>
          <w:p>
            <w:pPr>
              <w:jc w:val="center"/>
              <w:rPr>
                <w:i/>
                <w:rPrChange w:id="4" w:author="Jubarte" w:date="2026-10-24T02:57:31Z">
                  <w:rPr xmlns:w="http://schemas.openxmlformats.org/wordprocessingml/2006/main">
                    <w:sz w:val="32"/>
                  </w:rPr>
                </w:rPrChange>
              </w:rPr>
              <w:pPrChange w:id="5" w:author="Jubarte" w:date="2026-10-24T02:57:31Z">
                <w:pPr xmlns:w="http://schemas.openxmlformats.org/wordprocessingml/2006/main">
                  <w:jc w:val="both"/>
                </w:pPr>
              </w:pPrChange>
            </w:pPr>
            <w:ins w:author="Jubarte" w:id="6" w:date="2026-10-24T02:57:31Z">
              <w:r>
                <w:t>Alpha beta</w:t>
              </w:r>
            </w:ins>
            <w:del w:author="Jubarte" w:id="7" w:date="2026-10-24T02:57:31Z">
              <w:r>
                <w:delText>Two</w:delText>
              </w:r>
            </w:del>
            <w:r>
              <w:t>.</w:t>
            </w:r>
          </w:p>
        </w:tc>
      </w:tr>
    </w:tbl>
    <w:p>
      <w:r>
        <w:t>After.</w:t>
      </w:r>
    </w:p>
    <w:sectPr>
      <w:pgSz w:w="12240" w:h="15840"/>
      <w:pgMar w:top="1440" w:right="1440" w:bottom="1440" w:left="1440" w:header="720" w:footer="720" w:gutter="0"/>
    </w:sectPr>
  </w:body>
</w:document>
</file>

<file path=word/endnotes.xml><?xml version="1.0" encoding="utf-8"?>
<w:endnotes xmlns:m="http://schemas.openxmlformats.org/officeDocument/2006/math" xmlns:mc="http://schemas.openxmlformats.org/markup-compatibility/2006" xmlns:o="urn:schemas-microsoft-com:office:office" xmlns:pt14="http://powertools.codeplex.com/2011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 pt14"/>
</file>

<file path=word/footnotes.xml><?xml version="1.0" encoding="utf-8"?>
<w:footnotes xmlns:m="http://schemas.openxmlformats.org/officeDocument/2006/math" xmlns:mc="http://schemas.openxmlformats.org/markup-compatibility/2006" xmlns:o="urn:schemas-microsoft-com:office:office" xmlns:pt14="http://powertools.codeplex.com/2011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 pt14"/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footnotes" Target="footnotes.xml"/>
  <Relationship Id="rId2" Type="http://schemas.openxmlformats.org/officeDocument/2006/relationships/endnotes" Target="endnotes.xml"/>
</Relationships>
</file>