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5:17Z"/>
                <w:sz w:val="32"/>
              </w:rPr>
            </w:pPr>
            <w:del w:author="Jubarte" w:id="2" w:date="2026-10-24T02:55:17Z">
              <w:r>
                <w:delText>Four.</w:delText>
              </w:r>
            </w:del>
          </w:p>
          <w:p>
            <w:pPr>
              <w:jc w:val="center"/>
              <w:rPr>
                <w:del w:author="Jubarte" w:id="3" w:date="2026-10-24T02:55:17Z"/>
                <w:i/>
              </w:rPr>
            </w:pPr>
            <w:del w:author="Jubarte" w:id="4" w:date="2026-10-24T02:55:17Z">
              <w:r>
                <w:delText>One.</w:delText>
              </w:r>
            </w:del>
          </w:p>
          <w:p>
            <w:pPr>
              <w:jc w:val="both"/>
              <w:rPr>
                <w:rPrChange w:id="5" w:author="Jubarte" w:date="2026-10-24T02:55:17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5:17Z">
                <w:pPr xmlns:w="http://schemas.openxmlformats.org/wordprocessingml/2006/main">
                  <w:jc w:val="center"/>
                </w:pPr>
              </w:pPrChange>
            </w:pPr>
            <w:r>
              <w:t>Three.</w:t>
            </w:r>
          </w:p>
          <w:p>
            <w:pPr>
              <w:jc w:val="left"/>
              <w:rPr>
                <w:sz w:val="32"/>
              </w:rPr>
              <w:pPrChange w:id="7" w:author="Jubarte" w:date="2026-10-24T02:55:17Z">
                <w:pPr xmlns:w="http://schemas.openxmlformats.org/wordprocessingml/2006/main">
                  <w:jc w:val="right"/>
                </w:pPr>
              </w:pPrChange>
            </w:pPr>
            <w:r>
              <w:t xml:space="preserve">Alpha </w:t>
            </w:r>
            <w:ins w:author="Jubarte" w:id="8" w:date="2026-10-24T02:55:17Z">
              <w:r>
                <w:t>beta</w:t>
              </w:r>
            </w:ins>
            <w:del w:author="Jubarte" w:id="9" w:date="2026-10-24T02:55:17Z">
              <w:r>
                <w:delText>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