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  <w:rPr>
                <w:del w:author="Jubarte" w:id="1" w:date="2026-10-24T02:56:01Z"/>
                <w:i/>
              </w:rPr>
            </w:pPr>
            <w:del w:author="Jubarte" w:id="2" w:date="2026-10-24T02:56:01Z">
              <w:r>
                <w:delText>Two.</w:delText>
              </w:r>
            </w:del>
          </w:p>
          <w:p>
            <w:pPr>
              <w:jc w:val="right"/>
              <w:rPr>
                <w:b/>
              </w:rPr>
              <w:pPrChange w:id="3" w:author="Jubarte" w:date="2026-10-24T02:56:01Z">
                <w:pPr xmlns:w="http://schemas.openxmlformats.org/wordprocessingml/2006/main"/>
              </w:pPrChange>
            </w:pPr>
            <w:r>
              <w:t>Alpha beta.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