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4:57Z"/>
                <w:sz w:val="32"/>
              </w:rPr>
            </w:pPr>
            <w:del w:author="Jubarte" w:id="2" w:date="2026-10-24T02:54:57Z">
              <w:r>
                <w:delText>Alpha beta.</w:delText>
              </w:r>
            </w:del>
          </w:p>
          <w:p>
            <w:pPr>
              <w:jc w:val="center"/>
              <w:rPr>
                <w:del w:author="Jubarte" w:id="3" w:date="2026-10-24T02:54:57Z"/>
                <w:sz w:val="32"/>
              </w:rPr>
            </w:pPr>
            <w:del w:author="Jubarte" w:id="4" w:date="2026-10-24T02:54:57Z">
              <w:r>
                <w:delText>Alpha beta.</w:delText>
              </w:r>
            </w:del>
          </w:p>
          <w:p>
            <w:pPr>
              <w:jc w:val="right"/>
              <w:rPr>
                <w:del w:author="Jubarte" w:id="5" w:date="2026-10-24T02:54:57Z"/>
                <w:i/>
              </w:rPr>
            </w:pPr>
            <w:del w:author="Jubarte" w:id="6" w:date="2026-10-24T02:54:57Z">
              <w:r>
                <w:delText>Alpha gamma.</w:delText>
              </w:r>
            </w:del>
          </w:p>
          <w:p>
            <w:pPr>
              <w:jc w:val="center"/>
              <w:rPr>
                <w:ins w:author="Jubarte" w:id="7" w:date="2026-10-24T02:54:57Z"/>
                <w:sz w:val="32"/>
              </w:rPr>
            </w:pPr>
            <w:ins w:author="Jubarte" w:id="8" w:date="2026-10-24T02:54:57Z">
              <w:r>
                <w:t>One.</w:t>
              </w:r>
            </w:ins>
          </w:p>
          <w:p>
            <w:pPr>
              <w:jc w:val="center"/>
              <w:rPr>
                <w:ins w:author="Jubarte" w:id="9" w:date="2026-10-24T02:54:57Z"/>
              </w:rPr>
            </w:pPr>
            <w:ins w:author="Jubarte" w:id="10" w:date="2026-10-24T02:54:57Z">
              <w:r>
                <w:t>Four.</w:t>
              </w:r>
            </w:ins>
          </w:p>
          <w:p>
            <w:pPr>
              <w:jc w:val="center"/>
              <w:rPr>
                <w:sz w:val="32"/>
              </w:rPr>
              <w:pPrChange w:id="11" w:author="Jubarte" w:date="2026-10-24T02:54:57Z">
                <w:pPr xmlns:w="http://schemas.openxmlformats.org/wordprocessingml/2006/main"/>
              </w:pPrChange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