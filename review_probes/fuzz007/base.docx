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  <w:rPrChange w:id="1" w:author="Jubarte" w:date="2026-10-24T02:54:21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21Z">
                <w:pPr xmlns:w="http://schemas.openxmlformats.org/wordprocessingml/2006/main">
                  <w:jc w:val="both"/>
                </w:pPr>
              </w:pPrChange>
            </w:pPr>
            <w:r>
              <w:t xml:space="preserve">Alpha </w:t>
            </w:r>
            <w:ins w:author="Jubarte" w:id="3" w:date="2026-10-24T02:54:21Z">
              <w:r>
                <w:t>gamma</w:t>
              </w:r>
            </w:ins>
            <w:del w:author="Jubarte" w:id="4" w:date="2026-10-24T02:54:21Z">
              <w:r>
                <w:delText>beta</w:delText>
              </w:r>
            </w:del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ins w:author="Jubarte" w:id="5" w:date="2026-10-24T02:54:21Z"/>
                <w:b/>
              </w:rPr>
            </w:pPr>
            <w:ins w:author="Jubarte" w:id="6" w:date="2026-10-24T02:54:21Z">
              <w:r>
                <w:t>Three.</w:t>
              </w:r>
            </w:ins>
          </w:p>
          <w:p>
            <w:pPr>
              <w:jc w:val="both"/>
              <w:rPr>
                <w:i/>
              </w:rPr>
              <w:pPrChange w:id="7" w:author="Jubarte" w:date="2026-10-24T02:54:21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