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ns w:author="Jubarte" w:id="1" w:date="2026-10-24T02:56:55Z"/>
                <w:sz w:val="32"/>
              </w:rPr>
            </w:pPr>
            <w:r>
              <w:t>Three.</w:t>
            </w:r>
          </w:p>
          <w:p>
            <w:pPr>
              <w:jc w:val="center"/>
              <w:rPr>
                <w:rPrChange w:id="4" w:author="Jubarte" w:date="2026-10-24T02:56:55Z">
                  <w:rPr>
                    <w:sz w:val="32"/>
                  </w:rPr>
                </w:rPrChange>
              </w:rPr>
              <w:pPrChange w:id="3" w:author="Jubarte" w:date="2026-10-24T02:56:55Z">
                <w:pPr>
                  <w:jc w:val="left"/>
                </w:pPr>
              </w:pPrChange>
            </w:pPr>
            <w:ins w:author="Jubarte" w:id="2" w:date="2026-10-24T02:56:55Z">
              <w:r>
                <w:t>One.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