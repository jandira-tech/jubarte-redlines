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del w:author="Jubarte" w:id="1" w:date="2026-10-24T02:58:26Z"/>
              </w:rPr>
            </w:pPr>
            <w:del w:author="Jubarte" w:id="2" w:date="2026-10-24T02:58:26Z">
              <w:r>
                <w:delText>Four.</w:delText>
              </w:r>
            </w:del>
          </w:p>
          <w:p>
            <w:pPr>
              <w:jc w:val="right"/>
              <w:rPr>
                <w:del w:author="Jubarte" w:id="3" w:date="2026-10-24T02:58:26Z"/>
              </w:rPr>
            </w:pPr>
            <w:del w:author="Jubarte" w:id="4" w:date="2026-10-24T02:58:26Z">
              <w:r>
                <w:delText>Three.</w:delText>
              </w:r>
            </w:del>
          </w:p>
          <w:p>
            <w:pPr>
              <w:jc w:val="left"/>
              <w:rPr>
                <w:b/>
              </w:rPr>
              <w:pPrChange w:id="5" w:author="Jubarte" w:date="2026-10-24T02:58:26Z">
                <w:pPr xmlns:w="http://schemas.openxmlformats.org/wordprocessingml/2006/main">
                  <w:jc w:val="right"/>
                </w:pPr>
              </w:pPrChange>
            </w:pPr>
            <w:r>
              <w:t>Two.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