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5" w:date="2026-10-24T02:57:09Z"/>
                <w:i/>
              </w:rPr>
            </w:pPr>
            <w:ins w:author="Jubarte" w:id="3" w:date="2026-10-24T02:57:09Z">
              <w:r>
                <w:t>Three</w:t>
              </w:r>
            </w:ins>
            <w:del w:author="Jubarte" w:id="4" w:date="2026-10-24T02:57:09Z">
              <w:r>
                <w:delText>Alpha beta</w:delText>
              </w:r>
            </w:del>
            <w:r>
              <w:t>.</w:t>
            </w:r>
          </w:p>
          <w:p>
            <w:pPr>
              <w:jc w:val="right"/>
              <w:rPr>
                <w:i/>
                <w:rPrChange w:id="1" w:author="Jubarte" w:date="2026-10-24T02:57:09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7:09Z">
                <w:pPr xmlns:w="http://schemas.openxmlformats.org/wordprocessingml/2006/main">
                  <w:jc w:val="both"/>
                </w:pPr>
              </w:pPrChange>
            </w:pPr>
            <w:ins w:author="Jubarte" w:id="6" w:date="2026-10-24T02:57:09Z">
              <w:r>
                <w:t>Four.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