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1" w:date="2026-10-24T02:56:19Z"/>
                <w:sz w:val="32"/>
              </w:rPr>
            </w:pPr>
            <w:ins w:author="Jubarte" w:id="2" w:date="2026-10-24T02:56:19Z">
              <w:r>
                <w:t>Alpha gamma.</w:t>
              </w:r>
            </w:ins>
          </w:p>
          <w:p>
            <w:pPr>
              <w:jc w:val="left"/>
              <w:rPr>
                <w:ins w:author="Jubarte" w:id="3" w:date="2026-10-24T02:56:19Z"/>
                <w:i/>
              </w:rPr>
            </w:pPr>
            <w:ins w:author="Jubarte" w:id="4" w:date="2026-10-24T02:56:19Z">
              <w:r>
                <w:t>Four.</w:t>
              </w:r>
            </w:ins>
          </w:p>
          <w:p>
            <w:pPr>
              <w:jc w:val="center"/>
              <w:rPr>
                <w:del w:author="Jubarte" w:id="6" w:date="2026-10-24T02:56:19Z"/>
                <w:b/>
              </w:rPr>
              <w:pPrChange w:id="5" w:author="Jubarte" w:date="2026-10-24T02:56:19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center"/>
              <w:rPr>
                <w:b/>
                <w:rPrChange w:id="9" w:author="Jubarte" w:date="2026-10-24T02:56:19Z">
                  <w:rPr/>
                </w:rPrChange>
              </w:rPr>
              <w:pPrChange w:id="8" w:author="Jubarte" w:date="2026-10-24T02:56:19Z">
                <w:pPr>
                  <w:jc w:val="both"/>
                </w:pPr>
              </w:pPrChange>
            </w:pPr>
            <w:del w:author="Jubarte" w:id="7" w:date="2026-10-24T02:56:19Z">
              <w:r>
                <w:delText>Alpha beta.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