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1" w:date="2026-10-24T02:54:50Z"/>
              </w:rPr>
            </w:pPr>
            <w:ins w:author="Jubarte" w:id="2" w:date="2026-10-24T02:54:50Z">
              <w:r>
                <w:t>Four.</w:t>
              </w:r>
            </w:ins>
          </w:p>
          <w:p>
            <w:pPr>
              <w:jc w:val="right"/>
            </w:pPr>
            <w:ins w:author="Jubarte" w:id="3" w:date="2026-10-24T02:54:50Z">
              <w:r>
                <w:t>One.</w:t>
              </w:r>
            </w:ins>
            <w:del w:author="Jubarte" w:id="4" w:date="2026-10-24T02:54:50Z">
              <w:r>
                <w:delText>Alpha gamma.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