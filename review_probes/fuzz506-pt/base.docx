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3:01:07Z"/>
                <w:b/>
              </w:rPr>
            </w:pPr>
            <w:del w:author="Jubarte" w:id="2" w:date="2026-10-24T03:01:07Z">
              <w:r>
                <w:delText>Three.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3" w:date="2026-10-24T03:01:07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07Z"/>
                    </w:rPr>
                  </w:pPr>
                  <w:del w:author="Jubarte" w:id="5" w:date="2026-10-24T03:01:07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1:07Z"/>
                    </w:rPr>
                  </w:pPr>
                  <w:del w:author="Jubarte" w:id="7" w:date="2026-10-24T03:01:07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del w:author="Jubarte" w:id="8" w:date="2026-10-24T03:01:07Z"/>
              </w:rPr>
            </w:pPr>
            <w:del w:author="Jubarte" w:id="9" w:date="2026-10-24T03:01:07Z">
              <w:r>
                <w:delText>Epsilon zeta eta theta.</w:delText>
              </w:r>
            </w:del>
          </w:p>
          <w:p>
            <w:pPr>
              <w:jc w:val="right"/>
              <w:rPr>
                <w:i/>
                <w:rPrChange w:id="10" w:author="Jubarte" w:date="2026-10-24T03:01:07Z">
                  <w:rPr xmlns:w="http://schemas.openxmlformats.org/wordprocessingml/2006/main">
                    <w:b/>
                  </w:rPr>
                </w:rPrChange>
              </w:rPr>
              <w:pPrChange w:id="11" w:author="Jubarte" w:date="2026-10-24T03:01:07Z">
                <w:pPr xmlns:w="http://schemas.openxmlformats.org/wordprocessingml/2006/main"/>
              </w:pPrChange>
            </w:pPr>
            <w:r>
              <w:t>Alpha beta gamma delta.</w:t>
            </w:r>
          </w:p>
          <w:p>
            <w:pPr>
              <w:jc w:val="left"/>
              <w:rPr>
                <w:ins w:author="Jubarte" w:id="12" w:date="2026-10-24T03:01:07Z"/>
                <w:b/>
              </w:rPr>
            </w:pPr>
            <w:ins w:author="Jubarte" w:id="13" w:date="2026-10-24T03:01:07Z">
              <w:r>
                <w:t>Alpha beta gamma delta.</w:t>
              </w:r>
            </w:ins>
          </w:p>
          <w:p>
            <w:pPr>
              <w:jc w:val="center"/>
              <w:rPr>
                <w:ins w:author="Jubarte" w:id="14" w:date="2026-10-24T03:01:07Z"/>
              </w:rPr>
            </w:pPr>
            <w:ins w:author="Jubarte" w:id="15" w:date="2026-10-24T03:01:07Z">
              <w:r>
                <w:t>Two.</w:t>
              </w:r>
            </w:ins>
          </w:p>
          <w:p>
            <w:pPr>
              <w:jc w:val="both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