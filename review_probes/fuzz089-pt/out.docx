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  <w:rPr>
                <w:sz w:val="32"/>
              </w:rPr>
              <w:pPrChange w:id="1" w:author="Jubarte" w:date="2026-10-24T02:56:50Z">
                <w:pPr xmlns:w="http://schemas.openxmlformats.org/wordprocessingml/2006/main"/>
              </w:pPrChange>
            </w:pPr>
            <w:ins w:author="Jubarte" w:id="2" w:date="2026-10-24T02:56:50Z">
              <w:r>
                <w:t>Alpha beta</w:t>
              </w:r>
            </w:ins>
            <w:del w:author="Jubarte" w:id="3" w:date="2026-10-24T02:56:50Z">
              <w:r>
                <w:delText>One</w:delText>
              </w:r>
            </w:del>
            <w:r>
              <w:t>.</w:t>
            </w:r>
          </w:p>
          <w:p>
            <w:pPr>
              <w:jc w:val="left"/>
              <w:rPr>
                <w:rPrChange w:id="4" w:author="Jubarte" w:date="2026-10-24T02:56:50Z">
                  <w:rPr xmlns:w="http://schemas.openxmlformats.org/wordprocessingml/2006/main">
                    <w:sz w:val="32"/>
                  </w:rPr>
                </w:rPrChange>
              </w:rPr>
              <w:pPrChange w:id="5" w:author="Jubarte" w:date="2026-10-24T02:56:50Z">
                <w:pPr xmlns:w="http://schemas.openxmlformats.org/wordprocessingml/2006/main">
                  <w:jc w:val="both"/>
                </w:pPr>
              </w:pPrChange>
            </w:pPr>
            <w:r>
              <w:t>One.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