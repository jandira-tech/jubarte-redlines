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3:01:45Z"/>
                <w:i/>
              </w:rPr>
            </w:pPr>
            <w:ins w:author="Jubarte" w:id="2" w:date="2026-10-24T03:01:45Z">
              <w:r>
                <w:t>Alpha beta gamma delta.</w:t>
              </w:r>
            </w:ins>
          </w:p>
          <w:p>
            <w:pPr>
              <w:jc w:val="center"/>
              <w:rPr>
                <w:ins w:author="Jubarte" w:id="3" w:date="2026-10-24T03:01:45Z"/>
                <w:b/>
              </w:rPr>
            </w:pPr>
            <w:ins w:author="Jubarte" w:id="4" w:date="2026-10-24T03:01:45Z">
              <w:r>
                <w:t>One.</w:t>
              </w:r>
            </w:ins>
          </w:p>
          <w:p>
            <w:pPr>
              <w:jc w:val="left"/>
              <w:rPr>
                <w:i/>
              </w:rPr>
              <w:pPrChange w:id="5" w:author="Jubarte" w:date="2026-10-24T03:01:45Z">
                <w:pPr xmlns:w="http://schemas.openxmlformats.org/wordprocessingml/2006/main">
                  <w:jc w:val="center"/>
                </w:pPr>
              </w:pPrChange>
            </w:pPr>
            <w:r>
              <w:t>Epsilon zeta eta theta.</w:t>
            </w:r>
          </w:p>
          <w:p>
            <w:pPr>
              <w:jc w:val="right"/>
              <w:rPr>
                <w:del w:author="Jubarte" w:id="6" w:date="2026-10-24T03:01:45Z"/>
                <w:b/>
              </w:rPr>
            </w:pPr>
            <w:del w:author="Jubarte" w:id="7" w:date="2026-10-24T03:01:45Z">
              <w:r>
                <w:delText>Two.</w:delText>
              </w:r>
            </w:del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del w:author="Jubarte" w:id="8" w:date="2026-10-24T03:01:45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9" w:date="2026-10-24T03:01:45Z"/>
                    </w:rPr>
                  </w:pPr>
                  <w:del w:author="Jubarte" w:id="10" w:date="2026-10-24T03:01:45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1" w:date="2026-10-24T03:01:45Z"/>
                    </w:rPr>
                  </w:pPr>
                  <w:del w:author="Jubarte" w:id="12" w:date="2026-10-24T03:01:45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both"/>
              <w:rPr>
                <w:del w:author="Jubarte" w:id="13" w:date="2026-10-24T03:01:45Z"/>
              </w:rPr>
            </w:pPr>
            <w:del w:author="Jubarte" w:id="14" w:date="2026-10-24T03:01:45Z">
              <w:r>
                <w:delText>Two.</w:delText>
              </w:r>
            </w:del>
          </w:p>
          <w:p>
            <w:pPr>
              <w:jc w:val="both"/>
              <w:rPr>
                <w:sz w:val="32"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