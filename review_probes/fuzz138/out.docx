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4" w:date="2026-10-24T02:57:45Z"/>
                <w:b/>
              </w:rPr>
            </w:pPr>
            <w:r>
              <w:t>Three.</w:t>
            </w:r>
          </w:p>
          <w:p>
            <w:pPr>
              <w:jc w:val="left"/>
              <w:rPr>
                <w:ins w:author="Jubarte" w:id="2" w:date="2026-10-24T02:57:45Z"/>
                <w:b/>
              </w:rPr>
            </w:pPr>
            <w:ins w:author="Jubarte" w:id="3" w:date="2026-10-24T02:57:45Z">
              <w:r>
                <w:t>Three.</w:t>
              </w:r>
            </w:ins>
          </w:p>
          <w:p>
            <w:pPr>
              <w:jc w:val="center"/>
              <w:rPr>
                <w:sz w:val="32"/>
                <w:rPrChange w:id="6" w:author="Jubarte" w:date="2026-10-24T02:57:45Z">
                  <w:rPr>
                    <w:b/>
                  </w:rPr>
                </w:rPrChange>
              </w:rPr>
              <w:pPrChange w:id="1" w:author="Jubarte" w:date="2026-10-24T02:57:45Z">
                <w:pPr xmlns:w="http://schemas.openxmlformats.org/wordprocessingml/2006/main">
                  <w:jc w:val="both"/>
                </w:pPr>
              </w:pPrChange>
            </w:pPr>
            <w:ins w:author="Jubarte" w:id="5" w:date="2026-10-24T02:57:45Z">
              <w:r>
                <w:t>Alpha gamma.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