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sz w:val="32"/>
              </w:rPr>
              <w:pPrChange w:id="1" w:author="Jubarte" w:date="2026-10-24T02:57:12Z">
                <w:pPr xmlns:w="http://schemas.openxmlformats.org/wordprocessingml/2006/main">
                  <w:jc w:val="right"/>
                </w:pPr>
              </w:pPrChange>
            </w:pPr>
            <w:ins w:author="Jubarte" w:id="2" w:date="2026-10-24T02:57:12Z">
              <w:r>
                <w:t>Alpha gamma</w:t>
              </w:r>
            </w:ins>
            <w:del w:author="Jubarte" w:id="3" w:date="2026-10-24T02:57:12Z">
              <w:r>
                <w:delText>One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