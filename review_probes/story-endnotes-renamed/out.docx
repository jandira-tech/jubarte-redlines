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ailnotes.xml" ContentType="application/vnd.openxmlformats-officedocument.wordprocessingml.end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  <w:r>
        <w:end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tailnotes.xml><?xml version="1.0" encoding="utf-8"?>
<w:endnotes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endnote w:id="1">
    <w:p>
      <w:pPr/>
      <w:r>
        <w:rPr>
          <w:rStyle w:val="EndnoteReference"/>
        </w:rPr>
        <w:endnoteRef/>
      </w:r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pPr/>
            <w:r>
              <w:t>Fixed.</w:t>
            </w:r>
          </w:p>
        </w:tc>
        <w:tc>
          <w:tcPr>
            <w:tcW w:w="2000" w:type="dxa"/>
          </w:tcPr>
          <w:p>
            <w:pPr/>
            <w:r>
              <w:t>Old.</w:t>
            </w:r>
          </w:p>
          <w:p>
            <w:pPr>
              <w:rPr>
                <w:ins w:author="Jubarte" w:id="1" w:date="2026-10-24T02:55:52Z"/>
              </w:rPr>
            </w:pPr>
            <w:ins w:author="Jubarte" w:id="2" w:date="2026-10-24T02:55:52Z">
              <w:r>
                <w:t>New.</w:t>
              </w:r>
            </w:ins>
          </w:p>
        </w:tc>
      </w:tr>
    </w:tbl>
    <w:p>
      <w:pPr/>
      <w:r>
        <w:t>After.</w:t>
      </w:r>
    </w:p>
  </w:endnote>
</w:endnot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E" Type="http://schemas.openxmlformats.org/officeDocument/2006/relationships/endnotes" Target="tailnotes.xml"/>
  <Relationship Id="rId1" Type="http://schemas.openxmlformats.org/officeDocument/2006/relationships/footnotes" Target="footnot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