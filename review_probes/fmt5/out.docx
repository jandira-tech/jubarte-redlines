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ns w:author="Jubarte" w:id="1" w:date="2026-10-24T02:52:37Z"/>
                <w:b/>
              </w:rPr>
            </w:pPr>
            <w:ins w:author="Jubarte" w:id="2" w:date="2026-10-24T02:52:37Z">
              <w:r>
                <w:t>Alpha.</w:t>
              </w:r>
            </w:ins>
          </w:p>
          <w:p>
            <w:pPr>
              <w:jc w:val="right"/>
            </w:pPr>
            <w:ins w:author="Jubarte" w:id="3" w:date="2026-10-24T02:52:37Z">
              <w:r>
                <w:t>Beta.</w:t>
              </w:r>
            </w:ins>
            <w:del w:author="Jubarte" w:id="4" w:date="2026-10-24T02:52:37Z">
              <w:r>
                <w:delText>Gamma.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