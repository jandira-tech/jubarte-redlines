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19Z"/>
                    <w:sz w:val="32"/>
                  </w:rPr>
                </w:pPr>
                <w:ins w:author="Jubarte" w:id="2" w:date="2026-10-24T02:58:19Z">
                  <w:r>
                    <w:t>Alpha beta.</w:t>
                  </w:r>
                </w:ins>
              </w:p>
              <w:p>
                <w:pPr>
                  <w:jc w:val="both"/>
                  <w:rPr>
                    <w:ins w:author="Jubarte" w:id="3" w:date="2026-10-24T02:58:19Z"/>
                    <w:i/>
                  </w:rPr>
                </w:pPr>
                <w:ins w:author="Jubarte" w:id="4" w:date="2026-10-24T02:58:19Z">
                  <w:r>
                    <w:t>Alpha beta.</w:t>
                  </w:r>
                </w:ins>
              </w:p>
              <w:p>
                <w:pPr>
                  <w:jc w:val="left"/>
                  <w:rPr>
                    <w:ins w:author="Jubarte" w:id="5" w:date="2026-10-24T02:58:19Z"/>
                    <w:i/>
                  </w:rPr>
                </w:pPr>
                <w:ins w:author="Jubarte" w:id="6" w:date="2026-10-24T02:58:19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7" w:date="2026-10-24T02:58:19Z"/>
                    <w:b/>
                  </w:rPr>
                </w:pPr>
                <w:ins w:author="Jubarte" w:id="8" w:date="2026-10-24T02:58:19Z">
                  <w:r>
                    <w:t>Three.</w:t>
                  </w:r>
                </w:ins>
              </w:p>
              <w:p>
                <w:pPr>
                  <w:jc w:val="right"/>
                </w:pPr>
                <w:r>
                  <w:t>One.</w:t>
                </w:r>
              </w:p>
              <w:p>
                <w:pPr>
                  <w:jc w:val="center"/>
                  <w:rPr>
                    <w:del w:author="Jubarte" w:id="13" w:date="2026-10-24T02:58:19Z"/>
                    <w:rPrChange w:id="9" w:author="Jubarte" w:date="2026-10-24T02:58:19Z">
                      <w:rPr xmlns:w="http://schemas.openxmlformats.org/wordprocessingml/2006/main">
                        <w:i/>
                      </w:rPr>
                    </w:rPrChange>
                  </w:rPr>
                  <w:pPrChange w:id="10" w:author="Jubarte" w:date="2026-10-24T02:58:19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11" w:date="2026-10-24T02:58:19Z">
                  <w:r>
                    <w:t>One</w:t>
                  </w:r>
                </w:ins>
                <w:del w:author="Jubarte" w:id="12" w:date="2026-10-24T02:58:19Z">
                  <w:r>
                    <w:delText>Two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rPrChange w:id="16" w:author="Jubarte" w:date="2026-10-24T02:58:19Z">
                      <w:rPr>
                        <w:sz w:val="32"/>
                      </w:rPr>
                    </w:rPrChange>
                  </w:rPr>
                  <w:pPrChange w:id="15" w:author="Jubarte" w:date="2026-10-24T02:58:19Z">
                    <w:pPr>
                      <w:jc w:val="both"/>
                    </w:pPr>
                  </w:pPrChange>
                </w:pPr>
                <w:del w:author="Jubarte" w:id="14" w:date="2026-10-24T02:58:19Z">
                  <w:r>
                    <w:delText>Alpha beta.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