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pPr>
        <w:rPr>
          <w:del w:author="Jubarte" w:id="1" w:date="2026-10-24T03:03:56Z"/>
        </w:rPr>
      </w:pPr>
      <w:moveFromRangeStart w:id="2" w:name="move1" w:author="Jubarte" w:date="2026-10-24T03:03:56Z"/>
      <w:moveFrom w:author="Jubarte" w:id="3" w:date="2026-10-24T03:03:56Z">
        <w:r>
          <w:t>This is a sufficiently long moved paragraph with several unique words to meet the move detector threshold.</w:t>
        </w:r>
      </w:moveFrom>
      <w:moveFromRangeEnd w:id="2"/>
    </w:p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rPr>
                <w:ins w:author="Jubarte" w:id="6" w:date="2026-10-24T03:03:56Z"/>
              </w:rPr>
            </w:pPr>
            <w:ins w:author="Jubarte" w:id="4" w:date="2026-10-24T03:03:56Z">
              <w:r>
                <w:t>Inserted</w:t>
              </w:r>
            </w:ins>
            <w:del w:author="Jubarte" w:id="5" w:date="2026-10-24T03:03:56Z">
              <w:r>
                <w:delText>Old</w:delText>
              </w:r>
            </w:del>
            <w:r>
              <w:t>.</w:t>
            </w:r>
          </w:p>
          <w:p>
            <w:pPr>
              <w:rPr/>
            </w:pPr>
            <w:moveToRangeStart w:id="7" w:name="move1" w:author="Jubarte" w:date="2026-10-24T03:03:56Z"/>
            <w:moveTo w:author="Jubarte" w:id="8" w:date="2026-10-24T03:03:56Z">
              <w:r>
                <w:t>This is a sufficiently long moved paragraph with several unique words to meet the move detector threshold.</w:t>
              </w:r>
            </w:moveTo>
            <w:moveToRangeEnd w:id="7"/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