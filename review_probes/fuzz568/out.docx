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3:01:53Z"/>
                <w:b/>
              </w:rPr>
            </w:pPr>
            <w:ins w:author="Jubarte" w:id="2" w:date="2026-10-24T03:01:53Z">
              <w:r>
                <w:t>Epsilon zeta eta theta.</w:t>
              </w:r>
            </w:ins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3" w:date="2026-10-24T03:01:53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4" w:date="2026-10-24T03:01:53Z"/>
                    </w:rPr>
                  </w:pPr>
                  <w:del w:author="Jubarte" w:id="5" w:date="2026-10-24T03:01:53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6" w:date="2026-10-24T03:01:53Z"/>
                    </w:rPr>
                  </w:pPr>
                  <w:del w:author="Jubarte" w:id="7" w:date="2026-10-24T03:01:53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both"/>
              <w:rPr>
                <w:del w:author="Jubarte" w:id="8" w:date="2026-10-24T03:01:53Z"/>
              </w:rPr>
            </w:pPr>
            <w:del w:author="Jubarte" w:id="9" w:date="2026-10-24T03:01:53Z">
              <w:r>
                <w:delText>Two.</w:delText>
              </w:r>
            </w:del>
          </w:p>
          <w:p>
            <w:pPr>
              <w:jc w:val="right"/>
              <w:rPr>
                <w:ins w:author="Jubarte" w:id="10" w:date="2026-10-24T03:01:53Z"/>
                <w:sz w:val="32"/>
              </w:rPr>
            </w:pPr>
            <w:r>
              <w:t>Alpha beta gamma delta.</w:t>
            </w:r>
          </w:p>
          <w:p>
            <w:pPr>
              <w:jc w:val="both"/>
              <w:rPr>
                <w:b/>
                <w:rPrChange w:id="13" w:author="Jubarte" w:date="2026-10-24T03:01:53Z">
                  <w:rPr>
                    <w:sz w:val="32"/>
                  </w:rPr>
                </w:rPrChange>
              </w:rPr>
              <w:pPrChange w:id="12" w:author="Jubarte" w:date="2026-10-24T03:01:53Z">
                <w:pPr>
                  <w:jc w:val="right"/>
                </w:pPr>
              </w:pPrChange>
            </w:pPr>
            <w:ins w:author="Jubarte" w:id="11" w:date="2026-10-24T03:01:53Z">
              <w:r>
                <w:t>Three.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