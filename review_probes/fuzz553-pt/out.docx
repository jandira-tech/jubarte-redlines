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4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3Z"/>
                    </w:rPr>
                  </w:pPr>
                  <w:ins w:author="Jubarte" w:id="3" w:date="2026-10-24T03:01:4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3Z"/>
                    </w:rPr>
                  </w:pPr>
                  <w:ins w:author="Jubarte" w:id="5" w:date="2026-10-24T03:01:4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rPrChange w:id="6" w:author="Jubarte" w:date="2026-10-24T03:01:43Z">
                  <w:rPr xmlns:w="http://schemas.openxmlformats.org/wordprocessingml/2006/main">
                    <w:i/>
                  </w:rPr>
                </w:rPrChange>
              </w:rPr>
              <w:pPrChange w:id="7" w:author="Jubarte" w:date="2026-10-24T03:01:43Z">
                <w:pPr xmlns:w="http://schemas.openxmlformats.org/wordprocessingml/2006/main">
                  <w:jc w:val="right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