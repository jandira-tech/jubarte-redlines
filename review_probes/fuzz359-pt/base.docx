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del w:author="Jubarte" w:id="1" w:date="2026-10-24T02:59:34Z"/>
                  </w:rPr>
                </w:pPr>
                <w:del w:author="Jubarte" w:id="2" w:date="2026-10-24T02:59:34Z">
                  <w:r>
                    <w:delText>Three.</w:delText>
                  </w:r>
                </w:del>
              </w:p>
            </w:sdtContent>
          </w:sdt>
          <w:sdt>
            <w:sdtPr/>
            <w:sdtContent>
              <w:p>
                <w:pPr>
                  <w:jc w:val="center"/>
                  <w:rPr>
                    <w:del w:author="Jubarte" w:id="3" w:date="2026-10-24T02:59:34Z"/>
                    <w:i/>
                  </w:rPr>
                </w:pPr>
                <w:del w:author="Jubarte" w:id="4" w:date="2026-10-24T02:59:34Z">
                  <w:r>
                    <w:delText>Three.</w:delText>
                  </w:r>
                </w:del>
              </w:p>
            </w:sdtContent>
          </w:sdt>
          <w:sdt>
            <w:sdtPr/>
            <w:sdtContent>
              <w:p>
                <w:pPr>
                  <w:jc w:val="center"/>
                  <w:rPr>
                    <w:ins w:author="Jubarte" w:id="5" w:date="2026-10-24T02:59:34Z"/>
                    <w:sz w:val="32"/>
                  </w:rPr>
                </w:pPr>
                <w:ins w:author="Jubarte" w:id="6" w:date="2026-10-24T02:59:34Z">
                  <w:r>
                    <w:t>Alpha gamma.</w:t>
                  </w:r>
                </w:ins>
              </w:p>
              <w:p>
                <w:pPr>
                  <w:jc w:val="both"/>
                  <w:rPr>
                    <w:ins w:author="Jubarte" w:id="7" w:date="2026-10-24T02:59:34Z"/>
                    <w:i/>
                  </w:rPr>
                </w:pPr>
                <w:ins w:author="Jubarte" w:id="8" w:date="2026-10-24T02:59:34Z">
                  <w:r>
                    <w:t>Alpha beta.</w:t>
                  </w:r>
                </w:ins>
              </w:p>
              <w:p>
                <w:pPr>
                  <w:jc w:val="center"/>
                  <w:rPr>
                    <w:ins w:author="Jubarte" w:id="9" w:date="2026-10-24T02:59:34Z"/>
                  </w:rPr>
                </w:pPr>
                <w:ins w:author="Jubarte" w:id="10" w:date="2026-10-24T02:59:34Z">
                  <w:r>
                    <w:t>Alpha beta.</w:t>
                  </w:r>
                </w:ins>
              </w:p>
            </w:sdtContent>
          </w:sdt>
          <w:sdt>
            <w:sdtPr/>
            <w:sdtContent>
              <w:p>
                <w:pPr>
                  <w:jc w:val="right"/>
                  <w:rPr>
                    <w:ins w:author="Jubarte" w:id="11" w:date="2026-10-24T02:59:34Z"/>
                    <w:i/>
                  </w:rPr>
                </w:pPr>
                <w:ins w:author="Jubarte" w:id="12" w:date="2026-10-24T02:59:34Z">
                  <w:r>
                    <w:t>One.</w:t>
                  </w:r>
                </w:ins>
              </w:p>
              <w:p>
                <w:pPr>
                  <w:jc w:val="left"/>
                  <w:rPr>
                    <w:ins w:author="Jubarte" w:id="13" w:date="2026-10-24T02:59:34Z"/>
                    <w:i/>
                  </w:rPr>
                </w:pPr>
                <w:ins w:author="Jubarte" w:id="14" w:date="2026-10-24T02:59:34Z">
                  <w:r>
                    <w:t>Two.</w:t>
                  </w:r>
                </w:ins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