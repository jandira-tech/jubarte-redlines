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  <w:rPr>
                <w:del w:author="Jubarte" w:id="3" w:date="2026-10-24T02:57:00Z"/>
                <w:b/>
              </w:rPr>
            </w:pPr>
            <w:r>
              <w:t xml:space="preserve">Alpha </w:t>
            </w:r>
            <w:ins w:author="Jubarte" w:id="1" w:date="2026-10-24T02:57:00Z">
              <w:r>
                <w:t>gamma</w:t>
              </w:r>
            </w:ins>
            <w:del w:author="Jubarte" w:id="2" w:date="2026-10-24T02:57:00Z">
              <w:r>
                <w:delText>beta</w:delText>
              </w:r>
            </w:del>
            <w:r>
              <w:t>.</w:t>
            </w:r>
          </w:p>
          <w:p>
            <w:pPr>
              <w:jc w:val="both"/>
              <w:rPr>
                <w:b/>
              </w:rPr>
              <w:pPrChange w:id="5" w:author="Jubarte" w:date="2026-10-24T02:57:00Z">
                <w:pPr>
                  <w:jc w:val="right"/>
                </w:pPr>
              </w:pPrChange>
            </w:pPr>
            <w:del w:author="Jubarte" w:id="4" w:date="2026-10-24T02:57:00Z">
              <w:r>
                <w:delText>One.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