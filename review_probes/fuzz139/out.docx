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45Z"/>
                <w:i/>
              </w:rPr>
            </w:pPr>
            <w:del w:author="Jubarte" w:id="2" w:date="2026-10-24T02:57:45Z">
              <w:r>
                <w:delText>Three.</w:delText>
              </w:r>
            </w:del>
          </w:p>
          <w:p>
            <w:pPr>
              <w:jc w:val="center"/>
              <w:rPr>
                <w:del w:author="Jubarte" w:id="3" w:date="2026-10-24T02:57:45Z"/>
                <w:b/>
              </w:rPr>
            </w:pPr>
            <w:del w:author="Jubarte" w:id="4" w:date="2026-10-24T02:57:45Z">
              <w:r>
                <w:delText>Three.</w:delText>
              </w:r>
            </w:del>
          </w:p>
          <w:p>
            <w:pPr>
              <w:jc w:val="left"/>
              <w:rPr>
                <w:del w:author="Jubarte" w:id="5" w:date="2026-10-24T02:57:45Z"/>
                <w:b/>
              </w:rPr>
            </w:pPr>
            <w:del w:author="Jubarte" w:id="6" w:date="2026-10-24T02:57:45Z">
              <w:r>
                <w:delText>One.</w:delText>
              </w:r>
            </w:del>
          </w:p>
          <w:p>
            <w:pPr>
              <w:jc w:val="center"/>
              <w:rPr>
                <w:ins w:author="Jubarte" w:id="11" w:date="2026-10-24T02:57:45Z"/>
                <w:i/>
              </w:rPr>
            </w:pPr>
            <w:r>
              <w:t>Alpha gamma.</w:t>
            </w:r>
          </w:p>
          <w:p>
            <w:pPr>
              <w:jc w:val="right"/>
              <w:rPr>
                <w:ins w:author="Jubarte" w:id="9" w:date="2026-10-24T02:57:45Z"/>
                <w:sz w:val="32"/>
              </w:rPr>
            </w:pPr>
            <w:ins w:author="Jubarte" w:id="10" w:date="2026-10-24T02:57:45Z">
              <w:r>
                <w:t>Alpha beta.</w:t>
              </w:r>
            </w:ins>
          </w:p>
          <w:p>
            <w:pPr>
              <w:jc w:val="both"/>
              <w:rPr>
                <w:rPrChange w:id="7" w:author="Jubarte" w:date="2026-10-24T02:57:45Z">
                  <w:rPr xmlns:w="http://schemas.openxmlformats.org/wordprocessingml/2006/main">
                    <w:b/>
                  </w:rPr>
                </w:rPrChange>
              </w:rPr>
              <w:pPrChange w:id="8" w:author="Jubarte" w:date="2026-10-24T02:57:45Z">
                <w:pPr xmlns:w="http://schemas.openxmlformats.org/wordprocessingml/2006/main"/>
              </w:pPrChange>
            </w:pPr>
            <w:ins w:author="Jubarte" w:id="12" w:date="2026-10-24T02:57:45Z">
              <w:r>
                <w:t>Four.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