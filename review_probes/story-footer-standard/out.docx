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Body.</w:t>
      </w:r>
    </w:p>
    <w:sectPr>
      <w:footerReference w:type="default" r:id="rIdT"/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er1.xml><?xml version="1.0" encoding="utf-8"?>
<w:ftr xmlns:r="http://schemas.openxmlformats.org/officeDocument/2006/relationships" xmlns:v="urn:schemas-microsoft-com:vml" xmlns:w="http://schemas.openxmlformats.org/wordprocessingml/2006/main">
  <w:p>
    <w:r>
      <w:t>Before.</w:t>
    </w:r>
  </w:p>
  <w:tbl>
    <w:tblPr>
      <w:tblW w:w="4000" w:type="dxa"/>
      <w:tblLook w:val="04A0" w:firstRow="1" w:lastRow="0" w:firstColumn="1" w:lastColumn="0" w:noHBand="0" w:noVBand="1"/>
    </w:tblPr>
    <w:tblGrid>
      <w:gridCol w:w="2000"/>
      <w:gridCol w:w="2000"/>
    </w:tblGrid>
    <w:tr>
      <w:tc>
        <w:tcPr>
          <w:tcW w:w="2000" w:type="dxa"/>
        </w:tcPr>
        <w:p>
          <w:r>
            <w:t>Fixed.</w:t>
          </w:r>
        </w:p>
      </w:tc>
      <w:tc>
        <w:tcPr>
          <w:tcW w:w="2000" w:type="dxa"/>
        </w:tcPr>
        <w:p>
          <w:pPr>
            <w:rPr>
              <w:ins w:author="Jubarte" w:id="1" w:date="2026-10-24T02:55:50Z"/>
            </w:rPr>
          </w:pPr>
          <w:r>
            <w:t>Old.</w:t>
          </w:r>
        </w:p>
        <w:p>
          <w:pPr>
            <w:rPr/>
          </w:pPr>
          <w:ins w:author="Jubarte" w:id="2" w:date="2026-10-24T02:55:50Z">
            <w:r>
              <w:t>New.</w:t>
            </w:r>
          </w:ins>
        </w:p>
      </w:tc>
    </w:tr>
  </w:tbl>
  <w:p>
    <w:r>
      <w:t>After.</w:t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T" Type="http://schemas.openxmlformats.org/officeDocument/2006/relationships/footer" Target="footer1.xml"/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