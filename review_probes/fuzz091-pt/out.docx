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rPrChange w:id="1" w:author="Jubarte" w:date="2026-10-24T02:56:52Z">
                  <w:rPr xmlns:w="http://schemas.openxmlformats.org/wordprocessingml/2006/main">
                    <w:sz w:val="32"/>
                  </w:rPr>
                </w:rPrChange>
              </w:rPr>
              <w:pPrChange w:id="2" w:author="Jubarte" w:date="2026-10-24T02:56:52Z">
                <w:pPr xmlns:w="http://schemas.openxmlformats.org/wordprocessingml/2006/main"/>
              </w:pPrChange>
            </w:pPr>
            <w:ins w:author="Jubarte" w:id="3" w:date="2026-10-24T02:56:52Z">
              <w:r>
                <w:t>Alpha beta</w:t>
              </w:r>
            </w:ins>
            <w:del w:author="Jubarte" w:id="4" w:date="2026-10-24T02:56:52Z">
              <w:r>
                <w:delText>Three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