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2" w:date="2026-10-24T02:53:11Z"/>
              </w:rPr>
            </w:pPr>
            <w:r>
              <w:t>Alpha.</w:t>
            </w:r>
          </w:p>
          <w:p>
            <w:pPr>
              <w:jc w:val="left"/>
              <w:rPr>
                <w:b/>
                <w:rPrChange w:id="4" w:author="Jubarte" w:date="2026-10-24T02:53:11Z">
                  <w:rPr/>
                </w:rPrChange>
              </w:rPr>
              <w:pPrChange w:id="1" w:author="Jubarte" w:date="2026-10-24T02:53:11Z">
                <w:pPr xmlns:w="http://schemas.openxmlformats.org/wordprocessingml/2006/main">
                  <w:jc w:val="center"/>
                </w:pPr>
              </w:pPrChange>
            </w:pPr>
            <w:ins w:author="Jubarte" w:id="3" w:date="2026-10-24T02:53:11Z">
              <w:r>
                <w:t>Beta.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