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4" w:date="2026-10-24T03:01:22Z"/>
                <w:i/>
              </w:rPr>
            </w:pPr>
            <w:ins w:author="Jubarte" w:id="3" w:date="2026-10-24T03:01:22Z">
              <w:r>
                <w:t>Three</w:t>
              </w:r>
            </w:ins>
            <w:del w:author="Jubarte" w:id="4" w:date="2026-10-24T03:01:22Z">
              <w:r>
                <w:delText>One</w:delText>
              </w:r>
            </w:del>
            <w:r>
              <w:t>.</w:t>
            </w:r>
          </w:p>
          <w:p>
            <w:pPr>
              <w:jc w:val="both"/>
              <w:rPr>
                <w:ins w:author="Jubarte" w:id="5" w:date="2026-10-24T03:01:22Z"/>
                <w:i/>
              </w:rPr>
            </w:pPr>
            <w:ins w:author="Jubarte" w:id="6" w:date="2026-10-24T03:01:22Z">
              <w:r>
                <w:t>Two.</w:t>
              </w:r>
            </w:ins>
          </w:p>
          <w:p>
            <w:pPr>
              <w:jc w:val="both"/>
              <w:rPr>
                <w:ins w:author="Jubarte" w:id="7" w:date="2026-10-24T03:01:22Z"/>
                <w:i/>
              </w:rPr>
            </w:pPr>
            <w:ins w:author="Jubarte" w:id="8" w:date="2026-10-24T03:01:22Z">
              <w:r>
                <w:t>Epsilon zeta eta theta.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9" w:date="2026-10-24T03:01:22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10" w:date="2026-10-24T03:01:22Z"/>
                    </w:rPr>
                  </w:pPr>
                  <w:ins w:author="Jubarte" w:id="11" w:date="2026-10-24T03:01:22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12" w:date="2026-10-24T03:01:22Z"/>
                    </w:rPr>
                  </w:pPr>
                  <w:ins w:author="Jubarte" w:id="13" w:date="2026-10-24T03:01:22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i/>
                <w:rPrChange w:id="1" w:author="Jubarte" w:date="2026-10-24T03:01:22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3:01:22Z">
                <w:pPr xmlns:w="http://schemas.openxmlformats.org/wordprocessingml/2006/main"/>
              </w:pPrChange>
            </w:pPr>
            <w:ins w:author="Jubarte" w:id="15" w:date="2026-10-24T03:01:22Z">
              <w:r>
                <w:t>Alpha beta gamma delta.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