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34Z"/>
              </w:rPr>
            </w:pPr>
            <w:del w:author="Jubarte" w:id="2" w:date="2026-10-24T03:01:34Z">
              <w:r>
                <w:delText>Two.</w:delText>
              </w:r>
            </w:del>
          </w:p>
          <w:p>
            <w:pPr>
              <w:jc w:val="center"/>
              <w:rPr>
                <w:del w:author="Jubarte" w:id="3" w:date="2026-10-24T03:01:34Z"/>
              </w:rPr>
            </w:pPr>
            <w:del w:author="Jubarte" w:id="4" w:date="2026-10-24T03:01:34Z">
              <w:r>
                <w:delText>Two.</w:delText>
              </w:r>
            </w:del>
          </w:p>
          <w:p>
            <w:pPr>
              <w:jc w:val="left"/>
              <w:rPr>
                <w:del w:author="Jubarte" w:id="5" w:date="2026-10-24T03:01:34Z"/>
                <w:b/>
              </w:rPr>
            </w:pPr>
            <w:del w:author="Jubarte" w:id="6" w:date="2026-10-24T03:01:34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9" w:date="2026-10-24T03:01:3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34Z"/>
                    </w:rPr>
                  </w:pPr>
                  <w:ins w:author="Jubarte" w:id="11" w:date="2026-10-24T03:01:3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1:34Z"/>
                    </w:rPr>
                  </w:pPr>
                  <w:ins w:author="Jubarte" w:id="13" w:date="2026-10-24T03:01:34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rPrChange w:id="17" w:author="Jubarte" w:date="2026-10-24T03:01:34Z">
                  <w:rPr>
                    <w:i/>
                  </w:rPr>
                </w:rPrChange>
              </w:rPr>
              <w:pPrChange w:id="16" w:author="Jubarte" w:date="2026-10-24T03:01:34Z">
                <w:pPr>
                  <w:jc w:val="both"/>
                </w:pPr>
              </w:pPrChange>
            </w:pPr>
            <w:del w:author="Jubarte" w:id="8" w:date="2026-10-24T03:01:34Z">
              <w:r>
                <w:delText>Alpha beta gamma delta.</w:delText>
              </w:r>
            </w:del>
            <w:ins w:author="Jubarte" w:id="15" w:date="2026-10-24T03:01:34Z">
              <w:r>
                <w:t>Epsilon zeta eta theta.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