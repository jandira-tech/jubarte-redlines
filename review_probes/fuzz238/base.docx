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>
                <w:ins w:author="Jubarte" w:id="1" w:date="2026-10-24T02:57:46Z"/>
              </w:trPr>
              <w:tc>
                <w:tcPr>
                  <w:tcW w:w="2000" w:type="dxa"/>
                </w:tcPr>
                <w:p>
                  <w:pPr>
                    <w:rPr>
                      <w:ins w:author="Jubarte" w:id="2" w:date="2026-10-24T02:57:46Z"/>
                    </w:rPr>
                  </w:pPr>
                  <w:ins w:author="Jubarte" w:id="3" w:date="2026-10-24T02:57:46Z">
                    <w:r>
                      <w:t>Inner fixed.</w:t>
                    </w:r>
                  </w:ins>
                </w:p>
              </w:tc>
              <w:tc>
                <w:tcPr>
                  <w:tcW w:w="2000" w:type="dxa"/>
                </w:tcPr>
                <w:p>
                  <w:pPr>
                    <w:rPr>
                      <w:ins w:author="Jubarte" w:id="4" w:date="2026-10-24T02:57:46Z"/>
                    </w:rPr>
                  </w:pPr>
                  <w:ins w:author="Jubarte" w:id="5" w:date="2026-10-24T02:57:46Z">
                    <w:r>
                      <w:t>Inner.</w:t>
                    </w:r>
                  </w:ins>
                </w:p>
              </w:tc>
            </w:tr>
          </w:tbl>
          <w:p>
            <w:pPr>
              <w:jc w:val="center"/>
              <w:rPr>
                <w:del w:author="Jubarte" w:id="6" w:date="2026-10-24T02:57:46Z"/>
              </w:rPr>
            </w:pPr>
            <w:del w:author="Jubarte" w:id="7" w:date="2026-10-24T02:57:46Z">
              <w:r>
                <w:delText>Two.</w:delText>
              </w:r>
            </w:del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>
                <w:del w:author="Jubarte" w:id="8" w:date="2026-10-24T02:57:46Z"/>
              </w:trPr>
              <w:tc>
                <w:tcPr>
                  <w:tcW w:w="2000" w:type="dxa"/>
                </w:tcPr>
                <w:p>
                  <w:pPr>
                    <w:rPr>
                      <w:del w:author="Jubarte" w:id="9" w:date="2026-10-24T02:57:46Z"/>
                    </w:rPr>
                  </w:pPr>
                  <w:del w:author="Jubarte" w:id="10" w:date="2026-10-24T02:57:46Z">
                    <w:r>
                      <w:delText>Inner fixed.</w:delText>
                    </w:r>
                  </w:del>
                </w:p>
              </w:tc>
              <w:tc>
                <w:tcPr>
                  <w:tcW w:w="2000" w:type="dxa"/>
                </w:tcPr>
                <w:p>
                  <w:pPr>
                    <w:rPr>
                      <w:del w:author="Jubarte" w:id="11" w:date="2026-10-24T02:57:46Z"/>
                    </w:rPr>
                  </w:pPr>
                  <w:del w:author="Jubarte" w:id="12" w:date="2026-10-24T02:57:46Z">
                    <w:r>
                      <w:delText>Inner.</w:delText>
                    </w:r>
                  </w:del>
                </w:p>
              </w:tc>
            </w:tr>
          </w:tbl>
          <w:p>
            <w:pPr>
              <w:jc w:val="center"/>
              <w:rPr>
                <w:ins w:author="Jubarte" w:id="13" w:date="2026-10-24T02:57:46Z"/>
                <w:i/>
              </w:rPr>
            </w:pPr>
            <w:ins w:author="Jubarte" w:id="14" w:date="2026-10-24T02:57:46Z">
              <w:r>
                <w:t>Alpha gamma.</w:t>
              </w:r>
            </w:ins>
          </w:p>
          <w:p>
            <w:pPr>
              <w:jc w:val="both"/>
            </w:pPr>
            <w:ins w:author="Jubarte" w:id="15" w:date="2026-10-24T02:57:46Z">
              <w:r>
                <w:t>Three.</w:t>
              </w:r>
            </w:ins>
            <w:del w:author="Jubarte" w:id="16" w:date="2026-10-24T02:57:46Z">
              <w:r>
                <w:delText>One.</w:delText>
              </w:r>
            </w:del>
          </w:p>
          <w:p>
            <w:pPr>
              <w:jc w:val="center"/>
              <w:rPr>
                <w:del w:author="Jubarte" w:id="17" w:date="2026-10-24T02:57:46Z"/>
                <w:b/>
              </w:rPr>
            </w:pPr>
            <w:del w:author="Jubarte" w:id="18" w:date="2026-10-24T02:57:46Z">
              <w:r>
                <w:delText>Alpha beta.</w:delText>
              </w:r>
            </w:del>
          </w:p>
          <w:p>
            <w:pPr>
              <w:jc w:val="both"/>
              <w:rPr>
                <w:del w:author="Jubarte" w:id="19" w:date="2026-10-24T02:57:46Z"/>
              </w:rPr>
            </w:pPr>
            <w:del w:author="Jubarte" w:id="20" w:date="2026-10-24T02:57:46Z">
              <w:r>
                <w:delText>Alpha beta.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