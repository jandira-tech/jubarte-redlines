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" w:date="2026-10-24T03:01:08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08Z"/>
                    </w:rPr>
                  </w:pPr>
                  <w:del w:author="Jubarte" w:id="3" w:date="2026-10-24T03:01:08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08Z"/>
                    </w:rPr>
                  </w:pPr>
                  <w:del w:author="Jubarte" w:id="5" w:date="2026-10-24T03:01:08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rPr>
                <w:ins w:author="Jubarte" w:id="8" w:date="2026-10-24T03:01:08Z"/>
                <w:b/>
              </w:rPr>
            </w:pPr>
            <w:r>
              <w:t>Two.</w:t>
            </w:r>
          </w:p>
          <w:p>
            <w:pPr>
              <w:jc w:val="both"/>
              <w:rPr>
                <w:rPrChange w:id="6" w:author="Jubarte" w:date="2026-10-24T03:01:08Z">
                  <w:rPr xmlns:w="http://schemas.openxmlformats.org/wordprocessingml/2006/main">
                    <w:i/>
                  </w:rPr>
                </w:rPrChange>
              </w:rPr>
              <w:pPrChange w:id="7" w:author="Jubarte" w:date="2026-10-24T03:01:08Z">
                <w:pPr xmlns:w="http://schemas.openxmlformats.org/wordprocessingml/2006/main">
                  <w:jc w:val="both"/>
                </w:pPr>
              </w:pPrChange>
            </w:pPr>
            <w:ins w:author="Jubarte" w:id="9" w:date="2026-10-24T03:01:08Z">
              <w:r>
                <w:t>Alpha beta gamma delta.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