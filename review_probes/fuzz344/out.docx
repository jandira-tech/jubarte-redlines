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14Z"/>
                    <w:sz w:val="32"/>
                  </w:rPr>
                </w:pPr>
                <w:ins w:author="Jubarte" w:id="2" w:date="2026-10-24T02:59:14Z">
                  <w:r>
                    <w:t>Three.</w:t>
                  </w:r>
                </w:ins>
              </w:p>
              <w:p>
                <w:pPr>
                  <w:jc w:val="left"/>
                  <w:rPr>
                    <w:rPrChange w:id="3" w:author="Jubarte" w:date="2026-10-24T02:59:14Z">
                      <w:rPr xmlns:w="http://schemas.openxmlformats.org/wordprocessingml/2006/main">
                        <w:sz w:val="32"/>
                      </w:rPr>
                    </w:rPrChange>
                  </w:rPr>
                  <w:pPrChange w:id="4" w:author="Jubarte" w:date="2026-10-24T02:59:14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right"/>
                  <w:rPr>
                    <w:ins w:author="Jubarte" w:id="5" w:date="2026-10-24T02:59:14Z"/>
                    <w:sz w:val="32"/>
                  </w:rPr>
                </w:pPr>
                <w:ins w:author="Jubarte" w:id="6" w:date="2026-10-24T02:59:14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  <w:pPrChange w:id="7" w:author="Jubarte" w:date="2026-10-24T02:59:14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right"/>
                  <w:rPr>
                    <w:ins w:author="Jubarte" w:id="11" w:date="2026-10-24T02:59:14Z"/>
                    <w:b/>
                  </w:rPr>
                </w:pPr>
                <w:ins w:author="Jubarte" w:id="9" w:date="2026-10-24T02:59:14Z">
                  <w:r>
                    <w:t>One</w:t>
                  </w:r>
                </w:ins>
                <w:del w:author="Jubarte" w:id="10" w:date="2026-10-24T02:59:14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sz w:val="32"/>
                    <w:rPrChange w:id="13" w:author="Jubarte" w:date="2026-10-24T02:59:14Z">
                      <w:rPr>
                        <w:b/>
                      </w:rPr>
                    </w:rPrChange>
                  </w:rPr>
                  <w:pPrChange w:id="8" w:author="Jubarte" w:date="2026-10-24T02:59:14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12" w:date="2026-10-24T02:59:14Z">
                  <w:r>
                    <w:t>One.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