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right"/>
                  <w:rPr>
                    <w:ins w:author="Jubarte" w:id="1" w:date="2026-10-24T02:58:23Z"/>
                    <w:b/>
                  </w:rPr>
                </w:pPr>
                <w:ins w:author="Jubarte" w:id="2" w:date="2026-10-24T02:58:23Z">
                  <w:r>
                    <w:t>Alpha beta.</w:t>
                  </w:r>
                </w:ins>
              </w:p>
            </w:sdtContent>
          </w:sdt>
          <w:sdt>
            <w:sdtPr/>
            <w:sdtContent>
              <w:p>
                <w:pPr>
                  <w:jc w:val="left"/>
                  <w:rPr>
                    <w:del w:author="Jubarte" w:id="3" w:date="2026-10-24T02:58:23Z"/>
                    <w:sz w:val="32"/>
                  </w:rPr>
                </w:pPr>
                <w:del w:author="Jubarte" w:id="4" w:date="2026-10-24T02:58:23Z">
                  <w:r>
                    <w:delText>Three.</w:delText>
                  </w:r>
                </w:del>
              </w:p>
              <w:p>
                <w:pPr>
                  <w:jc w:val="both"/>
                  <w:rPr>
                    <w:del w:author="Jubarte" w:id="5" w:date="2026-10-24T02:58:23Z"/>
                    <w:sz w:val="32"/>
                  </w:rPr>
                </w:pPr>
                <w:del w:author="Jubarte" w:id="6" w:date="2026-10-24T02:58:23Z">
                  <w:r>
                    <w:delText>Three.</w:delText>
                  </w:r>
                </w:del>
              </w:p>
            </w:sdtContent>
          </w:sdt>
          <w:sdt>
            <w:sdtPr/>
            <w:sdtContent>
              <w:p>
                <w:pPr>
                  <w:jc w:val="both"/>
                  <w:rPr>
                    <w:ins w:author="Jubarte" w:id="7" w:date="2026-10-24T02:58:23Z"/>
                  </w:rPr>
                </w:pPr>
                <w:ins w:author="Jubarte" w:id="8" w:date="2026-10-24T02:58:23Z">
                  <w:r>
                    <w:t>Alpha beta.</w:t>
                  </w:r>
                </w:ins>
              </w:p>
              <w:p>
                <w:pPr>
                  <w:jc w:val="center"/>
                  <w:rPr>
                    <w:b/>
                  </w:rPr>
                </w:pPr>
                <w:r>
                  <w:t>One.</w:t>
                </w:r>
              </w:p>
              <w:p>
                <w:pPr>
                  <w:jc w:val="both"/>
                  <w:rPr>
                    <w:del w:author="Jubarte" w:id="11" w:date="2026-10-24T02:58:23Z"/>
                  </w:rPr>
                </w:pPr>
                <w:ins w:author="Jubarte" w:id="9" w:date="2026-10-24T02:58:23Z">
                  <w:r>
                    <w:t>Alpha beta.</w:t>
                  </w:r>
                </w:ins>
                <w:del w:author="Jubarte" w:id="10" w:date="2026-10-24T02:58:23Z">
                  <w:r>
                    <w:delText>One.</w:delText>
                  </w:r>
                </w:del>
              </w:p>
              <w:p>
                <w:pPr>
                  <w:jc w:val="both"/>
                  <w:rPr>
                    <w:rPrChange w:id="14" w:author="Jubarte" w:date="2026-10-24T02:58:23Z">
                      <w:rPr>
                        <w:sz w:val="32"/>
                      </w:rPr>
                    </w:rPrChange>
                  </w:rPr>
                  <w:pPrChange w:id="13" w:author="Jubarte" w:date="2026-10-24T02:58:23Z">
                    <w:pPr>
                      <w:jc w:val="left"/>
                    </w:pPr>
                  </w:pPrChange>
                </w:pPr>
                <w:del w:author="Jubarte" w:id="12" w:date="2026-10-24T02:58:23Z">
                  <w:r>
                    <w:delText>One.</w:delText>
                  </w:r>
                </w:del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