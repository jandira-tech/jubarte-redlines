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rPrChange w:id="1" w:author="Jubarte" w:date="2026-10-24T03:01:39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39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3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9Z"/>
                    </w:rPr>
                  </w:pPr>
                  <w:ins w:author="Jubarte" w:id="5" w:date="2026-10-24T03:01:3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9Z"/>
                    </w:rPr>
                  </w:pPr>
                  <w:ins w:author="Jubarte" w:id="7" w:date="2026-10-24T03:01:3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  <w:rPrChange w:id="8" w:author="Jubarte" w:date="2026-10-24T03:01:39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1:39Z">
                <w:pPr xmlns:w="http://schemas.openxmlformats.org/wordprocessingml/2006/main">
                  <w:jc w:val="right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