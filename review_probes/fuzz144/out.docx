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7:51Z"/>
              </w:rPr>
            </w:pPr>
            <w:ins w:author="Jubarte" w:id="2" w:date="2026-10-24T02:57:51Z">
              <w:r>
                <w:t>Three.</w:t>
              </w:r>
            </w:ins>
          </w:p>
          <w:p>
            <w:pPr>
              <w:jc w:val="center"/>
              <w:rPr>
                <w:ins w:author="Jubarte" w:id="3" w:date="2026-10-24T02:57:51Z"/>
              </w:rPr>
            </w:pPr>
            <w:ins w:author="Jubarte" w:id="4" w:date="2026-10-24T02:57:51Z">
              <w:r>
                <w:t>One.</w:t>
              </w:r>
            </w:ins>
          </w:p>
          <w:p>
            <w:pPr>
              <w:jc w:val="both"/>
              <w:rPr>
                <w:i/>
              </w:rPr>
              <w:pPrChange w:id="5" w:author="Jubarte" w:date="2026-10-24T02:57:51Z">
                <w:pPr xmlns:w="http://schemas.openxmlformats.org/wordprocessingml/2006/main">
                  <w:jc w:val="center"/>
                </w:pPr>
              </w:pPrChange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