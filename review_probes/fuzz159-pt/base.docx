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  <w:pPrChange w:id="1" w:author="Jubarte" w:date="2026-10-24T02:58:07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8:07Z">
              <w:r>
                <w:t>Alpha beta</w:t>
              </w:r>
            </w:ins>
            <w:del w:author="Jubarte" w:id="3" w:date="2026-10-24T02:58:07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4" w:author="Jubarte" w:date="2026-10-24T02:58:07Z">
                  <w:rPr xmlns:w="http://schemas.openxmlformats.org/wordprocessingml/2006/main">
                    <w:b/>
                  </w:rPr>
                </w:rPrChange>
              </w:rPr>
              <w:pPrChange w:id="5" w:author="Jubarte" w:date="2026-10-24T02:58:07Z">
                <w:pPr xmlns:w="http://schemas.openxmlformats.org/wordprocessingml/2006/main"/>
              </w:pPrChange>
            </w:pPr>
            <w:ins w:author="Jubarte" w:id="6" w:date="2026-10-24T02:58:07Z">
              <w:r>
                <w:t>Alpha gamma</w:t>
              </w:r>
            </w:ins>
            <w:del w:author="Jubarte" w:id="7" w:date="2026-10-24T02:58:07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ns w:author="Jubarte" w:id="8" w:date="2026-10-24T02:58:07Z"/>
                <w:sz w:val="32"/>
              </w:rPr>
            </w:pPr>
            <w:ins w:author="Jubarte" w:id="9" w:date="2026-10-24T02:58:07Z">
              <w:r>
                <w:t>Four.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