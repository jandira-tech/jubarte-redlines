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  <w:pPrChange w:id="1" w:author="Jubarte" w:date="2026-10-24T03:01:37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3:01:37Z">
              <w:r>
                <w:t>Three</w:t>
              </w:r>
            </w:ins>
            <w:del w:author="Jubarte" w:id="3" w:date="2026-10-24T03:01:37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4" w:date="2026-10-24T03:01:3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37Z"/>
                    </w:rPr>
                  </w:pPr>
                  <w:del w:author="Jubarte" w:id="6" w:date="2026-10-24T03:01:3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37Z"/>
                    </w:rPr>
                  </w:pPr>
                  <w:del w:author="Jubarte" w:id="8" w:date="2026-10-24T03:01:3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9" w:date="2026-10-24T03:01:37Z"/>
                <w:sz w:val="32"/>
              </w:rPr>
            </w:pPr>
            <w:del w:author="Jubarte" w:id="10" w:date="2026-10-24T03:01:37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