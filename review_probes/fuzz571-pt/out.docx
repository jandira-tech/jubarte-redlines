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3:01:56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56Z"/>
                    </w:rPr>
                  </w:pPr>
                  <w:ins w:author="Jubarte" w:id="3" w:date="2026-10-24T03:01:56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56Z"/>
                    </w:rPr>
                  </w:pPr>
                  <w:ins w:author="Jubarte" w:id="5" w:date="2026-10-24T03:01:56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ins w:author="Jubarte" w:id="6" w:date="2026-10-24T03:01:56Z"/>
                <w:b/>
              </w:rPr>
            </w:pPr>
            <w:ins w:author="Jubarte" w:id="7" w:date="2026-10-24T03:01:56Z">
              <w:r>
                <w:t>Three.</w:t>
              </w:r>
            </w:ins>
          </w:p>
          <w:p>
            <w:pPr>
              <w:jc w:val="both"/>
              <w:rPr>
                <w:ins w:author="Jubarte" w:id="8" w:date="2026-10-24T03:01:56Z"/>
              </w:rPr>
            </w:pPr>
            <w:ins w:author="Jubarte" w:id="9" w:date="2026-10-24T03:01:56Z">
              <w:r>
                <w:t>One.</w:t>
              </w:r>
            </w:ins>
          </w:p>
          <w:p>
            <w:pPr>
              <w:jc w:val="center"/>
              <w:rPr>
                <w:ins w:author="Jubarte" w:id="11" w:date="2026-10-24T03:01:56Z"/>
                <w:i/>
              </w:rPr>
            </w:pPr>
            <w:r>
              <w:t>Two.</w:t>
            </w:r>
          </w:p>
          <w:p>
            <w:pPr>
              <w:jc w:val="right"/>
              <w:rPr>
                <w:i/>
              </w:rPr>
              <w:pPrChange w:id="10" w:author="Jubarte" w:date="2026-10-24T03:01:56Z">
                <w:pPr xmlns:w="http://schemas.openxmlformats.org/wordprocessingml/2006/main"/>
              </w:pPrChange>
            </w:pPr>
            <w:ins w:author="Jubarte" w:id="12" w:date="2026-10-24T03:01:56Z">
              <w:r>
                <w:t>Alpha beta gamma delta.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