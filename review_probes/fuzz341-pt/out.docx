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right"/>
                  <w:rPr>
                    <w:rPrChange w:id="1" w:author="Jubarte" w:date="2026-10-24T02:59:11Z">
                      <w:rPr xmlns:w="http://schemas.openxmlformats.org/wordprocessingml/2006/main">
                        <w:b/>
                      </w:rPr>
                    </w:rPrChange>
                  </w:rPr>
                  <w:pPrChange w:id="2" w:author="Jubarte" w:date="2026-10-24T02:59:11Z">
                    <w:pPr xmlns:w="http://schemas.openxmlformats.org/wordprocessingml/2006/main">
                      <w:jc w:val="both"/>
                    </w:pPr>
                  </w:pPrChange>
                </w:pPr>
                <w:r>
                  <w:t>Alpha gamma.</w:t>
                </w:r>
              </w:p>
              <w:p>
                <w:pPr>
                  <w:jc w:val="left"/>
                  <w:rPr>
                    <w:ins w:author="Jubarte" w:id="3" w:date="2026-10-24T02:59:11Z"/>
                    <w:sz w:val="32"/>
                  </w:rPr>
                </w:pPr>
                <w:ins w:author="Jubarte" w:id="4" w:date="2026-10-24T02:59:11Z">
                  <w:r>
                    <w:t>Alpha beta.</w:t>
                  </w:r>
                </w:ins>
              </w:p>
            </w:sdtContent>
          </w:sdt>
          <w:sdt>
            <w:sdtPr/>
            <w:sdtContent>
              <w:p>
                <w:pPr>
                  <w:jc w:val="both"/>
                  <w:rPr>
                    <w:del w:author="Jubarte" w:id="11" w:date="2026-10-24T02:59:11Z"/>
                    <w:b/>
                  </w:rPr>
                </w:pPr>
                <w:r>
                  <w:t>Two.</w:t>
                </w:r>
              </w:p>
              <w:p>
                <w:pPr>
                  <w:jc w:val="right"/>
                  <w:rPr>
                    <w:del w:author="Jubarte" w:id="5" w:date="2026-10-24T02:59:11Z"/>
                  </w:rPr>
                </w:pPr>
                <w:del w:author="Jubarte" w:id="6" w:date="2026-10-24T02:59:11Z">
                  <w:r>
                    <w:delText>Alpha gamma.</w:delText>
                  </w:r>
                </w:del>
              </w:p>
            </w:sdtContent>
          </w:sdt>
          <w:sdt>
            <w:sdtPr/>
            <w:sdtContent>
              <w:p>
                <w:pPr>
                  <w:jc w:val="right"/>
                  <w:rPr>
                    <w:del w:author="Jubarte" w:id="7" w:date="2026-10-24T02:59:11Z"/>
                    <w:b/>
                  </w:rPr>
                </w:pPr>
                <w:del w:author="Jubarte" w:id="8" w:date="2026-10-24T02:59:11Z">
                  <w:r>
                    <w:delText>Three.</w:delText>
                  </w:r>
                </w:del>
              </w:p>
              <w:p>
                <w:pPr>
                  <w:jc w:val="right"/>
                  <w:rPr>
                    <w:del w:author="Jubarte" w:id="9" w:date="2026-10-24T02:59:11Z"/>
                    <w:b/>
                  </w:rPr>
                </w:pPr>
                <w:del w:author="Jubarte" w:id="10" w:date="2026-10-24T02:59:11Z">
                  <w:r>
                    <w:delText>Alpha beta.</w:delText>
                  </w:r>
                </w:del>
              </w:p>
              <w:p>
                <w:pPr>
                  <w:jc w:val="both"/>
                  <w:rPr>
                    <w:b/>
                    <w:rPrChange w:id="13" w:author="Jubarte" w:date="2026-10-24T02:59:11Z">
                      <w:rPr/>
                    </w:rPrChange>
                  </w:rPr>
                </w:pPr>
                <w:del w:author="Jubarte" w:id="12" w:date="2026-10-24T02:59:11Z">
                  <w:r>
                    <w:delText>Three.</w:delText>
                  </w:r>
                </w:del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