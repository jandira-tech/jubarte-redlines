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sdt>
            <w:sdtPr/>
            <w:sdtContent>
              <w:p>
                <w:pPr>
                  <w:jc w:val="left"/>
                  <w:rPr>
                    <w:del w:author="Jubarte" w:id="1" w:date="2026-10-24T02:59:02Z"/>
                  </w:rPr>
                </w:pPr>
                <w:del w:author="Jubarte" w:id="2" w:date="2026-10-24T02:59:02Z">
                  <w:r>
                    <w:delText>Alpha beta.</w:delText>
                  </w:r>
                </w:del>
              </w:p>
              <w:p>
                <w:pPr>
                  <w:jc w:val="center"/>
                  <w:rPr>
                    <w:i/>
                  </w:rPr>
                </w:pPr>
                <w:r>
                  <w:t>Alpha gamma.</w:t>
                </w:r>
              </w:p>
              <w:p>
                <w:pPr>
                  <w:jc w:val="right"/>
                  <w:rPr>
                    <w:rPrChange w:id="3" w:author="Jubarte" w:date="2026-10-24T02:59:02Z">
                      <w:rPr xmlns:w="http://schemas.openxmlformats.org/wordprocessingml/2006/main">
                        <w:b/>
                      </w:rPr>
                    </w:rPrChange>
                  </w:rPr>
                  <w:pPrChange w:id="4" w:author="Jubarte" w:date="2026-10-24T02:59:02Z">
                    <w:pPr xmlns:w="http://schemas.openxmlformats.org/wordprocessingml/2006/main">
                      <w:jc w:val="both"/>
                    </w:pPr>
                  </w:pPrChange>
                </w:pPr>
                <w:r>
                  <w:t>Three.</w:t>
                </w:r>
              </w:p>
              <w:p>
                <w:pPr>
                  <w:jc w:val="center"/>
                  <w:rPr>
                    <w:ins w:author="Jubarte" w:id="5" w:date="2026-10-24T02:59:02Z"/>
                    <w:i/>
                  </w:rPr>
                </w:pPr>
                <w:ins w:author="Jubarte" w:id="6" w:date="2026-10-24T02:59:02Z">
                  <w:r>
                    <w:t>Two.</w:t>
                  </w:r>
                </w:ins>
              </w:p>
            </w:sdtContent>
          </w:sdt>
          <w:sdt>
            <w:sdtPr/>
            <w:sdtContent>
              <w:p>
                <w:pPr>
                  <w:jc w:val="right"/>
                  <w:rPr>
                    <w:ins w:author="Jubarte" w:id="7" w:date="2026-10-24T02:59:02Z"/>
                    <w:sz w:val="32"/>
                  </w:rPr>
                </w:pPr>
                <w:ins w:author="Jubarte" w:id="8" w:date="2026-10-24T02:59:02Z">
                  <w:r>
                    <w:t>One.</w:t>
                  </w:r>
                </w:ins>
              </w:p>
              <w:p>
                <w:pPr>
                  <w:jc w:val="center"/>
                  <w:rPr>
                    <w:ins w:author="Jubarte" w:id="9" w:date="2026-10-24T02:59:02Z"/>
                  </w:rPr>
                </w:pPr>
                <w:ins w:author="Jubarte" w:id="10" w:date="2026-10-24T02:59:02Z">
                  <w:r>
                    <w:t>Three.</w:t>
                  </w:r>
                </w:ins>
              </w:p>
            </w:sdtContent>
          </w:sdt>
          <w:sdt>
            <w:sdtPr/>
            <w:sdtContent>
              <w:p>
                <w:pPr>
                  <w:jc w:val="right"/>
                  <w:rPr>
                    <w:del w:author="Jubarte" w:id="11" w:date="2026-10-24T02:59:02Z"/>
                    <w:i/>
                  </w:rPr>
                </w:pPr>
                <w:del w:author="Jubarte" w:id="12" w:date="2026-10-24T02:59:02Z">
                  <w:r>
                    <w:delText>Alpha gamma.</w:delText>
                  </w:r>
                </w:del>
              </w:p>
            </w:sdtContent>
          </w:sdt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