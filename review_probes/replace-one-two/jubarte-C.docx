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2:53:32Z"/>
              </w:rPr>
            </w:pPr>
            <w:ins w:author="Jubarte" w:id="2" w:date="2026-10-24T02:53:32Z">
              <w:r>
                <w:t>Alpha.</w:t>
              </w:r>
            </w:ins>
          </w:p>
          <w:p>
            <w:pPr>
              <w:jc w:val="right"/>
            </w:pPr>
            <w:ins w:author="Jubarte" w:id="3" w:date="2026-10-24T02:53:32Z">
              <w:r>
                <w:t>Beta.</w:t>
              </w:r>
            </w:ins>
            <w:del w:author="Jubarte" w:id="4" w:date="2026-10-24T02:53:32Z">
              <w:r>
                <w:delText>Gamma.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