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3:11Z"/>
              </w:rPr>
            </w:pPr>
            <w:ins w:author="Jubarte" w:id="2" w:date="2026-10-24T02:53:11Z">
              <w:r>
                <w:t>Alpha.</w:t>
              </w:r>
            </w:ins>
          </w:p>
          <w:p>
            <w:pPr>
              <w:jc w:val="right"/>
            </w:pPr>
            <w:ins w:author="Jubarte" w:id="3" w:date="2026-10-24T02:53:11Z">
              <w:r>
                <w:t>Beta.</w:t>
              </w:r>
            </w:ins>
            <w:del w:author="Jubarte" w:id="4" w:date="2026-10-24T02:53:11Z">
              <w:r>
                <w:delText>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