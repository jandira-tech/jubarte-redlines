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ns w:author="Jubarte" w:id="1" w:date="2026-10-24T02:59:13Z"/>
                    <w:sz w:val="32"/>
                  </w:rPr>
                </w:pPr>
                <w:ins w:author="Jubarte" w:id="2" w:date="2026-10-24T02:59:13Z">
                  <w:r>
                    <w:t>Alpha beta.</w:t>
                  </w:r>
                </w:ins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  <w:pPrChange w:id="3" w:author="Jubarte" w:date="2026-10-24T02:59:13Z">
                    <w:pPr xmlns:w="http://schemas.openxmlformats.org/wordprocessingml/2006/main">
                      <w:jc w:val="both"/>
                    </w:pPr>
                  </w:pPrChange>
                </w:pPr>
                <w:r>
                  <w:t xml:space="preserve">Alpha </w:t>
                </w:r>
                <w:ins w:author="Jubarte" w:id="4" w:date="2026-10-24T02:59:13Z">
                  <w:r>
                    <w:t>gamma</w:t>
                  </w:r>
                </w:ins>
                <w:del w:author="Jubarte" w:id="5" w:date="2026-10-24T02:59:13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sz w:val="32"/>
                    <w:rPrChange w:id="6" w:author="Jubarte" w:date="2026-10-24T02:59:13Z">
                      <w:rPr xmlns:w="http://schemas.openxmlformats.org/wordprocessingml/2006/main">
                        <w:i/>
                      </w:rPr>
                    </w:rPrChange>
                  </w:rPr>
                  <w:pPrChange w:id="7" w:author="Jubarte" w:date="2026-10-24T02:59:13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8" w:date="2026-10-24T02:59:13Z">
                  <w:r>
                    <w:t>One</w:t>
                  </w:r>
                </w:ins>
                <w:del w:author="Jubarte" w:id="9" w:date="2026-10-24T02:59:13Z">
                  <w:r>
                    <w:delText>Three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