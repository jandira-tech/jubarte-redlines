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2:55:47Z"/>
                <w:i/>
              </w:rPr>
            </w:pPr>
            <w:del w:author="Jubarte" w:id="2" w:date="2026-10-24T02:55:47Z">
              <w:r>
                <w:delText>Alpha beta.</w:delText>
              </w:r>
            </w:del>
          </w:p>
          <w:p>
            <w:pPr>
              <w:jc w:val="right"/>
              <w:rPr>
                <w:i/>
                <w:rPrChange w:id="3" w:author="Jubarte" w:date="2026-10-24T02:55:47Z">
                  <w:rPr xmlns:w="http://schemas.openxmlformats.org/wordprocessingml/2006/main">
                    <w:sz w:val="32"/>
                  </w:rPr>
                </w:rPrChange>
              </w:rPr>
              <w:pPrChange w:id="4" w:author="Jubarte" w:date="2026-10-24T02:55:47Z">
                <w:pPr xmlns:w="http://schemas.openxmlformats.org/wordprocessingml/2006/main"/>
              </w:pPrChange>
            </w:pPr>
            <w:r>
              <w:t>One.</w:t>
            </w:r>
          </w:p>
          <w:p>
            <w:pPr>
              <w:jc w:val="right"/>
              <w:rPr>
                <w:ins w:author="Jubarte" w:id="5" w:date="2026-10-24T02:55:47Z"/>
                <w:b/>
              </w:rPr>
            </w:pPr>
            <w:ins w:author="Jubarte" w:id="6" w:date="2026-10-24T02:55:47Z">
              <w:r>
                <w:t>Four.</w:t>
              </w:r>
            </w:ins>
          </w:p>
          <w:p>
            <w:pPr>
              <w:jc w:val="center"/>
              <w:rPr>
                <w:rPrChange w:id="7" w:author="Jubarte" w:date="2026-10-24T02:55:47Z">
                  <w:rPr xmlns:w="http://schemas.openxmlformats.org/wordprocessingml/2006/main">
                    <w:sz w:val="32"/>
                  </w:rPr>
                </w:rPrChange>
              </w:rPr>
              <w:pPrChange w:id="8" w:author="Jubarte" w:date="2026-10-24T02:55:47Z">
                <w:pPr xmlns:w="http://schemas.openxmlformats.org/wordprocessingml/2006/main"/>
              </w:pPrChange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