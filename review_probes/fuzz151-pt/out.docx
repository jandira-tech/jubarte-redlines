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58Z"/>
              </w:rPr>
            </w:pPr>
            <w:ins w:author="Jubarte" w:id="2" w:date="2026-10-24T02:57:58Z">
              <w:r>
                <w:t>Four.</w:t>
              </w:r>
            </w:ins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i/>
                <w:rPrChange w:id="3" w:author="Jubarte" w:date="2026-10-24T02:57:58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58Z">
                <w:pPr xmlns:w="http://schemas.openxmlformats.org/wordprocessingml/2006/main"/>
              </w:pPrChange>
            </w:pPr>
            <w:r>
              <w:t xml:space="preserve">Alpha </w:t>
            </w:r>
            <w:ins w:author="Jubarte" w:id="5" w:date="2026-10-24T02:57:58Z">
              <w:r>
                <w:t>gamma</w:t>
              </w:r>
            </w:ins>
            <w:del w:author="Jubarte" w:id="6" w:date="2026-10-24T02:57:58Z">
              <w:r>
                <w:delText>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