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del w:author="Jubarte" w:id="5" w:date="2026-10-24T02:57:54Z"/>
                <w:sz w:val="32"/>
                <w:rPrChange w:id="1" w:author="Jubarte" w:date="2026-10-24T02:57:54Z">
                  <w:rPr xmlns:w="http://schemas.openxmlformats.org/wordprocessingml/2006/main">
                    <w:i/>
                  </w:rPr>
                </w:rPrChange>
              </w:rPr>
              <w:pPrChange w:id="2" w:author="Jubarte" w:date="2026-10-24T02:57:54Z">
                <w:pPr xmlns:w="http://schemas.openxmlformats.org/wordprocessingml/2006/main">
                  <w:jc w:val="center"/>
                </w:pPr>
              </w:pPrChange>
            </w:pPr>
            <w:ins w:author="Jubarte" w:id="3" w:date="2026-10-24T02:57:54Z">
              <w:r>
                <w:t>Four</w:t>
              </w:r>
            </w:ins>
            <w:del w:author="Jubarte" w:id="4" w:date="2026-10-24T02:57:54Z">
              <w:r>
                <w:delText>Alpha beta</w:delText>
              </w:r>
            </w:del>
            <w:r>
              <w:t>.</w:t>
            </w:r>
          </w:p>
          <w:p>
            <w:pPr>
              <w:jc w:val="right"/>
              <w:rPr>
                <w:sz w:val="32"/>
              </w:rPr>
              <w:pPrChange w:id="7" w:author="Jubarte" w:date="2026-10-24T02:57:54Z">
                <w:pPr>
                  <w:jc w:val="center"/>
                </w:pPr>
              </w:pPrChange>
            </w:pPr>
            <w:del w:author="Jubarte" w:id="6" w:date="2026-10-24T02:57:54Z">
              <w:r>
                <w:delText>Alpha beta.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