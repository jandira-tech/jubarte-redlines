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del w:author="Jubarte" w:id="1" w:date="2026-10-24T02:58:28Z"/>
                    <w:sz w:val="32"/>
                  </w:rPr>
                </w:pPr>
                <w:del w:author="Jubarte" w:id="2" w:date="2026-10-24T02:58:28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both"/>
                  <w:rPr>
                    <w:del w:author="Jubarte" w:id="3" w:date="2026-10-24T02:58:28Z"/>
                    <w:i/>
                  </w:rPr>
                </w:pPr>
                <w:del w:author="Jubarte" w:id="4" w:date="2026-10-24T02:58:28Z">
                  <w:r>
                    <w:delText>Three.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ins w:author="Jubarte" w:id="10" w:date="2026-10-24T02:58:28Z"/>
                    <w:sz w:val="32"/>
                  </w:rPr>
                </w:pPr>
                <w:r>
                  <w:t>Alpha gamma.</w:t>
                </w:r>
              </w:p>
              <w:p>
                <w:pPr>
                  <w:jc w:val="left"/>
                  <w:rPr>
                    <w:ins w:author="Jubarte" w:id="6" w:date="2026-10-24T02:58:28Z"/>
                    <w:b/>
                  </w:rPr>
                </w:pPr>
                <w:ins w:author="Jubarte" w:id="7" w:date="2026-10-24T02:58:28Z">
                  <w:r>
                    <w:t>Alpha gamma.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ins w:author="Jubarte" w:id="8" w:date="2026-10-24T02:58:28Z"/>
                  </w:rPr>
                </w:pPr>
                <w:ins w:author="Jubarte" w:id="9" w:date="2026-10-24T02:58:28Z">
                  <w:r>
                    <w:t>Alpha beta.</w:t>
                  </w:r>
                </w:ins>
              </w:p>
              <w:p>
                <w:pPr>
                  <w:jc w:val="both"/>
                  <w:rPr>
                    <w:i/>
                    <w:rPrChange w:id="12" w:author="Jubarte" w:date="2026-10-24T02:58:28Z">
                      <w:rPr>
                        <w:sz w:val="32"/>
                      </w:rPr>
                    </w:rPrChange>
                  </w:rPr>
                  <w:pPrChange w:id="5" w:author="Jubarte" w:date="2026-10-24T02:58:28Z">
                    <w:pPr xmlns:w="http://schemas.openxmlformats.org/wordprocessingml/2006/main">
                      <w:jc w:val="right"/>
                    </w:pPr>
                  </w:pPrChange>
                </w:pPr>
                <w:ins w:author="Jubarte" w:id="11" w:date="2026-10-24T02:58:28Z">
                  <w:r>
                    <w:t>One.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