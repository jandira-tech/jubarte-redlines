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center"/>
                </w:pPr>
                <w:ins w:author="Jubarte" w:id="1" w:date="2026-10-24T02:58:11Z">
                  <w:r>
                    <w:t>Two</w:t>
                  </w:r>
                </w:ins>
                <w:del w:author="Jubarte" w:id="2" w:date="2026-10-24T02:58:11Z">
                  <w:r>
                    <w:delText>Three</w:delText>
                  </w:r>
                </w:del>
                <w:r>
                  <w:t>.</w:t>
                </w:r>
              </w:p>
              <w:p>
                <w:pPr>
                  <w:jc w:val="both"/>
                  <w:rPr>
                    <w:rPrChange w:id="3" w:author="Jubarte" w:date="2026-10-24T02:58:11Z">
                      <w:rPr xmlns:w="http://schemas.openxmlformats.org/wordprocessingml/2006/main">
                        <w:b/>
                      </w:rPr>
                    </w:rPrChange>
                  </w:rPr>
                  <w:pPrChange w:id="4" w:author="Jubarte" w:date="2026-10-24T02:58:11Z">
                    <w:pPr xmlns:w="http://schemas.openxmlformats.org/wordprocessingml/2006/main">
                      <w:jc w:val="center"/>
                    </w:pPr>
                  </w:pPrChange>
                </w:pPr>
                <w:r>
                  <w:t>Three.</w:t>
                </w:r>
              </w:p>
            </w:sdtContent>
          </w:sdt>
          <w:sdt>
            <w:sdtPr/>
            <w:sdtContent>
              <w:p>
                <w:pPr>
                  <w:jc w:val="center"/>
                  <w:rPr>
                    <w:del w:author="Jubarte" w:id="5" w:date="2026-10-24T02:58:11Z"/>
                    <w:b/>
                  </w:rPr>
                </w:pPr>
                <w:del w:author="Jubarte" w:id="6" w:date="2026-10-24T02:58:11Z">
                  <w:r>
                    <w:delText>One.</w:delText>
                  </w:r>
                </w:del>
              </w:p>
            </w:sdtContent>
          </w:sdt>
          <w:sdt>
            <w:sdtPr/>
            <w:sdtContent>
              <w:p>
                <w:pPr>
                  <w:jc w:val="both"/>
                  <w:rPr>
                    <w:b/>
                    <w:rPrChange w:id="7" w:author="Jubarte" w:date="2026-10-24T02:58:11Z">
                      <w:rPr xmlns:w="http://schemas.openxmlformats.org/wordprocessingml/2006/main">
                        <w:sz w:val="32"/>
                      </w:rPr>
                    </w:rPrChange>
                  </w:rPr>
                  <w:pPrChange w:id="8" w:author="Jubarte" w:date="2026-10-24T02:58:11Z">
                    <w:pPr xmlns:w="http://schemas.openxmlformats.org/wordprocessingml/2006/main"/>
                  </w:pPrChange>
                </w:pPr>
                <w:r>
                  <w:t>Alpha beta.</w:t>
                </w:r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