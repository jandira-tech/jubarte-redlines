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8:19Z"/>
                    <w:i/>
                  </w:rPr>
                </w:pPr>
                <w:del w:author="Jubarte" w:id="2" w:date="2026-10-24T02:58:19Z">
                  <w:r>
                    <w:delText>One.</w:delText>
                  </w:r>
                </w:del>
              </w:p>
              <w:p>
                <w:pPr>
                  <w:jc w:val="right"/>
                  <w:rPr>
                    <w:del w:author="Jubarte" w:id="3" w:date="2026-10-24T02:58:19Z"/>
                    <w:i/>
                  </w:rPr>
                </w:pPr>
                <w:del w:author="Jubarte" w:id="4" w:date="2026-10-24T02:58:19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14" w:date="2026-10-24T02:58:19Z"/>
                    <w:sz w:val="32"/>
                  </w:rPr>
                </w:pPr>
                <w:r>
                  <w:t>Alpha beta.</w:t>
                </w:r>
              </w:p>
              <w:p>
                <w:pPr>
                  <w:jc w:val="both"/>
                  <w:rPr>
                    <w:ins w:author="Jubarte" w:id="6" w:date="2026-10-24T02:58:19Z"/>
                    <w:i/>
                  </w:rPr>
                </w:pPr>
                <w:ins w:author="Jubarte" w:id="7" w:date="2026-10-24T02:58:19Z">
                  <w:r>
                    <w:t>Alpha beta.</w:t>
                  </w:r>
                </w:ins>
              </w:p>
              <w:p>
                <w:pPr>
                  <w:jc w:val="left"/>
                  <w:rPr>
                    <w:ins w:author="Jubarte" w:id="8" w:date="2026-10-24T02:58:19Z"/>
                    <w:i/>
                  </w:rPr>
                </w:pPr>
                <w:ins w:author="Jubarte" w:id="9" w:date="2026-10-24T02:58:19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10" w:date="2026-10-24T02:58:19Z"/>
                    <w:b/>
                  </w:rPr>
                </w:pPr>
                <w:ins w:author="Jubarte" w:id="11" w:date="2026-10-24T02:58:19Z">
                  <w:r>
                    <w:t>Three.</w:t>
                  </w:r>
                </w:ins>
              </w:p>
              <w:p>
                <w:pPr>
                  <w:jc w:val="right"/>
                  <w:rPr>
                    <w:ins w:author="Jubarte" w:id="12" w:date="2026-10-24T02:58:19Z"/>
                  </w:rPr>
                </w:pPr>
                <w:ins w:author="Jubarte" w:id="13" w:date="2026-10-24T02:58:19Z">
                  <w:r>
                    <w:t>One.</w:t>
                  </w:r>
                </w:ins>
              </w:p>
              <w:p>
                <w:pPr>
                  <w:jc w:val="center"/>
                  <w:rPr>
                    <w:rPrChange w:id="16" w:author="Jubarte" w:date="2026-10-24T02:58:19Z">
                      <w:rPr>
                        <w:sz w:val="32"/>
                      </w:rPr>
                    </w:rPrChange>
                  </w:rPr>
                  <w:pPrChange w:id="5" w:author="Jubarte" w:date="2026-10-24T02:58:19Z">
                    <w:pPr xmlns:w="http://schemas.openxmlformats.org/wordprocessingml/2006/main">
                      <w:jc w:val="both"/>
                    </w:pPr>
                  </w:pPrChange>
                </w:pPr>
                <w:ins w:author="Jubarte" w:id="15" w:date="2026-10-24T02:58:19Z">
                  <w:r>
                    <w:t>One.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