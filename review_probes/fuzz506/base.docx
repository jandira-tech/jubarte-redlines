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06Z"/>
                <w:b/>
              </w:rPr>
            </w:pPr>
            <w:del w:author="Jubarte" w:id="2" w:date="2026-10-24T03:01:06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3" w:date="2026-10-24T03:01:0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06Z"/>
                    </w:rPr>
                  </w:pPr>
                  <w:del w:author="Jubarte" w:id="5" w:date="2026-10-24T03:01:0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06Z"/>
                    </w:rPr>
                  </w:pPr>
                  <w:del w:author="Jubarte" w:id="7" w:date="2026-10-24T03:01:0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8" w:date="2026-10-24T03:01:06Z"/>
              </w:rPr>
            </w:pPr>
            <w:del w:author="Jubarte" w:id="9" w:date="2026-10-24T03:01:06Z">
              <w:r>
                <w:delText>Epsilon zeta eta theta.</w:delText>
              </w:r>
            </w:del>
          </w:p>
          <w:p>
            <w:pPr>
              <w:jc w:val="right"/>
              <w:rPr>
                <w:i/>
                <w:rPrChange w:id="10" w:author="Jubarte" w:date="2026-10-24T03:01:06Z">
                  <w:rPr xmlns:w="http://schemas.openxmlformats.org/wordprocessingml/2006/main">
                    <w:b/>
                  </w:rPr>
                </w:rPrChange>
              </w:rPr>
              <w:pPrChange w:id="11" w:author="Jubarte" w:date="2026-10-24T03:01:06Z">
                <w:pPr xmlns:w="http://schemas.openxmlformats.org/wordprocessingml/2006/main"/>
              </w:pPrChange>
            </w:pPr>
            <w:r>
              <w:t>Alpha beta gamma delta.</w:t>
            </w:r>
          </w:p>
          <w:p>
            <w:pPr>
              <w:jc w:val="left"/>
              <w:rPr>
                <w:ins w:author="Jubarte" w:id="12" w:date="2026-10-24T03:01:06Z"/>
                <w:b/>
              </w:rPr>
            </w:pPr>
            <w:ins w:author="Jubarte" w:id="13" w:date="2026-10-24T03:01:06Z">
              <w:r>
                <w:t>Alpha beta gamma delta.</w:t>
              </w:r>
            </w:ins>
          </w:p>
          <w:p>
            <w:pPr>
              <w:jc w:val="center"/>
              <w:rPr>
                <w:ins w:author="Jubarte" w:id="14" w:date="2026-10-24T03:01:06Z"/>
              </w:rPr>
            </w:pPr>
            <w:ins w:author="Jubarte" w:id="15" w:date="2026-10-24T03:01:06Z">
              <w:r>
                <w:t>Two.</w:t>
              </w:r>
            </w:ins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