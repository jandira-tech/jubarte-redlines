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ins w:author="Jubarte" w:id="1" w:date="2026-10-24T02:58:15Z"/>
                    <w:i/>
                  </w:rPr>
                </w:pPr>
                <w:ins w:author="Jubarte" w:id="2" w:date="2026-10-24T02:58:15Z">
                  <w:r>
                    <w:t>One.</w:t>
                  </w:r>
                </w:ins>
              </w:p>
              <w:p>
                <w:pPr>
                  <w:jc w:val="left"/>
                  <w:rPr>
                    <w:ins w:author="Jubarte" w:id="3" w:date="2026-10-24T02:58:15Z"/>
                    <w:b/>
                  </w:rPr>
                </w:pPr>
                <w:ins w:author="Jubarte" w:id="4" w:date="2026-10-24T02:58:15Z">
                  <w:r>
                    <w:t>Alpha gamma.</w:t>
                  </w:r>
                </w:ins>
              </w:p>
              <w:p>
                <w:pPr>
                  <w:jc w:val="right"/>
                  <w:rPr>
                    <w:ins w:author="Jubarte" w:id="5" w:date="2026-10-24T02:58:15Z"/>
                    <w:sz w:val="32"/>
                  </w:rPr>
                </w:pPr>
                <w:ins w:author="Jubarte" w:id="6" w:date="2026-10-24T02:58:15Z">
                  <w:r>
                    <w:t>Alpha beta.</w:t>
                  </w:r>
                </w:ins>
              </w:p>
            </w:sdtContent>
          </w:sdt>
          <w:sdt>
            <w:sdtPr/>
            <w:sdtContent>
              <w:p>
                <w:pPr>
                  <w:jc w:val="left"/>
                  <w:rPr>
                    <w:i/>
                  </w:rPr>
                  <w:pPrChange w:id="7" w:author="Jubarte" w:date="2026-10-24T02:58:15Z">
                    <w:pPr xmlns:w="http://schemas.openxmlformats.org/wordprocessingml/2006/main">
                      <w:jc w:val="both"/>
                    </w:pPr>
                  </w:pPrChange>
                </w:pPr>
                <w:r>
                  <w:t>Two.</w:t>
                </w:r>
              </w:p>
              <w:p>
                <w:pPr>
                  <w:jc w:val="center"/>
                </w:pPr>
                <w:r>
                  <w:t>Two.</w:t>
                </w:r>
              </w:p>
              <w:p>
                <w:pPr>
                  <w:jc w:val="left"/>
                  <w:rPr>
                    <w:del w:author="Jubarte" w:id="8" w:date="2026-10-24T02:58:15Z"/>
                    <w:sz w:val="32"/>
                  </w:rPr>
                </w:pPr>
                <w:del w:author="Jubarte" w:id="9" w:date="2026-10-24T02:58:15Z">
                  <w:r>
                    <w:delText>One.</w:delText>
                  </w:r>
                </w:del>
              </w:p>
              <w:p>
                <w:pPr>
                  <w:jc w:val="right"/>
                  <w:rPr>
                    <w:del w:author="Jubarte" w:id="10" w:date="2026-10-24T02:58:15Z"/>
                    <w:i/>
                  </w:rPr>
                </w:pPr>
                <w:del w:author="Jubarte" w:id="11" w:date="2026-10-24T02:58:15Z">
                  <w:r>
                    <w:delText>Alpha gamma.</w:delText>
                  </w:r>
                </w:del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