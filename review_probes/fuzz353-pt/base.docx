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b/>
                  </w:rPr>
                </w:pPr>
                <w:ins w:author="Jubarte" w:id="1" w:date="2026-10-24T02:59:27Z">
                  <w:r>
                    <w:t>Three</w:t>
                  </w:r>
                </w:ins>
                <w:del w:author="Jubarte" w:id="2" w:date="2026-10-24T02:59:27Z">
                  <w:r>
                    <w:delText>Two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</w:rPr>
                  <w:pPrChange w:id="3" w:author="Jubarte" w:date="2026-10-24T02:59:27Z">
                    <w:pPr xmlns:w="http://schemas.openxmlformats.org/wordprocessingml/2006/main"/>
                  </w:pPrChange>
                </w:pPr>
                <w:ins w:author="Jubarte" w:id="4" w:date="2026-10-24T02:59:27Z">
                  <w:r>
                    <w:t>Three</w:t>
                  </w:r>
                </w:ins>
                <w:del w:author="Jubarte" w:id="5" w:date="2026-10-24T02:59:27Z">
                  <w:r>
                    <w:delText>Alpha beta</w:delText>
                  </w:r>
                </w:del>
                <w:r>
                  <w:t>.</w:t>
                </w:r>
              </w:p>
              <w:p>
                <w:pPr>
                  <w:jc w:val="right"/>
                  <w:rPr>
                    <w:i/>
                    <w:rPrChange w:id="6" w:author="Jubarte" w:date="2026-10-24T02:59:27Z">
                      <w:rPr xmlns:w="http://schemas.openxmlformats.org/wordprocessingml/2006/main">
                        <w:b/>
                      </w:rPr>
                    </w:rPrChange>
                  </w:rPr>
                  <w:pPrChange w:id="7" w:author="Jubarte" w:date="2026-10-24T02:59:27Z">
                    <w:pPr xmlns:w="http://schemas.openxmlformats.org/wordprocessingml/2006/main"/>
                  </w:pPrChange>
                </w:pPr>
                <w:ins w:author="Jubarte" w:id="8" w:date="2026-10-24T02:59:27Z">
                  <w:r>
                    <w:t>One</w:t>
                  </w:r>
                </w:ins>
                <w:del w:author="Jubarte" w:id="9" w:date="2026-10-24T02:59:27Z">
                  <w:r>
                    <w:delText>Alpha beta</w:delText>
                  </w:r>
                </w:del>
                <w:r>
                  <w:t>.</w:t>
                </w:r>
              </w:p>
              <w:p>
                <w:pPr>
                  <w:jc w:val="both"/>
                  <w:rPr>
                    <w:ins w:author="Jubarte" w:id="10" w:date="2026-10-24T02:59:27Z"/>
                    <w:b/>
                  </w:rPr>
                </w:pPr>
                <w:ins w:author="Jubarte" w:id="11" w:date="2026-10-24T02:59:27Z">
                  <w:r>
                    <w:t>One.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