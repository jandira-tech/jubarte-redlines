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ns w:author="Jubarte" w:id="1" w:date="2026-10-24T02:56:43Z"/>
                <w:sz w:val="32"/>
              </w:rPr>
            </w:pPr>
            <w:ins w:author="Jubarte" w:id="2" w:date="2026-10-24T02:56:43Z">
              <w:r>
                <w:t>Alpha gamma.</w:t>
              </w:r>
            </w:ins>
          </w:p>
          <w:p>
            <w:pPr>
              <w:jc w:val="both"/>
              <w:rPr>
                <w:ins w:author="Jubarte" w:id="3" w:date="2026-10-24T02:56:43Z"/>
                <w:sz w:val="32"/>
              </w:rPr>
            </w:pPr>
            <w:ins w:author="Jubarte" w:id="4" w:date="2026-10-24T02:56:43Z">
              <w:r>
                <w:t>Four.</w:t>
              </w:r>
            </w:ins>
          </w:p>
          <w:p>
            <w:pPr>
              <w:jc w:val="center"/>
              <w:rPr>
                <w:i/>
              </w:rPr>
              <w:pPrChange w:id="5" w:author="Jubarte" w:date="2026-10-24T02:56:43Z">
                <w:pPr xmlns:w="http://schemas.openxmlformats.org/wordprocessingml/2006/main">
                  <w:jc w:val="right"/>
                </w:pPr>
              </w:pPrChange>
            </w:pPr>
            <w:r>
              <w:t>Three.</w:t>
            </w:r>
          </w:p>
          <w:p>
            <w:pPr>
              <w:jc w:val="center"/>
              <w:rPr>
                <w:del w:author="Jubarte" w:id="11" w:date="2026-10-24T02:56:43Z"/>
                <w:i/>
              </w:rPr>
              <w:pPrChange w:id="6" w:author="Jubarte" w:date="2026-10-24T02:56:43Z">
                <w:pPr xmlns:w="http://schemas.openxmlformats.org/wordprocessingml/2006/main">
                  <w:jc w:val="right"/>
                </w:pPr>
              </w:pPrChange>
            </w:pPr>
            <w:ins w:author="Jubarte" w:id="7" w:date="2026-10-24T02:56:43Z">
              <w:r>
                <w:t>Three</w:t>
              </w:r>
            </w:ins>
            <w:del w:author="Jubarte" w:id="8" w:date="2026-10-24T02:56:43Z">
              <w:r>
                <w:delText>Alpha gamma</w:delText>
              </w:r>
            </w:del>
            <w:r>
              <w:t>.</w:t>
            </w:r>
          </w:p>
          <w:p>
            <w:pPr>
              <w:jc w:val="right"/>
              <w:rPr>
                <w:del w:author="Jubarte" w:id="9" w:date="2026-10-24T02:56:43Z"/>
                <w:i/>
              </w:rPr>
            </w:pPr>
            <w:del w:author="Jubarte" w:id="10" w:date="2026-10-24T02:56:43Z">
              <w:r>
                <w:delText>Two.</w:delText>
              </w:r>
            </w:del>
          </w:p>
          <w:p>
            <w:pPr>
              <w:jc w:val="center"/>
              <w:rPr>
                <w:i/>
                <w:rPrChange w:id="13" w:author="Jubarte" w:date="2026-10-24T02:56:43Z">
                  <w:rPr>
                    <w:sz w:val="32"/>
                  </w:rPr>
                </w:rPrChange>
              </w:rPr>
            </w:pPr>
            <w:del w:author="Jubarte" w:id="12" w:date="2026-10-24T02:56:43Z">
              <w:r>
                <w:delText>Two.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