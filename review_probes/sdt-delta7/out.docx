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  <w:p>
                <w:ins w:author="Jubarte" w:id="1" w:date="2026-10-24T02:59:36Z">
                  <w:r>
                    <w:t>Three</w:t>
                  </w:r>
                </w:ins>
                <w:del w:author="Jubarte" w:id="2" w:date="2026-10-24T02:59:36Z">
                  <w:r>
                    <w:delText>Two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