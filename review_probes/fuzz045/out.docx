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both"/>
              <w:rPr>
                <w:del w:author="Jubarte" w:id="1" w:date="2026-10-24T02:55:42Z"/>
                <w:i/>
              </w:rPr>
            </w:pPr>
            <w:del w:author="Jubarte" w:id="2" w:date="2026-10-24T02:55:42Z">
              <w:r>
                <w:delText>Four.</w:delText>
              </w:r>
            </w:del>
          </w:p>
          <w:p>
            <w:pPr>
              <w:jc w:val="center"/>
              <w:rPr>
                <w:ins w:author="Jubarte" w:id="5" w:date="2026-10-24T02:55:42Z"/>
              </w:rPr>
            </w:pPr>
            <w:r>
              <w:t>One.</w:t>
            </w:r>
          </w:p>
          <w:p>
            <w:pPr>
              <w:jc w:val="right"/>
              <w:rPr>
                <w:ins w:author="Jubarte" w:id="3" w:date="2026-10-24T02:55:42Z"/>
                <w:sz w:val="32"/>
              </w:rPr>
            </w:pPr>
            <w:ins w:author="Jubarte" w:id="4" w:date="2026-10-24T02:55:42Z">
              <w:r>
                <w:t>One.</w:t>
              </w:r>
            </w:ins>
          </w:p>
          <w:p>
            <w:pPr>
              <w:jc w:val="both"/>
              <w:rPr>
                <w:b/>
                <w:rPrChange w:id="8" w:author="Jubarte" w:date="2026-10-24T02:55:42Z">
                  <w:rPr/>
                </w:rPrChange>
              </w:rPr>
              <w:pPrChange w:id="7" w:author="Jubarte" w:date="2026-10-24T02:55:42Z">
                <w:pPr>
                  <w:jc w:val="center"/>
                </w:pPr>
              </w:pPrChange>
            </w:pPr>
            <w:ins w:author="Jubarte" w:id="6" w:date="2026-10-24T02:55:42Z">
              <w:r>
                <w:t>Two.</w:t>
              </w:r>
            </w:ins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