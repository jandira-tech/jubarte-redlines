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  <w:rPrChange w:id="1" w:author="Jubarte" w:date="2026-10-24T02:58:11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2:58:11Z">
                <w:pPr xmlns:w="http://schemas.openxmlformats.org/wordprocessingml/2006/main"/>
              </w:pPrChange>
            </w:pPr>
            <w:ins w:author="Jubarte" w:id="3" w:date="2026-10-24T02:58:11Z">
              <w:r>
                <w:t>Alpha beta</w:t>
              </w:r>
            </w:ins>
            <w:del w:author="Jubarte" w:id="4" w:date="2026-10-24T02:58:11Z">
              <w:r>
                <w:delText>Four</w:delText>
              </w:r>
            </w:del>
            <w:r>
              <w:t>.</w:t>
            </w:r>
          </w:p>
          <w:p>
            <w:pPr>
              <w:jc w:val="center"/>
              <w:rPr>
                <w:rPrChange w:id="5" w:author="Jubarte" w:date="2026-10-24T02:58:11Z">
                  <w:rPr xmlns:w="http://schemas.openxmlformats.org/wordprocessingml/2006/main">
                    <w:i/>
                  </w:rPr>
                </w:rPrChange>
              </w:rPr>
              <w:pPrChange w:id="6" w:author="Jubarte" w:date="2026-10-24T02:58:11Z">
                <w:pPr xmlns:w="http://schemas.openxmlformats.org/wordprocessingml/2006/main">
                  <w:jc w:val="both"/>
                </w:pPr>
              </w:pPrChange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