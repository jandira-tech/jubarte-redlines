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ns w:author="Jubarte" w:id="1" w:date="2026-10-24T02:59:24Z"/>
                    <w:b/>
                  </w:rPr>
                </w:pPr>
                <w:ins w:author="Jubarte" w:id="2" w:date="2026-10-24T02:59:24Z">
                  <w:r>
                    <w:t>Two.</w:t>
                  </w:r>
                </w:ins>
              </w:p>
              <w:p>
                <w:pPr>
                  <w:jc w:val="both"/>
                  <w:rPr>
                    <w:ins w:author="Jubarte" w:id="3" w:date="2026-10-24T02:59:24Z"/>
                    <w:b/>
                  </w:rPr>
                </w:pPr>
                <w:ins w:author="Jubarte" w:id="4" w:date="2026-10-24T02:59:24Z">
                  <w:r>
                    <w:t>One.</w:t>
                  </w:r>
                </w:ins>
              </w:p>
              <w:p>
                <w:pPr>
                  <w:jc w:val="left"/>
                  <w:rPr>
                    <w:ins w:author="Jubarte" w:id="5" w:date="2026-10-24T02:59:24Z"/>
                    <w:i/>
                  </w:rPr>
                </w:pPr>
                <w:ins w:author="Jubarte" w:id="6" w:date="2026-10-24T02:59:24Z">
                  <w:r>
                    <w:t>Two.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ins w:author="Jubarte" w:id="7" w:date="2026-10-24T02:59:24Z"/>
                    <w:sz w:val="32"/>
                  </w:rPr>
                </w:pPr>
                <w:ins w:author="Jubarte" w:id="8" w:date="2026-10-24T02:59:24Z">
                  <w:r>
                    <w:t>Alpha gamma.</w:t>
                  </w:r>
                </w:ins>
              </w:p>
              <w:p>
                <w:pPr>
                  <w:jc w:val="both"/>
                  <w:rPr>
                    <w:ins w:author="Jubarte" w:id="9" w:date="2026-10-24T02:59:24Z"/>
                    <w:sz w:val="32"/>
                  </w:rPr>
                </w:pPr>
                <w:ins w:author="Jubarte" w:id="10" w:date="2026-10-24T02:59:24Z">
                  <w:r>
                    <w:t>Three.</w:t>
                  </w:r>
                </w:ins>
              </w:p>
              <w:p>
                <w:pPr>
                  <w:jc w:val="center"/>
                  <w:rPr>
                    <w:del w:author="Jubarte" w:id="12" w:date="2026-10-24T02:59:24Z"/>
                    <w:b/>
                  </w:rPr>
                  <w:pPrChange w:id="11" w:author="Jubarte" w:date="2026-10-24T02:59:24Z">
                    <w:pPr xmlns:w="http://schemas.openxmlformats.org/wordprocessingml/2006/main"/>
                  </w:pPrChange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b/>
                    <w:rPrChange w:id="15" w:author="Jubarte" w:date="2026-10-24T02:59:24Z">
                      <w:rPr>
                        <w:sz w:val="32"/>
                      </w:rPr>
                    </w:rPrChange>
                  </w:rPr>
                  <w:pPrChange w:id="14" w:author="Jubarte" w:date="2026-10-24T02:59:24Z">
                    <w:pPr>
                      <w:jc w:val="right"/>
                    </w:pPr>
                  </w:pPrChange>
                </w:pPr>
                <w:del w:author="Jubarte" w:id="13" w:date="2026-10-24T02:59:24Z">
                  <w:r>
                    <w:delText>Alpha gamma.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