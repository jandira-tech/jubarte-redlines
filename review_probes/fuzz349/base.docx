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del w:author="Jubarte" w:id="1" w:date="2026-10-24T02:59:21Z"/>
                    <w:sz w:val="32"/>
                  </w:rPr>
                </w:pPr>
                <w:del w:author="Jubarte" w:id="2" w:date="2026-10-24T02:59:21Z">
                  <w:r>
                    <w:delText>Two.</w:delText>
                  </w:r>
                </w:del>
              </w:p>
              <w:p>
                <w:pPr>
                  <w:jc w:val="center"/>
                  <w:rPr>
                    <w:del w:author="Jubarte" w:id="3" w:date="2026-10-24T02:59:21Z"/>
                  </w:rPr>
                </w:pPr>
                <w:del w:author="Jubarte" w:id="4" w:date="2026-10-24T02:59:21Z">
                  <w:r>
                    <w:delText>Alpha beta.</w:delText>
                  </w:r>
                </w:del>
              </w:p>
            </w:sdtContent>
          </w:sdt>
          <w:sdt>
            <w:sdtPr/>
            <w:sdtContent>
              <w:p>
                <w:pPr>
                  <w:jc w:val="right"/>
                  <w:rPr>
                    <w:del w:author="Jubarte" w:id="5" w:date="2026-10-24T02:59:21Z"/>
                    <w:sz w:val="32"/>
                  </w:rPr>
                </w:pPr>
                <w:del w:author="Jubarte" w:id="6" w:date="2026-10-24T02:59:21Z">
                  <w:r>
                    <w:delText>Two.</w:delText>
                  </w:r>
                </w:del>
              </w:p>
              <w:p>
                <w:pPr>
                  <w:jc w:val="right"/>
                  <w:rPr>
                    <w:i/>
                    <w:rPrChange w:id="7" w:author="Jubarte" w:date="2026-10-24T02:59:21Z">
                      <w:rPr xmlns:w="http://schemas.openxmlformats.org/wordprocessingml/2006/main">
                        <w:sz w:val="32"/>
                      </w:rPr>
                    </w:rPrChange>
                  </w:rPr>
                  <w:pPrChange w:id="8" w:author="Jubarte" w:date="2026-10-24T02:59:21Z">
                    <w:pPr xmlns:w="http://schemas.openxmlformats.org/wordprocessingml/2006/main">
                      <w:jc w:val="center"/>
                    </w:pPr>
                  </w:pPrChange>
                </w:pPr>
                <w:ins w:author="Jubarte" w:id="9" w:date="2026-10-24T02:59:21Z">
                  <w:r>
                    <w:t>Two</w:t>
                  </w:r>
                </w:ins>
                <w:del w:author="Jubarte" w:id="10" w:date="2026-10-24T02:59:21Z">
                  <w:r>
                    <w:delText>Three</w:delText>
                  </w:r>
                </w:del>
                <w:r>
                  <w:t>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sz w:val="32"/>
                  </w:rPr>
                  <w:pPrChange w:id="11" w:author="Jubarte" w:date="2026-10-24T02:59:21Z">
                    <w:pPr xmlns:w="http://schemas.openxmlformats.org/wordprocessingml/2006/main">
                      <w:jc w:val="both"/>
                    </w:pPr>
                  </w:pPrChange>
                </w:pPr>
                <w:r>
                  <w:t>Three.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