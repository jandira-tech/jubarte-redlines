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3:01:38Z"/>
                <w:b/>
              </w:rPr>
            </w:pPr>
            <w:del w:author="Jubarte" w:id="2" w:date="2026-10-24T03:01:38Z">
              <w:r>
                <w:delText>Epsilon zeta eta theta.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5" w:date="2026-10-24T03:01:3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38Z"/>
                    </w:rPr>
                  </w:pPr>
                  <w:ins w:author="Jubarte" w:id="7" w:date="2026-10-24T03:01:3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38Z"/>
                    </w:rPr>
                  </w:pPr>
                  <w:ins w:author="Jubarte" w:id="9" w:date="2026-10-24T03:01:38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/>
                <w:rPrChange w:id="13" w:author="Jubarte" w:date="2026-10-24T03:01:38Z">
                  <w:rPr>
                    <w:sz w:val="32"/>
                  </w:rPr>
                </w:rPrChange>
              </w:rPr>
              <w:pPrChange w:id="12" w:author="Jubarte" w:date="2026-10-24T03:01:38Z">
                <w:pPr>
                  <w:jc w:val="center"/>
                </w:pPr>
              </w:pPrChange>
            </w:pPr>
            <w:del w:author="Jubarte" w:id="4" w:date="2026-10-24T03:01:38Z">
              <w:r>
                <w:delText>Epsilon zeta eta theta.</w:delText>
              </w:r>
            </w:del>
            <w:ins w:author="Jubarte" w:id="11" w:date="2026-10-24T03:01:38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