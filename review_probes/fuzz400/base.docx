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8:06Z"/>
                <w:i/>
              </w:rPr>
            </w:pPr>
            <w:ins w:author="Jubarte" w:id="2" w:date="2026-10-24T02:58:06Z">
              <w:r>
                <w:t>Zeta eta theta iota kappa.</w:t>
              </w:r>
            </w:ins>
          </w:p>
          <w:p>
            <w:pPr>
              <w:jc w:val="left"/>
            </w:pPr>
            <w:ins w:author="Jubarte" w:id="3" w:date="2026-10-24T02:58:06Z">
              <w:r>
                <w:t>Lambda mu nu xi omicron.</w:t>
              </w:r>
            </w:ins>
            <w:del w:author="Jubarte" w:id="4" w:date="2026-10-24T02:58:06Z">
              <w:r>
                <w:delText>Alpha beta gamma delta epsilon.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