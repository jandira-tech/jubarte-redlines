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left"/>
              <w:rPr>
                <w:i/>
              </w:rPr>
              <w:pPrChange w:id="1" w:author="Jubarte" w:date="2026-10-24T02:58:27Z">
                <w:pPr xmlns:w="http://schemas.openxmlformats.org/wordprocessingml/2006/main">
                  <w:jc w:val="center"/>
                </w:pPr>
              </w:pPrChange>
            </w:pPr>
            <w:ins w:author="Jubarte" w:id="2" w:date="2026-10-24T02:58:27Z">
              <w:r>
                <w:t>Two</w:t>
              </w:r>
            </w:ins>
            <w:del w:author="Jubarte" w:id="3" w:date="2026-10-24T02:58:27Z">
              <w:r>
                <w:delText>Three</w:delText>
              </w:r>
            </w:del>
            <w:r>
              <w:t>.</w:t>
            </w:r>
          </w:p>
          <w:p>
            <w:pPr>
              <w:jc w:val="center"/>
              <w:rPr>
                <w:ins w:author="Jubarte" w:id="4" w:date="2026-10-24T02:58:27Z"/>
                <w:i/>
              </w:rPr>
            </w:pPr>
            <w:ins w:author="Jubarte" w:id="5" w:date="2026-10-24T02:58:27Z">
              <w:r>
                <w:t>Two.</w:t>
              </w:r>
            </w:ins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