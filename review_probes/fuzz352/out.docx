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24Z"/>
                    <w:sz w:val="32"/>
                  </w:rPr>
                </w:pPr>
                <w:ins w:author="Jubarte" w:id="2" w:date="2026-10-24T02:59:24Z">
                  <w:r>
                    <w:t>One.</w:t>
                  </w:r>
                </w:ins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Alpha </w:t>
                </w:r>
                <w:ins w:author="Jubarte" w:id="3" w:date="2026-10-24T02:59:24Z">
                  <w:r>
                    <w:t>beta</w:t>
                  </w:r>
                </w:ins>
                <w:del w:author="Jubarte" w:id="4" w:date="2026-10-24T02:59:24Z">
                  <w:r>
                    <w:delText>gamma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rPrChange w:id="5" w:author="Jubarte" w:date="2026-10-24T02:59:24Z">
                      <w:rPr xmlns:w="http://schemas.openxmlformats.org/wordprocessingml/2006/main">
                        <w:i/>
                      </w:rPr>
                    </w:rPrChange>
                  </w:rPr>
                  <w:pPrChange w:id="6" w:author="Jubarte" w:date="2026-10-24T02:59:24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  <w:p>
                <w:pPr>
                  <w:jc w:val="right"/>
                  <w:rPr>
                    <w:del w:author="Jubarte" w:id="7" w:date="2026-10-24T02:59:24Z"/>
                  </w:rPr>
                </w:pPr>
                <w:del w:author="Jubarte" w:id="8" w:date="2026-10-24T02:59:24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  <w:rPrChange w:id="9" w:author="Jubarte" w:date="2026-10-24T02:59:24Z">
                      <w:rPr xmlns:w="http://schemas.openxmlformats.org/wordprocessingml/2006/main">
                        <w:sz w:val="32"/>
                      </w:rPr>
                    </w:rPrChange>
                  </w:rPr>
                  <w:pPrChange w:id="10" w:author="Jubarte" w:date="2026-10-24T02:59:24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both"/>
                  <w:rPr>
                    <w:ins w:author="Jubarte" w:id="11" w:date="2026-10-24T02:59:24Z"/>
                  </w:rPr>
                </w:pPr>
                <w:ins w:author="Jubarte" w:id="12" w:date="2026-10-24T02:59:24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13" w:date="2026-10-24T02:59:24Z"/>
                    <w:b/>
                  </w:rPr>
                </w:pPr>
                <w:del w:author="Jubarte" w:id="14" w:date="2026-10-24T02:59:24Z">
                  <w:r>
                    <w:delText>Three.</w:delText>
                  </w:r>
                </w:del>
              </w:p>
              <w:p>
                <w:pPr>
                  <w:jc w:val="left"/>
                  <w:rPr>
                    <w:b/>
                  </w:rPr>
                </w:pPr>
                <w:del w:author="Jubarte" w:id="16" w:date="2026-10-24T02:59:24Z">
                  <w:r>
                    <w:delText>Three.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