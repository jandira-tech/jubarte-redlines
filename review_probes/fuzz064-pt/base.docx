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otnotes.xml" ContentType="application/vnd.openxmlformats-officedocument.wordprocessingml.footnotes+xml"/>
</Types>
</file>

<file path=_rels/.rels><?xml version="1.0" encoding="UTF-8" standalone="yes"?>
<Relationships xmlns="http://schemas.openxmlformats.org/package/2006/relationships">
  <Relationship Id="rId1" Type="http://schemas.openxmlformats.org/officeDocument/2006/relationships/officeDocument" Target="word/document.xml"/>
</Relationships>
</file>

<file path=word/document.xml><?xml version="1.0" encoding="utf-8"?>
<w:document xmlns:mc="http://schemas.openxmlformats.org/markup-compatibility/2006" xmlns:pt14="http://powertools.codeplex.com/2011" xmlns:r="http://schemas.openxmlformats.org/officeDocument/2006/relationships" xmlns:v="urn:schemas-microsoft-com:vml" xmlns:w="http://schemas.openxmlformats.org/wordprocessingml/2006/main" mc:Ignorable="pt14">
  <w:body>
    <w:p>
      <w:r>
        <w:t>Before.</w:t>
      </w:r>
    </w:p>
    <w:tbl>
      <w:tblPr>
        <w:tblW w:w="4000" w:type="dxa"/>
      </w:tblPr>
      <w:tblGrid>
        <w:gridCol w:w="2000"/>
        <w:gridCol w:w="2000"/>
      </w:tblGrid>
      <w:tr>
        <w:tc>
          <w:tcPr>
            <w:tcW w:w="2000" w:type="dxa"/>
          </w:tcPr>
          <w:p>
            <w:r>
              <w:t>Fixed.</w:t>
            </w:r>
          </w:p>
        </w:tc>
        <w:tc>
          <w:tcPr>
            <w:tcW w:w="2000" w:type="dxa"/>
          </w:tcPr>
          <w:p>
            <w:pPr>
              <w:jc w:val="right"/>
              <w:rPr>
                <w:b/>
              </w:rPr>
              <w:pPrChange w:id="1" w:author="Jubarte" w:date="2026-10-24T02:56:19Z">
                <w:pPr xmlns:w="http://schemas.openxmlformats.org/wordprocessingml/2006/main">
                  <w:jc w:val="center"/>
                </w:pPr>
              </w:pPrChange>
            </w:pPr>
            <w:ins w:author="Jubarte" w:id="2" w:date="2026-10-24T02:56:19Z">
              <w:r>
                <w:t>Two</w:t>
              </w:r>
            </w:ins>
            <w:del w:author="Jubarte" w:id="3" w:date="2026-10-24T02:56:19Z">
              <w:r>
                <w:delText>One</w:delText>
              </w:r>
            </w:del>
            <w:r>
              <w:t>.</w:t>
            </w:r>
          </w:p>
          <w:p>
            <w:pPr>
              <w:jc w:val="right"/>
              <w:rPr>
                <w:del w:author="Jubarte" w:id="4" w:date="2026-10-24T02:56:19Z"/>
                <w:sz w:val="32"/>
              </w:rPr>
            </w:pPr>
            <w:del w:author="Jubarte" w:id="5" w:date="2026-10-24T02:56:19Z">
              <w:r>
                <w:delText>Four.</w:delText>
              </w:r>
            </w:del>
          </w:p>
          <w:p>
            <w:pPr>
              <w:jc w:val="right"/>
              <w:rPr>
                <w:del w:author="Jubarte" w:id="6" w:date="2026-10-24T02:56:19Z"/>
                <w:sz w:val="32"/>
              </w:rPr>
            </w:pPr>
            <w:del w:author="Jubarte" w:id="7" w:date="2026-10-24T02:56:19Z">
              <w:r>
                <w:delText>Three.</w:delText>
              </w:r>
            </w:del>
          </w:p>
        </w:tc>
      </w:tr>
    </w:tbl>
    <w:p>
      <w:r>
        <w:t>After.</w:t>
      </w:r>
    </w:p>
    <w:sectPr>
      <w:pgSz w:w="12240" w:h="15840"/>
      <w:pgMar w:top="1440" w:right="1440" w:bottom="1440" w:left="1440" w:header="720" w:footer="720" w:gutter="0"/>
    </w:sectPr>
  </w:body>
</w:document>
</file>

<file path=word/endnotes.xml><?xml version="1.0" encoding="utf-8"?>
<w:end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footnotes.xml><?xml version="1.0" encoding="utf-8"?>
<w:footnotes xmlns:m="http://schemas.openxmlformats.org/officeDocument/2006/math" xmlns:mc="http://schemas.openxmlformats.org/markup-compatibility/2006" xmlns:o="urn:schemas-microsoft-com:office:office" xmlns:pt14="http://powertools.codeplex.com/2011" xmlns:r="http://schemas.openxmlformats.org/officeDocument/2006/relationships" xmlns:v="urn:schemas-microsoft-com:vml" xmlns:w="http://schemas.openxmlformats.org/wordprocessingml/2006/main" xmlns:w10="urn:schemas-microsoft-com:office:word" xmlns:w14="http://schemas.microsoft.com/office/word/2010/wordml" xmlns:wne="http://schemas.microsoft.com/office/word/2006/wordml" xmlns:wp="http://schemas.openxmlformats.org/drawingml/2006/wordprocessingDrawing" xmlns:wp14="http://schemas.microsoft.com/office/word/2010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 pt14"/>
</file>

<file path=word/_rels/document.xml.rels><?xml version="1.0" encoding="UTF-8" standalone="yes"?>
<Relationships xmlns="http://schemas.openxmlformats.org/package/2006/relationships">
  <Relationship Id="rId1" Type="http://schemas.openxmlformats.org/officeDocument/2006/relationships/footnotes" Target="footnotes.xml"/>
  <Relationship Id="rId2" Type="http://schemas.openxmlformats.org/officeDocument/2006/relationships/endnotes" Target="endnotes.xml"/>
</Relationships>
</file>