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  <w:pPrChange w:author="Jubarte" w:date="2026-10-24T02:57:42Z" w:id="1">
                <w:pPr>
                  <w:jc w:val="center"/>
                </w:pPr>
              </w:pPrChange>
            </w:pPr>
            <w:ins w:author="Jubarte" w:id="2" w:date="2026-10-24T02:57:42Z">
              <w:r>
                <w:t>Alpha gamma.</w:t>
              </w:r>
            </w:ins>
            <w:del w:author="Jubarte" w:id="3" w:date="2026-10-24T02:57:42Z">
              <w:r>
                <w:delText>Alpha gamma.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4" w:date="2026-10-24T02:57:42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5" w:date="2026-10-24T02:57:42Z"/>
                    </w:rPr>
                  </w:pPr>
                  <w:ins w:author="Jubarte" w:id="6" w:date="2026-10-24T02:57:42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7" w:date="2026-10-24T02:57:42Z"/>
                    </w:rPr>
                  </w:pPr>
                  <w:ins w:author="Jubarte" w:id="8" w:date="2026-10-24T02:57:42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9" w:date="2026-10-24T02:57:42Z"/>
                <w:i/>
              </w:rPr>
            </w:pPr>
            <w:del w:author="Jubarte" w:id="10" w:date="2026-10-24T02:57:42Z">
              <w:r>
                <w:delText>Two.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1" w:date="2026-10-24T02:57:42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2" w:date="2026-10-24T02:57:42Z"/>
                    </w:rPr>
                  </w:pPr>
                  <w:del w:author="Jubarte" w:id="13" w:date="2026-10-24T02:57:42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4" w:date="2026-10-24T02:57:42Z"/>
                    </w:rPr>
                  </w:pPr>
                  <w:del w:author="Jubarte" w:id="15" w:date="2026-10-24T02:57:42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b/>
              </w:rPr>
            </w:pPr>
            <w:ins w:author="Jubarte" w:id="16" w:date="2026-10-24T02:57:42Z">
              <w:r>
                <w:t>Two</w:t>
              </w:r>
            </w:ins>
            <w:del w:author="Jubarte" w:id="17" w:date="2026-10-24T02:57:42Z">
              <w:r>
                <w:delText>Alpha beta</w:delText>
              </w:r>
            </w:del>
            <w:r>
              <w:t>.</w:t>
            </w:r>
          </w:p>
          <w:p>
            <w:pPr>
              <w:jc w:val="both"/>
              <w:rPr>
                <w:del w:author="Jubarte" w:id="18" w:date="2026-10-24T02:57:42Z"/>
              </w:rPr>
            </w:pPr>
            <w:del w:author="Jubarte" w:id="19" w:date="2026-10-24T02:57:42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