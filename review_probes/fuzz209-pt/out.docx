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del w:author="Jubarte" w:id="1" w:date="2026-10-24T02:57:13Z"/>
                <w:sz w:val="32"/>
              </w:rPr>
            </w:pPr>
            <w:del w:author="Jubarte" w:id="2" w:date="2026-10-24T02:57:13Z">
              <w:r>
                <w:delText>Three.</w:delText>
              </w:r>
            </w:del>
          </w:p>
          <w:p>
            <w:pPr>
              <w:jc w:val="both"/>
              <w:rPr>
                <w:del w:author="Jubarte" w:id="3" w:date="2026-10-24T02:57:13Z"/>
              </w:rPr>
            </w:pPr>
            <w:del w:author="Jubarte" w:id="4" w:date="2026-10-24T02:57:13Z">
              <w:r>
                <w:delText>Two.</w:delText>
              </w:r>
            </w:del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i/>
              </w:rPr>
              <w:pPrChange w:id="5" w:author="Jubarte" w:date="2026-10-24T02:57:13Z">
                <w:pPr xmlns:w="http://schemas.openxmlformats.org/wordprocessingml/2006/main">
                  <w:jc w:val="center"/>
                </w:pPr>
              </w:pPrChange>
            </w:pPr>
            <w:ins w:author="Jubarte" w:id="6" w:date="2026-10-24T02:57:13Z">
              <w:r>
                <w:t>Alpha beta</w:t>
              </w:r>
            </w:ins>
            <w:del w:author="Jubarte" w:id="7" w:date="2026-10-24T02:57:13Z">
              <w:r>
                <w:delText>Three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