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ins w:author="Jubarte" w:id="1" w:date="2026-10-24T02:58:48Z"/>
                    <w:i/>
                  </w:rPr>
                </w:pPr>
                <w:ins w:author="Jubarte" w:id="2" w:date="2026-10-24T02:58:48Z">
                  <w:r>
                    <w:t>Alpha beta.</w:t>
                  </w:r>
                </w:ins>
              </w:p>
            </w:sdtContent>
          </w:sdt>
          <w:sdt>
            <w:sdtPr/>
            <w:sdtContent>
              <w:p>
                <w:pPr>
                  <w:jc w:val="right"/>
                  <w:rPr>
                    <w:ins w:author="Jubarte" w:id="3" w:date="2026-10-24T02:58:48Z"/>
                    <w:b/>
                  </w:rPr>
                </w:pPr>
                <w:ins w:author="Jubarte" w:id="4" w:date="2026-10-24T02:58:48Z">
                  <w:r>
                    <w:t>Alpha gamma.</w:t>
                  </w:r>
                </w:ins>
              </w:p>
              <w:p>
                <w:pPr>
                  <w:jc w:val="right"/>
                  <w:rPr>
                    <w:b/>
                    <w:rPrChange w:id="5" w:author="Jubarte" w:date="2026-10-24T02:58:48Z">
                      <w:rPr xmlns:w="http://schemas.openxmlformats.org/wordprocessingml/2006/main">
                        <w:sz w:val="32"/>
                      </w:rPr>
                    </w:rPrChange>
                  </w:rPr>
                  <w:pPrChange w:id="6" w:author="Jubarte" w:date="2026-10-24T02:58:48Z">
                    <w:pPr xmlns:w="http://schemas.openxmlformats.org/wordprocessingml/2006/main">
                      <w:jc w:val="both"/>
                    </w:pPr>
                  </w:pPrChange>
                </w:pPr>
                <w:r>
                  <w:t>Two.</w:t>
                </w:r>
              </w:p>
              <w:p>
                <w:pPr>
                  <w:jc w:val="right"/>
                  <w:rPr>
                    <w:sz w:val="32"/>
                  </w:rPr>
                  <w:pPrChange w:id="7" w:author="Jubarte" w:date="2026-10-24T02:58:48Z">
                    <w:pPr xmlns:w="http://schemas.openxmlformats.org/wordprocessingml/2006/main"/>
                  </w:pPrChange>
                </w:pPr>
                <w:r>
                  <w:t>Alpha gamma.</w:t>
                </w:r>
              </w:p>
            </w:sdtContent>
          </w:sdt>
          <w:sdt>
            <w:sdtPr/>
            <w:sdtContent>
              <w:p>
                <w:pPr>
                  <w:jc w:val="right"/>
                  <w:rPr>
                    <w:del w:author="Jubarte" w:id="8" w:date="2026-10-24T02:58:48Z"/>
                  </w:rPr>
                </w:pPr>
                <w:del w:author="Jubarte" w:id="9" w:date="2026-10-24T02:58:48Z">
                  <w:r>
                    <w:delText>Two.</w:delText>
                  </w:r>
                </w:del>
              </w:p>
              <w:p>
                <w:pPr>
                  <w:jc w:val="left"/>
                  <w:rPr>
                    <w:del w:author="Jubarte" w:id="10" w:date="2026-10-24T02:58:48Z"/>
                    <w:b/>
                  </w:rPr>
                </w:pPr>
                <w:del w:author="Jubarte" w:id="11" w:date="2026-10-24T02:58:48Z">
                  <w:r>
                    <w:delText>Two.</w:delText>
                  </w:r>
                </w:del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