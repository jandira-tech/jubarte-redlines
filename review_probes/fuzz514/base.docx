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del w:author="Jubarte" w:id="1" w:date="2026-10-24T03:01:15Z"/>
                <w:sz w:val="32"/>
              </w:rPr>
            </w:pPr>
            <w:ins w:author="Jubarte" w:id="2" w:date="2026-10-24T03:01:15Z">
              <w:r>
                <w:t>Alpha beta gamma delta.</w:t>
              </w:r>
            </w:ins>
            <w:del w:author="Jubarte" w:id="3" w:date="2026-10-24T03:01:15Z">
              <w:r>
                <w:delText>Three.</w:delText>
              </w:r>
            </w:del>
          </w:p>
          <w:p>
            <w:pPr>
              <w:jc w:val="center"/>
              <w:rPr>
                <w:del w:author="Jubarte" w:id="4" w:date="2026-10-24T03:01:15Z"/>
              </w:rPr>
            </w:pPr>
            <w:del w:author="Jubarte" w:id="5" w:date="2026-10-24T03:01:15Z">
              <w:r>
                <w:delText>Two.</w:delText>
              </w:r>
            </w:del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del w:author="Jubarte" w:id="6" w:date="2026-10-24T03:01:15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7" w:date="2026-10-24T03:01:15Z"/>
                    </w:rPr>
                  </w:pPr>
                  <w:del w:author="Jubarte" w:id="8" w:date="2026-10-24T03:01:15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9" w:date="2026-10-24T03:01:15Z"/>
                    </w:rPr>
                  </w:pPr>
                  <w:del w:author="Jubarte" w:id="10" w:date="2026-10-24T03:01:15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both"/>
              <w:rPr>
                <w:b/>
              </w:rPr>
              <w:pPrChange w:id="11" w:author="Jubarte" w:date="2026-10-24T03:01:15Z">
                <w:pPr xmlns:w="http://schemas.openxmlformats.org/wordprocessingml/2006/main">
                  <w:jc w:val="center"/>
                </w:pPr>
              </w:pPrChange>
            </w:pPr>
            <w:del w:author="Jubarte" w:id="12" w:date="2026-10-24T03:01:15Z">
              <w:r>
                <w:delText>One.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