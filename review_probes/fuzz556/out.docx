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45Z"/>
                <w:i/>
              </w:rPr>
            </w:pPr>
            <w:ins w:author="Jubarte" w:id="2" w:date="2026-10-24T03:01:45Z">
              <w:r>
                <w:t>Alpha beta gamma delta.</w:t>
              </w:r>
            </w:ins>
          </w:p>
          <w:p>
            <w:pPr>
              <w:jc w:val="center"/>
              <w:rPr>
                <w:ins w:author="Jubarte" w:id="3" w:date="2026-10-24T03:01:45Z"/>
                <w:b/>
              </w:rPr>
            </w:pPr>
            <w:ins w:author="Jubarte" w:id="4" w:date="2026-10-24T03:01:45Z">
              <w:r>
                <w:t>One.</w:t>
              </w:r>
            </w:ins>
          </w:p>
          <w:p>
            <w:pPr>
              <w:jc w:val="left"/>
              <w:rPr>
                <w:i/>
              </w:rPr>
              <w:pPrChange w:id="5" w:author="Jubarte" w:date="2026-10-24T03:01:45Z">
                <w:pPr xmlns:w="http://schemas.openxmlformats.org/wordprocessingml/2006/main">
                  <w:jc w:val="center"/>
                </w:pPr>
              </w:pPrChange>
            </w:pPr>
            <w:r>
              <w:t>Epsilon zeta eta theta.</w:t>
            </w:r>
          </w:p>
          <w:p>
            <w:pPr>
              <w:jc w:val="right"/>
              <w:rPr>
                <w:del w:author="Jubarte" w:id="6" w:date="2026-10-24T03:01:45Z"/>
                <w:b/>
              </w:rPr>
            </w:pPr>
            <w:del w:author="Jubarte" w:id="7" w:date="2026-10-24T03:01:45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8" w:date="2026-10-24T03:01:45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1:45Z"/>
                    </w:rPr>
                  </w:pPr>
                  <w:del w:author="Jubarte" w:id="10" w:date="2026-10-24T03:01:45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1" w:date="2026-10-24T03:01:45Z"/>
                    </w:rPr>
                  </w:pPr>
                  <w:del w:author="Jubarte" w:id="12" w:date="2026-10-24T03:01:45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del w:author="Jubarte" w:id="13" w:date="2026-10-24T03:01:45Z"/>
              </w:rPr>
            </w:pPr>
            <w:del w:author="Jubarte" w:id="14" w:date="2026-10-24T03:01:45Z">
              <w:r>
                <w:delText>Two.</w:delText>
              </w:r>
            </w:del>
          </w:p>
          <w:p>
            <w:pPr>
              <w:jc w:val="both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