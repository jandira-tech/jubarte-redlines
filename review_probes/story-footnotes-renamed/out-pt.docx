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otes.xml><?xml version="1.0" encoding="utf-8"?>
<w:foot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footnote w:id="1">
    <w:p>
      <w:pPr/>
      <w:r>
        <w:rPr>
          <w:rStyle w:val="FootnoteReference"/>
        </w:rPr>
        <w:foot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/>
            <w:r>
              <w:t>Old.</w:t>
            </w:r>
          </w:p>
          <w:p>
            <w:pPr>
              <w:rPr>
                <w:ins w:author="Jubarte" w:id="1" w:date="2026-10-24T02:55:51Z"/>
              </w:rPr>
            </w:pPr>
            <w:ins w:author="Jubarte" w:id="2" w:date="2026-10-24T02:55:51Z">
              <w:r>
                <w:t>New.</w:t>
              </w:r>
            </w:ins>
          </w:p>
        </w:tc>
      </w:tr>
    </w:tbl>
    <w:p>
      <w:pPr/>
      <w:r>
        <w:t>After.</w:t>
      </w:r>
    </w:p>
  </w:footnote>
</w:footnotes>
</file>

<file path=word/_rels/document.xml.rels><?xml version="1.0" encoding="UTF-8" standalone="yes"?>
<Relationships xmlns="http://schemas.openxmlformats.org/package/2006/relationships">
  <Relationship Id="rIdF" Type="http://schemas.openxmlformats.org/officeDocument/2006/relationships/footnotes" Target="notes.xml"/>
  <Relationship Id="rId1" Type="http://schemas.openxmlformats.org/officeDocument/2006/relationships/endnotes" Target="endnotes.xml"/>
</Relationships>
</file>