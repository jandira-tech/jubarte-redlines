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rPrChange w:id="1" w:author="Jubarte" w:date="2026-10-24T02:55:44Z">
                  <w:rPr xmlns:w="http://schemas.openxmlformats.org/wordprocessingml/2006/main">
                    <w:sz w:val="32"/>
                  </w:rPr>
                </w:rPrChange>
              </w:rPr>
              <w:pPrChange w:id="2" w:author="Jubarte" w:date="2026-10-24T02:55:44Z">
                <w:pPr xmlns:w="http://schemas.openxmlformats.org/wordprocessingml/2006/main">
                  <w:jc w:val="right"/>
                </w:pPr>
              </w:pPrChange>
            </w:pPr>
            <w:ins w:author="Jubarte" w:id="3" w:date="2026-10-24T02:55:44Z">
              <w:r>
                <w:t>Alpha gamma</w:t>
              </w:r>
            </w:ins>
            <w:del w:author="Jubarte" w:id="4" w:date="2026-10-24T02:55:44Z">
              <w:r>
                <w:delText>Three</w:delText>
              </w:r>
            </w:del>
            <w:r>
              <w:t>.</w:t>
            </w:r>
          </w:p>
          <w:p>
            <w:pPr>
              <w:jc w:val="right"/>
              <w:rPr>
                <w:sz w:val="32"/>
              </w:rPr>
            </w:pPr>
            <w:r>
              <w:t>Two.</w:t>
            </w:r>
          </w:p>
          <w:p>
            <w:pPr>
              <w:jc w:val="both"/>
              <w:rPr>
                <w:ins w:author="Jubarte" w:id="5" w:date="2026-10-24T02:55:44Z"/>
              </w:rPr>
            </w:pPr>
            <w:ins w:author="Jubarte" w:id="6" w:date="2026-10-24T02:55:44Z">
              <w:r>
                <w:t>One.</w:t>
              </w:r>
            </w:ins>
          </w:p>
          <w:p>
            <w:pPr>
              <w:jc w:val="center"/>
              <w:rPr>
                <w:ins w:author="Jubarte" w:id="7" w:date="2026-10-24T02:55:44Z"/>
                <w:sz w:val="32"/>
              </w:rPr>
            </w:pPr>
            <w:ins w:author="Jubarte" w:id="8" w:date="2026-10-24T02:55:44Z">
              <w:r>
                <w:t>Alpha beta.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