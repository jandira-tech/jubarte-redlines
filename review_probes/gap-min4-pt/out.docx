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ins w:author="Jubarte" w:id="1" w:date="2026-10-24T03:02:03Z">
              <w:r>
                <w:t>Epsilon zeta eta theta</w:t>
              </w:r>
            </w:ins>
            <w:del w:author="Jubarte" w:id="2" w:date="2026-10-24T03:02:03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2:0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3Z"/>
                    </w:rPr>
                  </w:pPr>
                  <w:del w:author="Jubarte" w:id="5" w:date="2026-10-24T03:02:0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2:03Z"/>
                    </w:rPr>
                  </w:pPr>
                  <w:del w:author="Jubarte" w:id="7" w:date="2026-10-24T03:02:03Z">
                    <w:r>
                      <w:delText>Inner.</w:delText>
                    </w:r>
                  </w:del>
                </w:p>
              </w:tc>
            </w:tr>
          </w:tbl>
          <w:p>
            <w:ins w:author="Jubarte" w:id="8" w:date="2026-10-24T03:02:03Z">
              <w:r>
                <w:t>New</w:t>
              </w:r>
            </w:ins>
            <w:del w:author="Jubarte" w:id="9" w:date="2026-10-24T03:02:03Z">
              <w:r>
                <w:delText>Tail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