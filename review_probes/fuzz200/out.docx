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04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04Z"/>
                    </w:rPr>
                  </w:pPr>
                  <w:ins w:author="Jubarte" w:id="3" w:date="2026-10-24T02:57:04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04Z"/>
                    </w:rPr>
                  </w:pPr>
                  <w:ins w:author="Jubarte" w:id="5" w:date="2026-10-24T02:57:04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del w:author="Jubarte" w:id="6" w:date="2026-10-24T02:57:04Z"/>
                <w:i/>
              </w:rPr>
            </w:pPr>
            <w:del w:author="Jubarte" w:id="7" w:date="2026-10-24T02:57:04Z">
              <w:r>
                <w:delText>Two.</w:delText>
              </w:r>
            </w:del>
          </w:p>
          <w:p>
            <w:pPr>
              <w:jc w:val="left"/>
              <w:rPr>
                <w:del w:author="Jubarte" w:id="8" w:date="2026-10-24T02:57:04Z"/>
                <w:i/>
              </w:rPr>
            </w:pPr>
            <w:del w:author="Jubarte" w:id="9" w:date="2026-10-24T02:57:04Z">
              <w:r>
                <w:delText>Alpha gamma.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0" w:date="2026-10-24T02:57:04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1" w:date="2026-10-24T02:57:04Z"/>
                    </w:rPr>
                  </w:pPr>
                  <w:del w:author="Jubarte" w:id="12" w:date="2026-10-24T02:57:04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3" w:date="2026-10-24T02:57:04Z"/>
                    </w:rPr>
                  </w:pPr>
                  <w:del w:author="Jubarte" w:id="14" w:date="2026-10-24T02:57:04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i/>
              </w:rPr>
              <w:pPrChange w:id="15" w:author="Jubarte" w:date="2026-10-24T02:57:04Z">
                <w:pPr xmlns:w="http://schemas.openxmlformats.org/wordprocessingml/2006/main"/>
              </w:pPrChange>
            </w:pPr>
            <w:ins w:author="Jubarte" w:id="16" w:date="2026-10-24T02:57:04Z">
              <w:r>
                <w:t>Two</w:t>
              </w:r>
            </w:ins>
            <w:del w:author="Jubarte" w:id="17" w:date="2026-10-24T02:57:04Z">
              <w:r>
                <w:delText>One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