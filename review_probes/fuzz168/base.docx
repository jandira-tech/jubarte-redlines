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ins w:author="Jubarte" w:id="1" w:date="2026-10-24T02:58:15Z">
              <w:r>
                <w:t>Three.</w:t>
              </w:r>
            </w:ins>
            <w:del w:author="Jubarte" w:id="2" w:date="2026-10-24T02:58:15Z">
              <w:r>
                <w:delText>Two.</w:delText>
              </w:r>
            </w:del>
          </w:p>
          <w:p>
            <w:pPr>
              <w:jc w:val="right"/>
              <w:rPr>
                <w:del w:author="Jubarte" w:id="3" w:date="2026-10-24T02:58:15Z"/>
              </w:rPr>
            </w:pPr>
            <w:del w:author="Jubarte" w:id="4" w:date="2026-10-24T02:58:15Z">
              <w:r>
                <w:delText>Alpha beta.</w:delText>
              </w:r>
            </w:del>
          </w:p>
          <w:p>
            <w:pPr>
              <w:jc w:val="both"/>
              <w:rPr>
                <w:del w:author="Jubarte" w:id="5" w:date="2026-10-24T02:58:15Z"/>
                <w:b/>
              </w:rPr>
            </w:pPr>
            <w:del w:author="Jubarte" w:id="6" w:date="2026-10-24T02:58:15Z">
              <w:r>
                <w:delText>Alpha gamma.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