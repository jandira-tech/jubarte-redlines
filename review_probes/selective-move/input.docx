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pPr>
        <w:rPr>
          <w:moveFrom w:id="3" w:author="Ann" w:date="2026-10-23T00:00:00Z"/>
        </w:rPr>
      </w:pPr>
      <w:moveFromRangeStart w:id="5" w:name="MoveA" w:author="Ann" w:date="2026-10-23T00:00:00Z"/>
      <w:moveFrom w:id="4" w:author="Ann" w:date="2026-10-23T00:00:00Z">
        <w:r>
          <w:t>Moved paragraph.</w:t>
        </w:r>
      </w:moveFrom>
      <w:moveFromRangeEnd w:id="5"/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rPr>
                <w:ins w:id="1" w:author="Ann" w:date="2026-10-23T00:00:00Z"/>
              </w:rPr>
            </w:pPr>
            <w:ins w:id="2" w:author="Ann" w:date="2026-10-23T00:00:00Z">
              <w:r>
                <w:t>Inserted.</w:t>
              </w:r>
            </w:ins>
          </w:p>
          <w:p>
            <w:pPr>
              <w:rPr>
                <w:moveTo w:id="7" w:author="Ann" w:date="2026-10-23T00:00:00Z"/>
              </w:rPr>
            </w:pPr>
            <w:moveToRangeStart w:id="6" w:name="MoveA" w:author="Ann" w:date="2026-10-23T00:00:00Z"/>
            <w:moveTo w:id="8" w:author="Ann" w:date="2026-10-23T00:00:00Z">
              <w:r>
                <w:t>Moved paragraph.</w:t>
              </w:r>
            </w:moveTo>
            <w:moveToRangeEnd w:id="6"/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