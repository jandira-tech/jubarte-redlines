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r="http://schemas.openxmlformats.org/officeDocument/2006/relationships" xmlns:v="urn:schemas-microsoft-com:vml" xmlns:w="http://schemas.openxmlformats.org/wordprocessingml/2006/main">
  <w:body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rPr>
                <w:ins w:id="1" w:author="Ann" w:date="2026-10-23T00:00:00Z"/>
              </w:rPr>
            </w:pPr>
            <w:ins w:id="2" w:author="Ann" w:date="2026-10-23T00:00:00Z">
              <w:r>
                <w:t>Inserted.</w:t>
              </w:r>
            </w:ins>
          </w:p>
          <w:p>
            <w:r>
              <w:t>Moved paragraph.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
</Relationships>
</file>