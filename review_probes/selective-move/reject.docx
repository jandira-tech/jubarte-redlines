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r="http://schemas.openxmlformats.org/officeDocument/2006/relationships" xmlns:v="urn:schemas-microsoft-com:vml" xmlns:w="http://schemas.openxmlformats.org/wordprocessingml/2006/main">
  <w:body>
    <w:p>
      <w:r>
        <w:t>Moved paragraph.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rPr>
                <w:ins w:id="1" w:author="Ann" w:date="2026-10-23T00:00:00Z"/>
              </w:rPr>
            </w:pPr>
            <w:ins w:id="2" w:author="Ann" w:date="2026-10-23T00:00:00Z">
              <w:r>
                <w:t>Inserted.</w:t>
              </w:r>
            </w:ins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</Relationships>
</file>