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06Z"/>
              </w:rPr>
            </w:pPr>
            <w:del w:author="Jubarte" w:id="2" w:date="2026-10-24T02:57:06Z">
              <w:r>
                <w:delText>Alpha beta.</w:delText>
              </w:r>
            </w:del>
          </w:p>
          <w:p>
            <w:pPr>
              <w:jc w:val="both"/>
              <w:rPr>
                <w:del w:author="Jubarte" w:id="3" w:date="2026-10-24T02:57:06Z"/>
                <w:sz w:val="32"/>
              </w:rPr>
            </w:pPr>
            <w:del w:author="Jubarte" w:id="4" w:date="2026-10-24T02:57:06Z">
              <w:r>
                <w:delText>Alpha gamma.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rPrChange w:id="5" w:author="Jubarte" w:date="2026-10-24T02:57:06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06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b/>
              </w:rPr>
              <w:pPrChange w:id="7" w:author="Jubarte" w:date="2026-10-24T02:57:06Z">
                <w:pPr xmlns:w="http://schemas.openxmlformats.org/wordprocessingml/2006/main"/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