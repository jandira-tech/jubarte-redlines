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/>
                    <w:rPrChange w:id="1" w:author="Jubarte" w:date="2026-10-24T02:58:37Z">
                      <w:rPr xmlns:w="http://schemas.openxmlformats.org/wordprocessingml/2006/main">
                        <w:sz w:val="32"/>
                      </w:rPr>
                    </w:rPrChange>
                  </w:rPr>
                  <w:pPrChange w:id="2" w:author="Jubarte" w:date="2026-10-24T02:58:37Z">
                    <w:pPr xmlns:w="http://schemas.openxmlformats.org/wordprocessingml/2006/main">
                      <w:jc w:val="right"/>
                    </w:pPr>
                  </w:pPrChange>
                </w:pPr>
                <w:ins w:author="Jubarte" w:id="3" w:date="2026-10-24T02:58:37Z">
                  <w:r>
                    <w:t>One</w:t>
                  </w:r>
                </w:ins>
                <w:del w:author="Jubarte" w:id="4" w:date="2026-10-24T02:58:37Z">
                  <w:r>
                    <w:delText>Alpha gamma</w:delText>
                  </w:r>
                </w:del>
                <w:r>
                  <w:t>.</w:t>
                </w:r>
              </w:p>
              <w:p>
                <w:pPr>
                  <w:jc w:val="left"/>
                  <w:rPr>
                    <w:b/>
                  </w:rPr>
                  <w:pPrChange w:id="5" w:author="Jubarte" w:date="2026-10-24T02:58:37Z">
                    <w:pPr xmlns:w="http://schemas.openxmlformats.org/wordprocessingml/2006/main">
                      <w:jc w:val="right"/>
                    </w:pPr>
                  </w:pPrChange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>
                  <w:jc w:val="right"/>
                  <w:rPr>
                    <w:sz w:val="32"/>
                    <w:rPrChange w:id="6" w:author="Jubarte" w:date="2026-10-24T02:58:37Z">
                      <w:rPr xmlns:w="http://schemas.openxmlformats.org/wordprocessingml/2006/main">
                        <w:i/>
                      </w:rPr>
                    </w:rPrChange>
                  </w:rPr>
                  <w:pPrChange w:id="7" w:author="Jubarte" w:date="2026-10-24T02:58:37Z">
                    <w:pPr xmlns:w="http://schemas.openxmlformats.org/wordprocessingml/2006/main"/>
                  </w:pPrChange>
                </w:pPr>
                <w:r>
                  <w:t>Alpha gamma.</w:t>
                </w:r>
              </w:p>
              <w:p>
                <w:pPr>
                  <w:jc w:val="both"/>
                  <w:rPr>
                    <w:del w:author="Jubarte" w:id="12" w:date="2026-10-24T02:58:37Z"/>
                    <w:rPrChange w:id="8" w:author="Jubarte" w:date="2026-10-24T02:58:37Z">
                      <w:rPr xmlns:w="http://schemas.openxmlformats.org/wordprocessingml/2006/main">
                        <w:i/>
                      </w:rPr>
                    </w:rPrChange>
                  </w:rPr>
                  <w:pPrChange w:id="9" w:author="Jubarte" w:date="2026-10-24T02:58:37Z">
                    <w:pPr xmlns:w="http://schemas.openxmlformats.org/wordprocessingml/2006/main">
                      <w:jc w:val="center"/>
                    </w:pPr>
                  </w:pPrChange>
                </w:pPr>
                <w:ins w:author="Jubarte" w:id="10" w:date="2026-10-24T02:58:37Z">
                  <w:r>
                    <w:t>Two</w:t>
                  </w:r>
                </w:ins>
                <w:del w:author="Jubarte" w:id="11" w:date="2026-10-24T02:58:37Z">
                  <w:r>
                    <w:delText>Alpha beta</w:delText>
                  </w:r>
                </w:del>
                <w:r>
                  <w:t>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rPrChange w:id="15" w:author="Jubarte" w:date="2026-10-24T02:58:37Z">
                      <w:rPr>
                        <w:i/>
                      </w:rPr>
                    </w:rPrChange>
                  </w:rPr>
                  <w:pPrChange w:id="14" w:author="Jubarte" w:date="2026-10-24T02:58:37Z">
                    <w:pPr>
                      <w:jc w:val="right"/>
                    </w:pPr>
                  </w:pPrChange>
                </w:pPr>
                <w:del w:author="Jubarte" w:id="13" w:date="2026-10-24T02:58:37Z">
                  <w:r>
                    <w:delText>Alpha beta.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