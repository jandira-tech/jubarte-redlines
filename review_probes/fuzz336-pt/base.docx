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del w:author="Jubarte" w:id="1" w:date="2026-10-24T02:59:03Z"/>
                  </w:rPr>
                </w:pPr>
                <w:del w:author="Jubarte" w:id="2" w:date="2026-10-24T02:59:03Z">
                  <w:r>
                    <w:delText>Alpha beta.</w:delText>
                  </w:r>
                </w:del>
              </w:p>
              <w:p>
                <w:pPr>
                  <w:jc w:val="center"/>
                  <w:rPr>
                    <w:i/>
                  </w:rPr>
                </w:pPr>
                <w:r>
                  <w:t>Alpha gamma.</w:t>
                </w:r>
              </w:p>
              <w:p>
                <w:pPr>
                  <w:jc w:val="right"/>
                  <w:rPr>
                    <w:rPrChange w:id="3" w:author="Jubarte" w:date="2026-10-24T02:59:03Z">
                      <w:rPr xmlns:w="http://schemas.openxmlformats.org/wordprocessingml/2006/main">
                        <w:b/>
                      </w:rPr>
                    </w:rPrChange>
                  </w:rPr>
                  <w:pPrChange w:id="4" w:author="Jubarte" w:date="2026-10-24T02:59:03Z">
                    <w:pPr xmlns:w="http://schemas.openxmlformats.org/wordprocessingml/2006/main">
                      <w:jc w:val="both"/>
                    </w:pPr>
                  </w:pPrChange>
                </w:pPr>
                <w:r>
                  <w:t>Three.</w:t>
                </w:r>
              </w:p>
              <w:p>
                <w:pPr>
                  <w:jc w:val="center"/>
                  <w:rPr>
                    <w:i/>
                  </w:rPr>
                  <w:pPrChange w:id="5" w:author="Jubarte" w:date="2026-10-24T02:59:03Z">
                    <w:pPr xmlns:w="http://schemas.openxmlformats.org/wordprocessingml/2006/main">
                      <w:jc w:val="right"/>
                    </w:pPr>
                  </w:pPrChange>
                </w:pPr>
                <w:ins w:author="Jubarte" w:id="6" w:date="2026-10-24T02:59:03Z">
                  <w:r>
                    <w:t>Two</w:t>
                  </w:r>
                </w:ins>
                <w:del w:author="Jubarte" w:id="7" w:date="2026-10-24T02:59:03Z">
                  <w:r>
                    <w:delText>Alpha gamma</w:delText>
                  </w:r>
                </w:del>
                <w:r>
                  <w:t>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ins w:author="Jubarte" w:id="8" w:date="2026-10-24T02:59:03Z"/>
                    <w:sz w:val="32"/>
                  </w:rPr>
                </w:pPr>
                <w:ins w:author="Jubarte" w:id="9" w:date="2026-10-24T02:59:03Z">
                  <w:r>
                    <w:t>One.</w:t>
                  </w:r>
                </w:ins>
              </w:p>
              <w:p>
                <w:pPr>
                  <w:jc w:val="center"/>
                  <w:rPr>
                    <w:ins w:author="Jubarte" w:id="10" w:date="2026-10-24T02:59:03Z"/>
                  </w:rPr>
                </w:pPr>
                <w:ins w:author="Jubarte" w:id="11" w:date="2026-10-24T02:59:03Z">
                  <w:r>
                    <w:t>Three.</w:t>
                  </w:r>
                </w:ins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