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del w:author="Jubarte" w:id="1" w:date="2026-10-24T02:58:14Z"/>
                    <w:i/>
                  </w:rPr>
                </w:pPr>
                <w:del w:author="Jubarte" w:id="2" w:date="2026-10-24T02:58:14Z">
                  <w:r>
                    <w:delText>Two.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3" w:date="2026-10-24T02:58:14Z"/>
                    <w:b/>
                  </w:rPr>
                </w:pPr>
                <w:del w:author="Jubarte" w:id="4" w:date="2026-10-24T02:58:14Z">
                  <w:r>
                    <w:delText>Two.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i/>
                    <w:rPrChange w:id="5" w:author="Jubarte" w:date="2026-10-24T02:58:14Z">
                      <w:rPr xmlns:w="http://schemas.openxmlformats.org/wordprocessingml/2006/main">
                        <w:sz w:val="32"/>
                      </w:rPr>
                    </w:rPrChange>
                  </w:rPr>
                  <w:pPrChange w:id="6" w:author="Jubarte" w:date="2026-10-24T02:58:14Z">
                    <w:pPr xmlns:w="http://schemas.openxmlformats.org/wordprocessingml/2006/main"/>
                  </w:pPrChange>
                </w:pPr>
                <w:r>
                  <w:t>One.</w:t>
                </w:r>
              </w:p>
              <w:p>
                <w:pPr>
                  <w:jc w:val="left"/>
                  <w:rPr>
                    <w:ins w:author="Jubarte" w:id="13" w:date="2026-10-24T02:58:14Z"/>
                    <w:b/>
                  </w:rPr>
                </w:pPr>
                <w:r>
                  <w:t>Alpha gamma.</w:t>
                </w:r>
              </w:p>
              <w:p>
                <w:pPr>
                  <w:jc w:val="right"/>
                  <w:rPr>
                    <w:ins w:author="Jubarte" w:id="9" w:date="2026-10-24T02:58:14Z"/>
                    <w:sz w:val="32"/>
                  </w:rPr>
                </w:pPr>
                <w:ins w:author="Jubarte" w:id="10" w:date="2026-10-24T02:58:14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11" w:date="2026-10-24T02:58:14Z"/>
                    <w:i/>
                  </w:rPr>
                </w:pPr>
                <w:ins w:author="Jubarte" w:id="12" w:date="2026-10-24T02:58:14Z">
                  <w:r>
                    <w:t>Two.</w:t>
                  </w:r>
                </w:ins>
              </w:p>
              <w:p>
                <w:pPr>
                  <w:jc w:val="center"/>
                  <w:rPr>
                    <w:rPrChange w:id="7" w:author="Jubarte" w:date="2026-10-24T02:58:14Z">
                      <w:rPr xmlns:w="http://schemas.openxmlformats.org/wordprocessingml/2006/main">
                        <w:i/>
                      </w:rPr>
                    </w:rPrChange>
                  </w:rPr>
                  <w:pPrChange w:id="8" w:author="Jubarte" w:date="2026-10-24T02:58:14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14" w:date="2026-10-24T02:58:14Z">
                  <w:r>
                    <w:t>Two.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