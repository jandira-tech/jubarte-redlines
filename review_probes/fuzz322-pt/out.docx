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  <w:pPrChange w:id="1" w:author="Jubarte" w:date="2026-10-24T02:58:43Z">
                    <w:pPr xmlns:w="http://schemas.openxmlformats.org/wordprocessingml/2006/main"/>
                  </w:pPrChange>
                </w:pPr>
                <w:ins w:author="Jubarte" w:id="2" w:date="2026-10-24T02:58:43Z">
                  <w:r>
                    <w:t>Three</w:t>
                  </w:r>
                </w:ins>
                <w:del w:author="Jubarte" w:id="3" w:date="2026-10-24T02:58:43Z">
                  <w:r>
                    <w:delText>Two</w:delText>
                  </w:r>
                </w:del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del w:author="Jubarte" w:id="4" w:date="2026-10-24T02:58:43Z"/>
                  </w:rPr>
                </w:pPr>
                <w:del w:author="Jubarte" w:id="5" w:date="2026-10-24T02:58:43Z">
                  <w:r>
                    <w:delText>Alpha gamma.</w:delText>
                  </w:r>
                </w:del>
              </w:p>
            </w:sdtContent>
          </w:sdt>
          <w:sdt>
            <w:sdtPr/>
            <w:sdtContent>
              <w:p>
                <w:pPr>
                  <w:jc w:val="center"/>
                  <w:rPr>
                    <w:del w:author="Jubarte" w:id="6" w:date="2026-10-24T02:58:43Z"/>
                    <w:sz w:val="32"/>
                  </w:rPr>
                </w:pPr>
                <w:del w:author="Jubarte" w:id="7" w:date="2026-10-24T02:58:43Z">
                  <w:r>
                    <w:delText>Alpha beta.</w:delText>
                  </w:r>
                </w:del>
              </w:p>
              <w:p>
                <w:pPr>
                  <w:jc w:val="right"/>
                  <w:rPr>
                    <w:b/>
                  </w:rPr>
                  <w:pPrChange w:id="8" w:author="Jubarte" w:date="2026-10-24T02:58:43Z">
                    <w:pPr xmlns:w="http://schemas.openxmlformats.org/wordprocessingml/2006/main">
                      <w:jc w:val="center"/>
                    </w:pPr>
                  </w:pPrChange>
                </w:pPr>
                <w:r>
                  <w:t>One.</w:t>
                </w:r>
              </w:p>
              <w:p>
                <w:pPr>
                  <w:jc w:val="right"/>
                  <w:rPr>
                    <w:i/>
                  </w:rPr>
                  <w:pPrChange w:id="9" w:author="Jubarte" w:date="2026-10-24T02:58:43Z">
                    <w:pPr xmlns:w="http://schemas.openxmlformats.org/wordprocessingml/2006/main"/>
                  </w:pPrChange>
                </w:pPr>
                <w:ins w:author="Jubarte" w:id="10" w:date="2026-10-24T02:58:43Z">
                  <w:r>
                    <w:t>One</w:t>
                  </w:r>
                </w:ins>
                <w:del w:author="Jubarte" w:id="11" w:date="2026-10-24T02:58:43Z">
                  <w:r>
                    <w:delText>Three</w:delText>
                  </w:r>
                </w:del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