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4" w:date="2026-10-24T02:56:31Z"/>
                <w:b/>
              </w:rPr>
              <w:pPrChange w:id="1" w:author="Jubarte" w:date="2026-10-24T02:56:31Z">
                <w:pPr xmlns:w="http://schemas.openxmlformats.org/wordprocessingml/2006/main"/>
              </w:pPrChange>
            </w:pPr>
            <w:ins w:author="Jubarte" w:id="2" w:date="2026-10-24T02:56:31Z">
              <w:r>
                <w:t>One</w:t>
              </w:r>
            </w:ins>
            <w:del w:author="Jubarte" w:id="3" w:date="2026-10-24T02:56:31Z">
              <w:r>
                <w:delText>Four</w:delText>
              </w:r>
            </w:del>
            <w:r>
              <w:t>.</w:t>
            </w:r>
          </w:p>
          <w:p>
            <w:pPr>
              <w:jc w:val="center"/>
              <w:rPr>
                <w:b/>
              </w:rPr>
              <w:pPrChange w:id="6" w:author="Jubarte" w:date="2026-10-24T02:56:31Z">
                <w:pPr>
                  <w:jc w:val="right"/>
                </w:pPr>
              </w:pPrChange>
            </w:pPr>
            <w:del w:author="Jubarte" w:id="5" w:date="2026-10-24T02:56:31Z">
              <w:r>
                <w:delText>Alpha 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