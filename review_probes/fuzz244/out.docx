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7:52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52Z"/>
                    </w:rPr>
                  </w:pPr>
                  <w:ins w:author="Jubarte" w:id="3" w:date="2026-10-24T02:57:52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52Z"/>
                    </w:rPr>
                  </w:pPr>
                  <w:ins w:author="Jubarte" w:id="5" w:date="2026-10-24T02:57:52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del w:author="Jubarte" w:id="6" w:date="2026-10-24T02:57:52Z"/>
                <w:b/>
              </w:rPr>
            </w:pPr>
            <w:del w:author="Jubarte" w:id="7" w:date="2026-10-24T02:57:52Z">
              <w:r>
                <w:delText>Alpha gamma.</w:delText>
              </w:r>
            </w:del>
          </w:p>
          <w:p>
            <w:pPr>
              <w:jc w:val="left"/>
              <w:rPr>
                <w:del w:author="Jubarte" w:id="8" w:date="2026-10-24T02:57:52Z"/>
                <w:sz w:val="32"/>
              </w:rPr>
            </w:pPr>
            <w:del w:author="Jubarte" w:id="9" w:date="2026-10-24T02:57:52Z">
              <w:r>
                <w:delText>One.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0" w:date="2026-10-24T02:57:52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1" w:date="2026-10-24T02:57:52Z"/>
                    </w:rPr>
                  </w:pPr>
                  <w:del w:author="Jubarte" w:id="12" w:date="2026-10-24T02:57:52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3" w:date="2026-10-24T02:57:52Z"/>
                    </w:rPr>
                  </w:pPr>
                  <w:del w:author="Jubarte" w:id="14" w:date="2026-10-24T02:57:52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center"/>
              <w:pPrChange w:id="15" w:author="Jubarte" w:date="2026-10-24T02:57:52Z">
                <w:pPr xmlns:w="http://schemas.openxmlformats.org/wordprocessingml/2006/main">
                  <w:jc w:val="both"/>
                </w:pPr>
              </w:pPrChange>
            </w:pPr>
            <w:ins w:author="Jubarte" w:id="16" w:date="2026-10-24T02:57:52Z">
              <w:r>
                <w:t>Three</w:t>
              </w:r>
            </w:ins>
            <w:del w:author="Jubarte" w:id="17" w:date="2026-10-24T02:57:52Z">
              <w:r>
                <w:delText>Alpha beta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