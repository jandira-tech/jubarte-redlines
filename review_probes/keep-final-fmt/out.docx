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</w:pPr>
            <w:r>
              <w:t>Alpha.</w:t>
            </w:r>
          </w:p>
          <w:p>
            <w:pPr>
              <w:jc w:val="right"/>
              <w:rPr>
                <w:b/>
              </w:rPr>
            </w:pPr>
            <w:ins w:author="Jubarte" w:id="1" w:date="2026-10-24T02:53:12Z">
              <w:r>
                <w:t>Gamma</w:t>
              </w:r>
            </w:ins>
            <w:del w:author="Jubarte" w:id="2" w:date="2026-10-24T02:53:12Z">
              <w:r>
                <w:delText>Beta</w:delText>
              </w:r>
            </w:del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