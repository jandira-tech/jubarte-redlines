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t>Alpha.</w:t>
            </w:r>
          </w:p>
          <w:p>
            <w:pPr>
              <w:jc w:val="right"/>
              <w:rPr>
                <w:b/>
              </w:rPr>
            </w:pPr>
            <w:ins w:author="Jubarte" w:id="1" w:date="2026-10-24T02:53:32Z">
              <w:r>
                <w:t>Gamma</w:t>
              </w:r>
            </w:ins>
            <w:del w:author="Jubarte" w:id="2" w:date="2026-10-24T02:53:32Z">
              <w:r>
                <w:delText>Beta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