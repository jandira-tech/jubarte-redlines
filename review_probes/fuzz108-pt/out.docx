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b/>
                <w:rPrChange w:id="1" w:author="Jubarte" w:date="2026-10-24T02:57:10Z">
                  <w:rPr xmlns:w="http://schemas.openxmlformats.org/wordprocessingml/2006/main">
                    <w:i/>
                  </w:rPr>
                </w:rPrChange>
              </w:rPr>
              <w:pPrChange w:id="2" w:author="Jubarte" w:date="2026-10-24T02:57:10Z">
                <w:pPr xmlns:w="http://schemas.openxmlformats.org/wordprocessingml/2006/main"/>
              </w:pPrChange>
            </w:pPr>
            <w:ins w:author="Jubarte" w:id="3" w:date="2026-10-24T02:57:10Z">
              <w:r>
                <w:t>Alpha beta</w:t>
              </w:r>
            </w:ins>
            <w:del w:author="Jubarte" w:id="4" w:date="2026-10-24T02:57:10Z">
              <w:r>
                <w:delText>Two</w:delText>
              </w:r>
            </w:del>
            <w:r>
              <w:t>.</w:t>
            </w:r>
          </w:p>
          <w:p>
            <w:pPr>
              <w:jc w:val="center"/>
              <w:rPr>
                <w:i/>
                <w:rPrChange w:id="5" w:author="Jubarte" w:date="2026-10-24T02:57:10Z">
                  <w:rPr xmlns:w="http://schemas.openxmlformats.org/wordprocessingml/2006/main">
                    <w:sz w:val="32"/>
                  </w:rPr>
                </w:rPrChange>
              </w:rPr>
              <w:pPrChange w:id="6" w:author="Jubarte" w:date="2026-10-24T02:57:10Z">
                <w:pPr xmlns:w="http://schemas.openxmlformats.org/wordprocessingml/2006/main">
                  <w:jc w:val="right"/>
                </w:pPr>
              </w:pPrChange>
            </w:pPr>
            <w:ins w:author="Jubarte" w:id="7" w:date="2026-10-24T02:57:10Z">
              <w:r>
                <w:t>Three</w:t>
              </w:r>
            </w:ins>
            <w:del w:author="Jubarte" w:id="8" w:date="2026-10-24T02:57:10Z">
              <w:r>
                <w:delText>Alpha gamma</w:delText>
              </w:r>
            </w:del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