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1" w:date="2026-10-24T02:55:09Z"/>
                <w:i/>
              </w:rPr>
            </w:pPr>
            <w:del w:author="Jubarte" w:id="2" w:date="2026-10-24T02:55:09Z">
              <w:r>
                <w:delText>Alpha gamma.</w:delText>
              </w:r>
            </w:del>
          </w:p>
          <w:p>
            <w:pPr>
              <w:jc w:val="right"/>
              <w:rPr>
                <w:del w:author="Jubarte" w:id="6" w:date="2026-10-24T02:55:09Z"/>
                <w:i/>
              </w:rPr>
              <w:pPrChange w:id="3" w:author="Jubarte" w:date="2026-10-24T02:55:09Z">
                <w:pPr xmlns:w="http://schemas.openxmlformats.org/wordprocessingml/2006/main">
                  <w:jc w:val="center"/>
                </w:pPr>
              </w:pPrChange>
            </w:pPr>
            <w:r>
              <w:t>Four.</w:t>
            </w:r>
          </w:p>
          <w:p>
            <w:pPr>
              <w:jc w:val="both"/>
              <w:rPr>
                <w:del w:author="Jubarte" w:id="4" w:date="2026-10-24T02:55:09Z"/>
                <w:sz w:val="32"/>
              </w:rPr>
            </w:pPr>
            <w:del w:author="Jubarte" w:id="5" w:date="2026-10-24T02:55:09Z">
              <w:r>
                <w:delText>Three.</w:delText>
              </w:r>
            </w:del>
          </w:p>
          <w:p>
            <w:pPr>
              <w:jc w:val="right"/>
              <w:rPr>
                <w:i/>
                <w:rPrChange w:id="9" w:author="Jubarte" w:date="2026-10-24T02:55:09Z">
                  <w:rPr>
                    <w:b/>
                  </w:rPr>
                </w:rPrChange>
              </w:rPr>
              <w:pPrChange w:id="8" w:author="Jubarte" w:date="2026-10-24T02:55:09Z">
                <w:pPr>
                  <w:jc w:val="both"/>
                </w:pPr>
              </w:pPrChange>
            </w:pPr>
            <w:del w:author="Jubarte" w:id="7" w:date="2026-10-24T02:55:09Z">
              <w:r>
                <w:delText>Alpha gamma.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