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0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06Z"/>
                    </w:rPr>
                  </w:pPr>
                  <w:ins w:author="Jubarte" w:id="3" w:date="2026-10-24T02:57:0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06Z"/>
                    </w:rPr>
                  </w:pPr>
                  <w:ins w:author="Jubarte" w:id="5" w:date="2026-10-24T02:57:06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06Z"/>
              </w:rPr>
            </w:pPr>
            <w:del w:author="Jubarte" w:id="7" w:date="2026-10-24T02:57:06Z">
              <w:r>
                <w:delText>Alpha beta.</w:delText>
              </w:r>
            </w:del>
          </w:p>
          <w:p>
            <w:pPr>
              <w:jc w:val="both"/>
              <w:rPr>
                <w:del w:author="Jubarte" w:id="8" w:date="2026-10-24T02:57:06Z"/>
                <w:sz w:val="32"/>
              </w:rPr>
            </w:pPr>
            <w:del w:author="Jubarte" w:id="9" w:date="2026-10-24T02:57:06Z">
              <w:r>
                <w:delText>Alpha gamma.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7:06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06Z"/>
                    </w:rPr>
                  </w:pPr>
                  <w:del w:author="Jubarte" w:id="12" w:date="2026-10-24T02:57:06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06Z"/>
                    </w:rPr>
                  </w:pPr>
                  <w:del w:author="Jubarte" w:id="14" w:date="2026-10-24T02:57:06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rPrChange w:id="15" w:author="Jubarte" w:date="2026-10-24T02:57:06Z">
                  <w:rPr xmlns:w="http://schemas.openxmlformats.org/wordprocessingml/2006/main">
                    <w:sz w:val="32"/>
                  </w:rPr>
                </w:rPrChange>
              </w:rPr>
              <w:pPrChange w:id="16" w:author="Jubarte" w:date="2026-10-24T02:57:06Z">
                <w:pPr xmlns:w="http://schemas.openxmlformats.org/wordprocessingml/2006/main">
                  <w:jc w:val="right"/>
                </w:pPr>
              </w:pPrChange>
            </w:pPr>
            <w:r>
              <w:t>Alpha beta.</w:t>
            </w:r>
          </w:p>
          <w:p>
            <w:pPr>
              <w:jc w:val="center"/>
              <w:rPr>
                <w:b/>
              </w:rPr>
              <w:pPrChange w:id="17" w:author="Jubarte" w:date="2026-10-24T02:57:06Z">
                <w:pPr xmlns:w="http://schemas.openxmlformats.org/wordprocessingml/2006/main"/>
              </w:pPrChange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