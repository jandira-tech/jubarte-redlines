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0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05Z"/>
                    </w:rPr>
                  </w:pPr>
                  <w:ins w:author="Jubarte" w:id="3" w:date="2026-10-24T02:57:0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05Z"/>
                    </w:rPr>
                  </w:pPr>
                  <w:ins w:author="Jubarte" w:id="5" w:date="2026-10-24T02:57:05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05Z"/>
              </w:rPr>
            </w:pPr>
            <w:del w:author="Jubarte" w:id="7" w:date="2026-10-24T02:57:05Z">
              <w:r>
                <w:delText>Alpha beta.</w:delText>
              </w:r>
            </w:del>
          </w:p>
          <w:p>
            <w:pPr>
              <w:jc w:val="both"/>
              <w:rPr>
                <w:del w:author="Jubarte" w:id="8" w:date="2026-10-24T02:57:05Z"/>
                <w:sz w:val="32"/>
              </w:rPr>
            </w:pPr>
            <w:del w:author="Jubarte" w:id="9" w:date="2026-10-24T02:57:05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0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05Z"/>
                    </w:rPr>
                  </w:pPr>
                  <w:del w:author="Jubarte" w:id="12" w:date="2026-10-24T02:57:0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05Z"/>
                    </w:rPr>
                  </w:pPr>
                  <w:del w:author="Jubarte" w:id="14" w:date="2026-10-24T02:57:0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15" w:author="Jubarte" w:date="2026-10-24T02:57:05Z">
                  <w:rPr xmlns:w="http://schemas.openxmlformats.org/wordprocessingml/2006/main">
                    <w:sz w:val="32"/>
                  </w:rPr>
                </w:rPrChange>
              </w:rPr>
              <w:pPrChange w:id="16" w:author="Jubarte" w:date="2026-10-24T02:57:05Z">
                <w:pPr xmlns:w="http://schemas.openxmlformats.org/wordprocessingml/2006/main">
                  <w:jc w:val="right"/>
                </w:pPr>
              </w:pPrChange>
            </w:pPr>
            <w:r>
              <w:t>Alpha beta.</w:t>
            </w:r>
          </w:p>
          <w:p>
            <w:pPr>
              <w:jc w:val="center"/>
              <w:rPr>
                <w:b/>
              </w:rPr>
              <w:pPrChange w:id="17" w:author="Jubarte" w:date="2026-10-24T02:57:05Z">
                <w:pPr xmlns:w="http://schemas.openxmlformats.org/wordprocessingml/2006/main"/>
              </w:pPrChange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