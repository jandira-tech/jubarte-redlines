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00Z"/>
              </w:rPr>
            </w:pPr>
            <w:ins w:author="Jubarte" w:id="2" w:date="2026-10-24T02:57:00Z">
              <w:r>
                <w:t>Alpha gamma.</w:t>
              </w:r>
            </w:ins>
          </w:p>
          <w:p>
            <w:pPr>
              <w:jc w:val="left"/>
              <w:rPr>
                <w:ins w:author="Jubarte" w:id="3" w:date="2026-10-24T02:57:00Z"/>
                <w:sz w:val="32"/>
              </w:rPr>
            </w:pPr>
            <w:ins w:author="Jubarte" w:id="4" w:date="2026-10-24T02:57:00Z">
              <w:r>
                <w:t>Alpha gamma.</w:t>
              </w:r>
            </w:ins>
          </w:p>
          <w:p>
            <w:pPr>
              <w:jc w:val="both"/>
              <w:rPr>
                <w:del w:author="Jubarte" w:id="5" w:date="2026-10-24T02:57:00Z"/>
                <w:sz w:val="32"/>
              </w:rPr>
            </w:pPr>
            <w:del w:author="Jubarte" w:id="6" w:date="2026-10-24T02:57:00Z">
              <w:r>
                <w:delText>Two.</w:delText>
              </w:r>
            </w:del>
          </w:p>
          <w:p>
            <w:pPr>
              <w:jc w:val="both"/>
              <w:rPr>
                <w:del w:author="Jubarte" w:id="7" w:date="2026-10-24T02:57:00Z"/>
                <w:b/>
              </w:rPr>
            </w:pPr>
            <w:del w:author="Jubarte" w:id="8" w:date="2026-10-24T02:57:00Z">
              <w:r>
                <w:delText>One.</w:delText>
              </w:r>
            </w:del>
          </w:p>
          <w:p>
            <w:pPr>
              <w:jc w:val="right"/>
              <w:rPr>
                <w:del w:author="Jubarte" w:id="9" w:date="2026-10-24T02:57:00Z"/>
              </w:rPr>
            </w:pPr>
            <w:del w:author="Jubarte" w:id="10" w:date="2026-10-24T02:57:00Z">
              <w:r>
                <w:delText>Two.</w:delText>
              </w:r>
            </w:del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