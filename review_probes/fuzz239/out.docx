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1" w:date="2026-10-24T02:57:47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2:57:47Z"/>
                    </w:rPr>
                  </w:pPr>
                  <w:ins w:author="Jubarte" w:id="3" w:date="2026-10-24T02:57:47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2:57:47Z"/>
                    </w:rPr>
                  </w:pPr>
                  <w:ins w:author="Jubarte" w:id="5" w:date="2026-10-24T02:57:47Z">
                    <w:r>
                      <w:t>Inner.</w:t>
                    </w:r>
                  </w:ins>
                </w:p>
              </w:tc>
            </w:tr>
          </w:tbl>
          <w:p>
            <w:pPr>
              <w:jc w:val="right"/>
              <w:rPr>
                <w:del w:author="Jubarte" w:id="6" w:date="2026-10-24T02:57:47Z"/>
              </w:rPr>
            </w:pPr>
            <w:del w:author="Jubarte" w:id="7" w:date="2026-10-24T02:57:47Z">
              <w:r>
                <w:delText>One.</w:delText>
              </w:r>
            </w:del>
          </w:p>
          <w:p>
            <w:pPr>
              <w:jc w:val="left"/>
              <w:rPr>
                <w:del w:author="Jubarte" w:id="8" w:date="2026-10-24T02:57:47Z"/>
                <w:sz w:val="32"/>
              </w:rPr>
            </w:pPr>
            <w:del w:author="Jubarte" w:id="9" w:date="2026-10-24T02:57:47Z">
              <w:r>
                <w:delText>Three.</w:delText>
              </w:r>
            </w:del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10" w:date="2026-10-24T02:57:47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11" w:date="2026-10-24T02:57:47Z"/>
                    </w:rPr>
                  </w:pPr>
                  <w:del w:author="Jubarte" w:id="12" w:date="2026-10-24T02:57:47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3" w:date="2026-10-24T02:57:47Z"/>
                    </w:rPr>
                  </w:pPr>
                  <w:del w:author="Jubarte" w:id="14" w:date="2026-10-24T02:57:47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left"/>
              <w:rPr>
                <w:ins w:author="Jubarte" w:id="19" w:date="2026-10-24T02:57:47Z"/>
                <w:i/>
              </w:rPr>
            </w:pPr>
            <w:ins w:author="Jubarte" w:id="15" w:date="2026-10-24T02:57:47Z">
              <w:r>
                <w:t>Alpha beta</w:t>
              </w:r>
            </w:ins>
            <w:del w:author="Jubarte" w:id="16" w:date="2026-10-24T02:57:47Z">
              <w:r>
                <w:delText>One</w:delText>
              </w:r>
            </w:del>
            <w:r>
              <w:t>.</w:t>
            </w:r>
          </w:p>
          <w:p>
            <w:pPr>
              <w:jc w:val="left"/>
              <w:rPr>
                <w:ins w:author="Jubarte" w:id="17" w:date="2026-10-24T02:57:47Z"/>
              </w:rPr>
            </w:pPr>
            <w:ins w:author="Jubarte" w:id="18" w:date="2026-10-24T02:57:47Z">
              <w:r>
                <w:t>Three.</w:t>
              </w:r>
            </w:ins>
          </w:p>
          <w:p>
            <w:pPr>
              <w:jc w:val="right"/>
              <w:rPr>
                <w:b/>
                <w:rPrChange w:id="22" w:author="Jubarte" w:date="2026-10-24T02:57:47Z">
                  <w:rPr>
                    <w:i/>
                  </w:rPr>
                </w:rPrChange>
              </w:rPr>
              <w:pPrChange w:id="21" w:author="Jubarte" w:date="2026-10-24T02:57:47Z">
                <w:pPr>
                  <w:jc w:val="left"/>
                </w:pPr>
              </w:pPrChange>
            </w:pPr>
            <w:ins w:author="Jubarte" w:id="20" w:date="2026-10-24T02:57:47Z">
              <w:r>
                <w:t>Alpha beta.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