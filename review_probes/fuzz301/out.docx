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sz w:val="32"/>
                  </w:rPr>
                  <w:pPrChange w:id="1" w:author="Jubarte" w:date="2026-10-24T02:58:11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ins w:author="Jubarte" w:id="2" w:date="2026-10-24T02:58:11Z"/>
                    <w:i/>
                  </w:rPr>
                </w:pPr>
                <w:ins w:author="Jubarte" w:id="3" w:date="2026-10-24T02:58:11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center"/>
                  <w:rPr>
                    <w:ins w:author="Jubarte" w:id="4" w:date="2026-10-24T02:58:11Z"/>
                    <w:sz w:val="32"/>
                  </w:rPr>
                </w:pPr>
                <w:ins w:author="Jubarte" w:id="5" w:date="2026-10-24T02:58:11Z">
                  <w:r>
                    <w:t>Two.</w:t>
                  </w:r>
                </w:ins>
              </w:p>
              <w:p>
                <w:pPr>
                  <w:jc w:val="both"/>
                  <w:rPr>
                    <w:del w:author="Jubarte" w:id="8" w:date="2026-10-24T02:58:11Z"/>
                    <w:i/>
                  </w:rPr>
                </w:pPr>
                <w:r>
                  <w:t>Three.</w:t>
                </w:r>
              </w:p>
              <w:p>
                <w:pPr>
                  <w:jc w:val="both"/>
                  <w:rPr>
                    <w:del w:author="Jubarte" w:id="6" w:date="2026-10-24T02:58:11Z"/>
                    <w:b/>
                  </w:rPr>
                </w:pPr>
                <w:del w:author="Jubarte" w:id="7" w:date="2026-10-24T02:58:11Z">
                  <w:r>
                    <w:delText>Alpha beta.</w:delText>
                  </w:r>
                </w:del>
              </w:p>
              <w:p>
                <w:pPr>
                  <w:jc w:val="both"/>
                  <w:rPr>
                    <w:i/>
                    <w:rPrChange w:id="11" w:author="Jubarte" w:date="2026-10-24T02:58:11Z">
                      <w:rPr/>
                    </w:rPrChange>
                  </w:rPr>
                  <w:pPrChange w:id="10" w:author="Jubarte" w:date="2026-10-24T02:58:11Z">
                    <w:pPr>
                      <w:jc w:val="center"/>
                    </w:pPr>
                  </w:pPrChange>
                </w:pPr>
                <w:del w:author="Jubarte" w:id="9" w:date="2026-10-24T02:58:11Z">
                  <w:r>
                    <w:delText>One.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