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7" w:date="2026-10-24T03:01:23Z"/>
                <w:sz w:val="32"/>
              </w:rPr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2" w:date="2026-10-24T03:01:23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3" w:date="2026-10-24T03:01:23Z"/>
                    </w:rPr>
                  </w:pPr>
                  <w:ins w:author="Jubarte" w:id="4" w:date="2026-10-24T03:01:23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5" w:date="2026-10-24T03:01:23Z"/>
                    </w:rPr>
                  </w:pPr>
                  <w:ins w:author="Jubarte" w:id="6" w:date="2026-10-24T03:01:23Z">
                    <w:r>
                      <w:t>Inner.</w:t>
                    </w:r>
                  </w:ins>
                </w:p>
              </w:tc>
            </w:tr>
          </w:tbl>
          <w:p>
            <w:pPr>
              <w:jc w:val="both"/>
              <w:rPr>
                <w:sz w:val="32"/>
              </w:rPr>
              <w:pPrChange w:id="1" w:author="Jubarte" w:date="2026-10-24T03:01:23Z">
                <w:pPr xmlns:w="http://schemas.openxmlformats.org/wordprocessingml/2006/main">
                  <w:jc w:val="center"/>
                </w:pPr>
              </w:pPrChange>
            </w:pPr>
            <w:ins w:author="Jubarte" w:id="8" w:date="2026-10-24T03:01:23Z">
              <w:r>
                <w:t>Alpha beta gamma delta.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