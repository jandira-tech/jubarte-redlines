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Three.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1" w:date="2026-10-24T03:01:26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3:01:26Z"/>
                    </w:rPr>
                  </w:pPr>
                  <w:ins w:author="Jubarte" w:id="3" w:date="2026-10-24T03:01:26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1:26Z"/>
                    </w:rPr>
                  </w:pPr>
                  <w:ins w:author="Jubarte" w:id="5" w:date="2026-10-24T03:01:26Z">
                    <w:r>
                      <w:t>Inner.</w:t>
                    </w:r>
                  </w:ins>
                </w:p>
              </w:tc>
            </w:tr>
          </w:tbl>
          <w:p>
            <w:pPr>
              <w:jc w:val="both"/>
              <w:rPr>
                <w:del w:author="Jubarte" w:id="10" w:date="2026-10-24T03:01:26Z"/>
              </w:rPr>
            </w:pPr>
            <w:ins w:author="Jubarte" w:id="6" w:date="2026-10-24T03:01:26Z">
              <w:r>
                <w:t>Two.</w:t>
              </w:r>
            </w:ins>
            <w:del w:author="Jubarte" w:id="7" w:date="2026-10-24T03:01:26Z">
              <w:r>
                <w:delText>Alpha beta gamma delta.</w:delText>
              </w:r>
            </w:del>
          </w:p>
          <w:p>
            <w:pPr>
              <w:jc w:val="both"/>
              <w:rPr>
                <w:del w:author="Jubarte" w:id="8" w:date="2026-10-24T03:01:26Z"/>
                <w:b/>
              </w:rPr>
            </w:pPr>
            <w:del w:author="Jubarte" w:id="9" w:date="2026-10-24T03:01:26Z">
              <w:r>
                <w:delText>Alpha beta gamma delta.</w:delText>
              </w:r>
            </w:del>
          </w:p>
          <w:p>
            <w:pPr>
              <w:jc w:val="both"/>
              <w:rPr>
                <w:rPrChange w:id="13" w:author="Jubarte" w:date="2026-10-24T03:01:26Z">
                  <w:rPr>
                    <w:sz w:val="32"/>
                  </w:rPr>
                </w:rPrChange>
              </w:rPr>
              <w:pPrChange w:id="12" w:author="Jubarte" w:date="2026-10-24T03:01:26Z">
                <w:pPr>
                  <w:jc w:val="center"/>
                </w:pPr>
              </w:pPrChange>
            </w:pPr>
            <w:del w:author="Jubarte" w:id="11" w:date="2026-10-24T03:01:26Z">
              <w:r>
                <w:delText>Epsilon zeta eta theta.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