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del w:author="Jubarte" w:id="1" w:date="2026-10-24T02:57:37Z"/>
                <w:sz w:val="32"/>
              </w:rPr>
            </w:pPr>
            <w:del w:author="Jubarte" w:id="2" w:date="2026-10-24T02:57:37Z">
              <w:r>
                <w:delText>Three.</w:delText>
              </w:r>
            </w:del>
          </w:p>
          <w:p>
            <w:pPr>
              <w:jc w:val="center"/>
              <w:rPr>
                <w:b/>
              </w:rPr>
              <w:pPrChange w:id="3" w:author="Jubarte" w:date="2026-10-24T02:57:37Z">
                <w:pPr xmlns:w="http://schemas.openxmlformats.org/wordprocessingml/2006/main"/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