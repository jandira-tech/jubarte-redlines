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  <w:pPrChange w:id="1" w:author="Jubarte" w:date="2026-10-24T02:57:54Z">
                <w:pPr xmlns:w="http://schemas.openxmlformats.org/wordprocessingml/2006/main">
                  <w:jc w:val="both"/>
                </w:pPr>
              </w:pPrChange>
            </w:pPr>
            <w:r>
              <w:t>Alpha gamma.</w:t>
            </w:r>
          </w:p>
          <w:p>
            <w:pPr>
              <w:jc w:val="right"/>
              <w:rPr>
                <w:i/>
              </w:rPr>
              <w:pPrChange w:id="2" w:author="Jubarte" w:date="2026-10-24T02:57:54Z">
                <w:pPr xmlns:w="http://schemas.openxmlformats.org/wordprocessingml/2006/main">
                  <w:jc w:val="center"/>
                </w:pPr>
              </w:pPrChange>
            </w:pPr>
            <w:ins w:author="Jubarte" w:id="3" w:date="2026-10-24T02:57:54Z">
              <w:r>
                <w:t>Four</w:t>
              </w:r>
            </w:ins>
            <w:del w:author="Jubarte" w:id="4" w:date="2026-10-24T02:57:54Z">
              <w:r>
                <w:delText>Two</w:delText>
              </w:r>
            </w:del>
            <w:r>
              <w:t>.</w:t>
            </w:r>
          </w:p>
          <w:p>
            <w:pPr>
              <w:jc w:val="center"/>
              <w:rPr>
                <w:ins w:author="Jubarte" w:id="5" w:date="2026-10-24T02:57:54Z"/>
                <w:b/>
              </w:rPr>
            </w:pPr>
            <w:ins w:author="Jubarte" w:id="6" w:date="2026-10-24T02:57:54Z">
              <w:r>
                <w:t>Four.</w:t>
              </w:r>
            </w:ins>
          </w:p>
          <w:p>
            <w:pPr>
              <w:jc w:val="left"/>
              <w:rPr>
                <w:sz w:val="32"/>
              </w:rPr>
              <w:pPrChange w:id="7" w:author="Jubarte" w:date="2026-10-24T02:57:54Z">
                <w:pPr xmlns:w="http://schemas.openxmlformats.org/wordprocessingml/2006/main">
                  <w:jc w:val="both"/>
                </w:pPr>
              </w:pPrChange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