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2:0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2:03Z"/>
                    </w:rPr>
                  </w:pPr>
                  <w:ins w:author="Jubarte" w:id="3" w:date="2026-10-24T03:02:0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2:03Z"/>
                    </w:rPr>
                  </w:pPr>
                  <w:ins w:author="Jubarte" w:id="5" w:date="2026-10-24T03:02:03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/>
                <w:rPrChange w:id="6" w:author="Jubarte" w:date="2026-10-24T03:02:03Z">
                  <w:rPr xmlns:w="http://schemas.openxmlformats.org/wordprocessingml/2006/main">
                    <w:sz w:val="32"/>
                  </w:rPr>
                </w:rPrChange>
              </w:rPr>
              <w:pPrChange w:id="7" w:author="Jubarte" w:date="2026-10-24T03:02:03Z">
                <w:pPr xmlns:w="http://schemas.openxmlformats.org/wordprocessingml/2006/main"/>
              </w:pPrChange>
            </w:pPr>
            <w:ins w:author="Jubarte" w:id="8" w:date="2026-10-24T03:02:03Z">
              <w:r>
                <w:t>Alpha beta gamma delta</w:t>
              </w:r>
            </w:ins>
            <w:del w:author="Jubarte" w:id="9" w:date="2026-10-24T03:02:03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10" w:date="2026-10-24T03:02:03Z"/>
                <w:b/>
              </w:rPr>
            </w:pPr>
            <w:ins w:author="Jubarte" w:id="11" w:date="2026-10-24T03:02:03Z">
              <w:r>
                <w:t>One.</w:t>
              </w:r>
            </w:ins>
          </w:p>
          <w:p>
            <w:pPr>
              <w:jc w:val="center"/>
              <w:rPr>
                <w:i/>
                <w:rPrChange w:id="12" w:author="Jubarte" w:date="2026-10-24T03:02:03Z">
                  <w:rPr xmlns:w="http://schemas.openxmlformats.org/wordprocessingml/2006/main">
                    <w:b/>
                  </w:rPr>
                </w:rPrChange>
              </w:rPr>
              <w:pPrChange w:id="13" w:author="Jubarte" w:date="2026-10-24T03:02:03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