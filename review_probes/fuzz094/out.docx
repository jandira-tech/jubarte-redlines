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ns w:author="Jubarte" w:id="1" w:date="2026-10-24T02:56:54Z"/>
              </w:rPr>
            </w:pPr>
            <w:ins w:author="Jubarte" w:id="2" w:date="2026-10-24T02:56:54Z">
              <w:r>
                <w:t>One.</w:t>
              </w:r>
            </w:ins>
          </w:p>
          <w:p>
            <w:pPr>
              <w:jc w:val="both"/>
              <w:rPr>
                <w:i/>
                <w:rPrChange w:id="3" w:author="Jubarte" w:date="2026-10-24T02:56:54Z">
                  <w:rPr xmlns:w="http://schemas.openxmlformats.org/wordprocessingml/2006/main">
                    <w:sz w:val="32"/>
                  </w:rPr>
                </w:rPrChange>
              </w:rPr>
              <w:pPrChange w:id="4" w:author="Jubarte" w:date="2026-10-24T02:56:54Z">
                <w:pPr xmlns:w="http://schemas.openxmlformats.org/wordprocessingml/2006/main">
                  <w:jc w:val="right"/>
                </w:pPr>
              </w:pPrChange>
            </w:pPr>
            <w:r>
              <w:t>Four.</w:t>
            </w:r>
          </w:p>
          <w:p>
            <w:pPr>
              <w:jc w:val="both"/>
              <w:rPr>
                <w:del w:author="Jubarte" w:id="8" w:date="2026-10-24T02:56:54Z"/>
                <w:i/>
              </w:rPr>
              <w:pPrChange w:id="5" w:author="Jubarte" w:date="2026-10-24T02:56:54Z">
                <w:pPr xmlns:w="http://schemas.openxmlformats.org/wordprocessingml/2006/main">
                  <w:jc w:val="center"/>
                </w:pPr>
              </w:pPrChange>
            </w:pPr>
            <w:ins w:author="Jubarte" w:id="6" w:date="2026-10-24T02:56:54Z">
              <w:r>
                <w:t>Three</w:t>
              </w:r>
            </w:ins>
            <w:del w:author="Jubarte" w:id="7" w:date="2026-10-24T02:56:54Z">
              <w:r>
                <w:delText>Two</w:delText>
              </w:r>
            </w:del>
            <w:r>
              <w:t>.</w:t>
            </w:r>
          </w:p>
          <w:p>
            <w:pPr>
              <w:jc w:val="both"/>
              <w:rPr>
                <w:i/>
                <w:rPrChange w:id="11" w:author="Jubarte" w:date="2026-10-24T02:56:54Z">
                  <w:rPr>
                    <w:b/>
                  </w:rPr>
                </w:rPrChange>
              </w:rPr>
              <w:pPrChange w:id="10" w:author="Jubarte" w:date="2026-10-24T02:56:54Z">
                <w:pPr>
                  <w:jc w:val="right"/>
                </w:pPr>
              </w:pPrChange>
            </w:pPr>
            <w:del w:author="Jubarte" w:id="9" w:date="2026-10-24T02:56:54Z">
              <w:r>
                <w:delText>One.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