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4" w:date="2026-10-24T03:01:50Z"/>
                <w:sz w:val="32"/>
              </w:rPr>
            </w:pPr>
            <w:ins w:author="Jubarte" w:id="3" w:date="2026-10-24T03:01:50Z">
              <w:r>
                <w:t>Three</w:t>
              </w:r>
            </w:ins>
            <w:del w:author="Jubarte" w:id="4" w:date="2026-10-24T03:01:50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5" w:date="2026-10-24T03:01:5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50Z"/>
                    </w:rPr>
                  </w:pPr>
                  <w:ins w:author="Jubarte" w:id="7" w:date="2026-10-24T03:01:5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50Z"/>
                    </w:rPr>
                  </w:pPr>
                  <w:ins w:author="Jubarte" w:id="9" w:date="2026-10-24T03:01:50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10" w:date="2026-10-24T03:01:50Z"/>
              </w:rPr>
            </w:pPr>
            <w:ins w:author="Jubarte" w:id="11" w:date="2026-10-24T03:01:50Z">
              <w:r>
                <w:t>Three.</w:t>
              </w:r>
            </w:ins>
          </w:p>
          <w:p>
            <w:pPr>
              <w:jc w:val="both"/>
              <w:rPr>
                <w:ins w:author="Jubarte" w:id="12" w:date="2026-10-24T03:01:50Z"/>
                <w:b/>
              </w:rPr>
            </w:pPr>
            <w:ins w:author="Jubarte" w:id="13" w:date="2026-10-24T03:01:50Z">
              <w:r>
                <w:t>Two.</w:t>
              </w:r>
            </w:ins>
          </w:p>
          <w:p>
            <w:pPr>
              <w:jc w:val="left"/>
              <w:rPr>
                <w:i/>
                <w:rPrChange w:id="1" w:author="Jubarte" w:date="2026-10-24T03:01:50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1:50Z">
                <w:pPr xmlns:w="http://schemas.openxmlformats.org/wordprocessingml/2006/main">
                  <w:jc w:val="center"/>
                </w:pPr>
              </w:pPrChange>
            </w:pPr>
            <w:ins w:author="Jubarte" w:id="15" w:date="2026-10-24T03:01:50Z">
              <w:r>
                <w:t>Epsilon zeta eta theta.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