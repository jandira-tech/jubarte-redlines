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ins w:author="Jubarte" w:id="1" w:date="2026-10-24T02:59:04Z">
                  <w:r>
                    <w:t>Alpha beta</w:t>
                  </w:r>
                </w:ins>
                <w:del w:author="Jubarte" w:id="2" w:date="2026-10-24T02:59:04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del w:author="Jubarte" w:id="3" w:date="2026-10-24T02:59:04Z"/>
                    <w:b/>
                  </w:rPr>
                </w:pPr>
                <w:del w:author="Jubarte" w:id="4" w:date="2026-10-24T02:59:04Z">
                  <w:r>
                    <w:delText>Three.</w:delText>
                  </w:r>
                </w:del>
              </w:p>
              <w:p>
                <w:pPr>
                  <w:jc w:val="center"/>
                  <w:rPr>
                    <w:del w:author="Jubarte" w:id="5" w:date="2026-10-24T02:59:04Z"/>
                    <w:b/>
                  </w:rPr>
                </w:pPr>
                <w:del w:author="Jubarte" w:id="6" w:date="2026-10-24T02:59:04Z">
                  <w:r>
                    <w:delText>Alpha gamma.</w:delText>
                  </w:r>
                </w:del>
              </w:p>
              <w:p>
                <w:pPr>
                  <w:jc w:val="right"/>
                  <w:rPr>
                    <w:b/>
                    <w:rPrChange w:id="7" w:author="Jubarte" w:date="2026-10-24T02:59:04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9:04Z">
                    <w:pPr xmlns:w="http://schemas.openxmlformats.org/wordprocessingml/2006/main"/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ins w:author="Jubarte" w:id="9" w:date="2026-10-24T02:59:04Z">
                  <w:r>
                    <w:t>beta</w:t>
                  </w:r>
                </w:ins>
                <w:del w:author="Jubarte" w:id="10" w:date="2026-10-24T02:59:04Z">
                  <w:r>
                    <w:delText>gamma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