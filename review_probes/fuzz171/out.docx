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19Z"/>
                <w:b/>
              </w:rPr>
            </w:pPr>
            <w:ins w:author="Jubarte" w:id="2" w:date="2026-10-24T02:58:19Z">
              <w:r>
                <w:t>Four.</w:t>
              </w:r>
            </w:ins>
          </w:p>
          <w:p>
            <w:pPr>
              <w:jc w:val="both"/>
              <w:rPr>
                <w:ins w:author="Jubarte" w:id="3" w:date="2026-10-24T02:58:19Z"/>
              </w:rPr>
            </w:pPr>
            <w:ins w:author="Jubarte" w:id="4" w:date="2026-10-24T02:58:19Z">
              <w:r>
                <w:t>Four.</w:t>
              </w:r>
            </w:ins>
          </w:p>
          <w:p>
            <w:pPr>
              <w:jc w:val="both"/>
              <w:rPr>
                <w:ins w:author="Jubarte" w:id="5" w:date="2026-10-24T02:58:19Z"/>
                <w:b/>
              </w:rPr>
            </w:pPr>
            <w:ins w:author="Jubarte" w:id="6" w:date="2026-10-24T02:58:19Z">
              <w:r>
                <w:t>Two.</w:t>
              </w:r>
            </w:ins>
          </w:p>
          <w:p>
            <w:pPr>
              <w:jc w:val="left"/>
              <w:rPr>
                <w:del w:author="Jubarte" w:id="7" w:date="2026-10-24T02:58:19Z"/>
              </w:rPr>
            </w:pPr>
            <w:del w:author="Jubarte" w:id="8" w:date="2026-10-24T02:58:19Z">
              <w:r>
                <w:delText>Alpha gamma.</w:delText>
              </w:r>
            </w:del>
          </w:p>
          <w:p>
            <w:pPr>
              <w:jc w:val="center"/>
              <w:rPr>
                <w:del w:author="Jubarte" w:id="9" w:date="2026-10-24T02:58:19Z"/>
                <w:b/>
              </w:rPr>
            </w:pPr>
            <w:del w:author="Jubarte" w:id="10" w:date="2026-10-24T02:58:19Z">
              <w:r>
                <w:delText>Three.</w:delText>
              </w:r>
            </w:del>
          </w:p>
          <w:p>
            <w:pPr>
              <w:jc w:val="left"/>
              <w:rPr>
                <w:del w:author="Jubarte" w:id="11" w:date="2026-10-24T02:58:19Z"/>
              </w:rPr>
            </w:pPr>
            <w:del w:author="Jubarte" w:id="12" w:date="2026-10-24T02:58:19Z">
              <w:r>
                <w:delText>Alpha gamma.</w:delText>
              </w:r>
            </w:del>
          </w:p>
          <w:p>
            <w:pPr>
              <w:jc w:val="right"/>
              <w:rPr>
                <w:b/>
              </w:rPr>
              <w:pPrChange w:id="13" w:author="Jubarte" w:date="2026-10-24T02:58:19Z">
                <w:pPr xmlns:w="http://schemas.openxmlformats.org/wordprocessingml/2006/main"/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