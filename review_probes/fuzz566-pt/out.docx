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3:01:52Z"/>
                <w:i/>
              </w:rPr>
            </w:pPr>
            <w:del w:author="Jubarte" w:id="2" w:date="2026-10-24T03:01:52Z">
              <w:r>
                <w:delText>Epsilon zeta eta theta.</w:delText>
              </w:r>
            </w:del>
          </w:p>
          <w:p>
            <w:pPr>
              <w:jc w:val="left"/>
              <w:rPr>
                <w:del w:author="Jubarte" w:id="3" w:date="2026-10-24T03:01:52Z"/>
                <w:b/>
              </w:rPr>
            </w:pPr>
            <w:del w:author="Jubarte" w:id="4" w:date="2026-10-24T03:01:52Z">
              <w:r>
                <w:delText>Alpha beta gamma delta.</w:delText>
              </w:r>
            </w:del>
          </w:p>
          <w:p>
            <w:pPr>
              <w:jc w:val="center"/>
              <w:rPr>
                <w:ins w:author="Jubarte" w:id="5" w:date="2026-10-24T03:01:52Z"/>
                <w:i/>
              </w:rPr>
            </w:pPr>
            <w:ins w:author="Jubarte" w:id="6" w:date="2026-10-24T03:01:52Z">
              <w:r>
                <w:t>One.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5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52Z"/>
                    </w:rPr>
                  </w:pPr>
                  <w:del w:author="Jubarte" w:id="9" w:date="2026-10-24T03:01:5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2Z"/>
                    </w:rPr>
                  </w:pPr>
                  <w:del w:author="Jubarte" w:id="11" w:date="2026-10-24T03:01:5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2" w:date="2026-10-24T03:01:52Z"/>
                <w:i/>
              </w:rPr>
            </w:pPr>
            <w:del w:author="Jubarte" w:id="13" w:date="2026-10-24T03:01:52Z">
              <w:r>
                <w:delText>Alpha beta gamma delta.</w:delText>
              </w:r>
            </w:del>
          </w:p>
          <w:p>
            <w:pPr>
              <w:jc w:val="both"/>
              <w:rPr>
                <w:sz w:val="32"/>
              </w:rPr>
              <w:pPrChange w:id="14" w:author="Jubarte" w:date="2026-10-24T03:01:52Z">
                <w:pPr xmlns:w="http://schemas.openxmlformats.org/wordprocessingml/2006/main">
                  <w:jc w:val="right"/>
                </w:pPr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