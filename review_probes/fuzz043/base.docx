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ins w:author="Jubarte" w:id="1" w:date="2026-10-24T02:55:40Z"/>
                <w:i/>
              </w:rPr>
            </w:pPr>
            <w:ins w:author="Jubarte" w:id="2" w:date="2026-10-24T02:55:40Z">
              <w:r>
                <w:t>Four.</w:t>
              </w:r>
            </w:ins>
          </w:p>
          <w:p>
            <w:pPr>
              <w:jc w:val="both"/>
              <w:rPr>
                <w:ins w:author="Jubarte" w:id="3" w:date="2026-10-24T02:55:40Z"/>
              </w:rPr>
            </w:pPr>
            <w:ins w:author="Jubarte" w:id="4" w:date="2026-10-24T02:55:40Z">
              <w:r>
                <w:t>One.</w:t>
              </w:r>
            </w:ins>
          </w:p>
          <w:p>
            <w:pPr>
              <w:jc w:val="both"/>
              <w:rPr>
                <w:i/>
                <w:rPrChange w:id="5" w:author="Jubarte" w:date="2026-10-24T02:55:40Z">
                  <w:rPr xmlns:w="http://schemas.openxmlformats.org/wordprocessingml/2006/main">
                    <w:sz w:val="32"/>
                  </w:rPr>
                </w:rPrChange>
              </w:rPr>
              <w:pPrChange w:id="6" w:author="Jubarte" w:date="2026-10-24T02:55:40Z">
                <w:pPr xmlns:w="http://schemas.openxmlformats.org/wordprocessingml/2006/main">
                  <w:jc w:val="center"/>
                </w:pPr>
              </w:pPrChange>
            </w:pPr>
            <w:r>
              <w:t xml:space="preserve">Alpha </w:t>
            </w:r>
            <w:ins w:author="Jubarte" w:id="7" w:date="2026-10-24T02:55:40Z">
              <w:r>
                <w:t>gamma</w:t>
              </w:r>
            </w:ins>
            <w:del w:author="Jubarte" w:id="8" w:date="2026-10-24T02:55:40Z">
              <w:r>
                <w:delText>beta</w:delText>
              </w:r>
            </w:del>
            <w:r>
              <w:t>.</w:t>
            </w:r>
          </w:p>
          <w:p>
            <w:pPr>
              <w:jc w:val="center"/>
              <w:rPr>
                <w:b/>
              </w:rPr>
            </w:pPr>
            <w:ins w:author="Jubarte" w:id="9" w:date="2026-10-24T02:55:40Z">
              <w:r>
                <w:t>Alpha gamma</w:t>
              </w:r>
            </w:ins>
            <w:del w:author="Jubarte" w:id="10" w:date="2026-10-24T02:55:40Z">
              <w:r>
                <w:delText>Two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