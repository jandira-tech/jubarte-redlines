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del w:author="Jubarte" w:id="1" w:date="2026-10-24T02:58:35Z"/>
                    <w:b/>
                  </w:rPr>
                </w:pPr>
                <w:del w:author="Jubarte" w:id="2" w:date="2026-10-24T02:58:35Z">
                  <w:r>
                    <w:delText>One.</w:delText>
                  </w:r>
                </w:del>
              </w:p>
            </w:sdtContent>
          </w:sdt>
          <w:sdt>
            <w:sdtPr/>
            <w:sdtContent>
              <w:p>
                <w:pPr>
                  <w:jc w:val="left"/>
                  <w:rPr>
                    <w:del w:author="Jubarte" w:id="3" w:date="2026-10-24T02:58:35Z"/>
                    <w:b/>
                  </w:rPr>
                </w:pPr>
                <w:del w:author="Jubarte" w:id="4" w:date="2026-10-24T02:58:35Z">
                  <w:r>
                    <w:delText>One.</w:delText>
                  </w:r>
                </w:del>
              </w:p>
            </w:sdtContent>
          </w:sdt>
          <w:sdt>
            <w:sdtPr/>
            <w:sdtContent>
              <w:p>
                <w:pPr>
                  <w:jc w:val="left"/>
                  <w:rPr>
                    <w:ins w:author="Jubarte" w:id="5" w:date="2026-10-24T02:58:35Z"/>
                    <w:sz w:val="32"/>
                  </w:rPr>
                </w:pPr>
                <w:ins w:author="Jubarte" w:id="6" w:date="2026-10-24T02:58:35Z">
                  <w:r>
                    <w:t>Alpha beta.</w:t>
                  </w:r>
                </w:ins>
              </w:p>
              <w:p>
                <w:pPr>
                  <w:jc w:val="left"/>
                  <w:rPr>
                    <w:b/>
                  </w:rPr>
                  <w:pPrChange w:id="7" w:author="Jubarte" w:date="2026-10-24T02:58:35Z">
                    <w:pPr xmlns:w="http://schemas.openxmlformats.org/wordprocessingml/2006/main">
                      <w:jc w:val="both"/>
                    </w:pPr>
                  </w:pPrChange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ins w:author="Jubarte" w:id="8" w:date="2026-10-24T02:58:35Z"/>
                    <w:i/>
                  </w:rPr>
                </w:pPr>
                <w:ins w:author="Jubarte" w:id="9" w:date="2026-10-24T02:58:35Z">
                  <w:r>
                    <w:t>Alpha beta.</w:t>
                  </w:r>
                </w:ins>
              </w:p>
              <w:p>
                <w:pPr>
                  <w:jc w:val="both"/>
                  <w:rPr>
                    <w:ins w:author="Jubarte" w:id="10" w:date="2026-10-24T02:58:35Z"/>
                    <w:sz w:val="32"/>
                  </w:rPr>
                </w:pPr>
                <w:ins w:author="Jubarte" w:id="11" w:date="2026-10-24T02:58:35Z">
                  <w:r>
                    <w:t>Alpha beta.</w:t>
                  </w:r>
                </w:ins>
              </w:p>
              <w:p>
                <w:pPr>
                  <w:jc w:val="both"/>
                  <w:rPr>
                    <w:sz w:val="32"/>
                    <w:rPrChange w:id="12" w:author="Jubarte" w:date="2026-10-24T02:58:35Z">
                      <w:rPr xmlns:w="http://schemas.openxmlformats.org/wordprocessingml/2006/main">
                        <w:i/>
                      </w:rPr>
                    </w:rPrChange>
                  </w:rPr>
                  <w:pPrChange w:id="13" w:author="Jubarte" w:date="2026-10-24T02:58:35Z">
                    <w:pPr xmlns:w="http://schemas.openxmlformats.org/wordprocessingml/2006/main">
                      <w:jc w:val="right"/>
                    </w:pPr>
                  </w:pPrChange>
                </w:pPr>
                <w:r>
                  <w:t>Alpha gamma.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