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otnotes.xml" ContentType="application/vnd.openxmlformats-officedocument.wordprocessingml.footnot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p>
            <w:pPr>
              <w:jc w:val="left"/>
              <w:rPr>
                <w:ins w:author="Jubarte" w:id="1" w:date="2026-10-24T03:01:51Z"/>
                <w:sz w:val="32"/>
              </w:rPr>
            </w:pPr>
            <w:ins w:author="Jubarte" w:id="2" w:date="2026-10-24T03:01:51Z">
              <w:r>
                <w:t>Two.</w:t>
              </w:r>
            </w:ins>
          </w:p>
          <w:p>
            <w:pPr>
              <w:jc w:val="both"/>
              <w:rPr>
                <w:ins w:author="Jubarte" w:id="3" w:date="2026-10-24T03:01:51Z"/>
                <w:sz w:val="32"/>
              </w:rPr>
            </w:pPr>
            <w:ins w:author="Jubarte" w:id="4" w:date="2026-10-24T03:01:51Z">
              <w:r>
                <w:t>Alpha beta gamma delta.</w:t>
              </w:r>
            </w:ins>
          </w:p>
          <w:tbl>
            <w:tblPr>
              <w:tblW w:w="4000" w:type="dxa"/>
            </w:tblPr>
            <w:tblGrid>
              <w:gridCol w:w="2000"/>
              <w:gridCol w:w="2000"/>
            </w:tblGrid>
            <w:tr>
              <w:trPr>
                <w:del w:author="Jubarte" w:id="7" w:date="2026-10-24T03:01:51Z"/>
              </w:trPr>
              <w:tc>
                <w:tcPr>
                  <w:tcW w:w="2000" w:type="dxa"/>
                </w:tcPr>
                <w:p>
                  <w:pPr>
                    <w:rPr>
                      <w:del w:author="Jubarte" w:id="8" w:date="2026-10-24T03:01:51Z"/>
                    </w:rPr>
                  </w:pPr>
                  <w:del w:author="Jubarte" w:id="9" w:date="2026-10-24T03:01:51Z">
                    <w:r>
                      <w:delText>Inner fixed.</w:delText>
                    </w:r>
                  </w:del>
                </w:p>
              </w:tc>
              <w:tc>
                <w:tcPr>
                  <w:tcW w:w="2000" w:type="dxa"/>
                </w:tcPr>
                <w:p>
                  <w:pPr>
                    <w:rPr>
                      <w:del w:author="Jubarte" w:id="10" w:date="2026-10-24T03:01:51Z"/>
                    </w:rPr>
                  </w:pPr>
                  <w:del w:author="Jubarte" w:id="11" w:date="2026-10-24T03:01:51Z">
                    <w:r>
                      <w:delText>Inner.</w:delText>
                    </w:r>
                  </w:del>
                </w:p>
              </w:tc>
            </w:tr>
          </w:tbl>
          <w:p>
            <w:pPr>
              <w:jc w:val="center"/>
              <w:rPr>
                <w:del w:author="Jubarte" w:id="14" w:date="2026-10-24T03:01:51Z"/>
                <w:rPrChange w:id="16" w:author="Jubarte" w:date="2026-10-24T03:01:51Z">
                  <w:rPr>
                    <w:sz w:val="32"/>
                  </w:rPr>
                </w:rPrChange>
              </w:rPr>
            </w:pPr>
            <w:ins w:author="Jubarte" w:id="6" w:date="2026-10-24T03:01:51Z">
              <w:r>
                <w:t>Two.</w:t>
              </w:r>
            </w:ins>
            <w:del w:author="Jubarte" w:id="13" w:date="2026-10-24T03:01:51Z">
              <w:r>
                <w:delText>Three.</w:delText>
              </w:r>
            </w:del>
          </w:p>
          <w:p>
            <w:pPr>
              <w:jc w:val="center"/>
              <w:rPr/>
              <w:pPrChange w:id="17" w:author="Jubarte" w:date="2026-10-24T03:01:51Z">
                <w:pPr>
                  <w:jc w:val="both"/>
                </w:pPr>
              </w:pPrChange>
            </w:pPr>
            <w:del w:author="Jubarte" w:id="15" w:date="2026-10-24T03:01:51Z">
              <w:r>
                <w:delText>Epsilon zeta eta theta.</w:delText>
              </w:r>
            </w:del>
          </w:p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</Relationships>
</file>