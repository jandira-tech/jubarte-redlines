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ins w:author="Jubarte" w:id="1" w:date="2026-10-24T02:57:27Z">
              <w:r>
                <w:t>Alpha beta.</w:t>
              </w:r>
            </w:ins>
            <w:del w:author="Jubarte" w:id="2" w:date="2026-10-24T02:57:27Z">
              <w:r>
                <w:delText>Two.</w:delText>
              </w:r>
            </w:del>
          </w:p>
          <w:p>
            <w:pPr>
              <w:jc w:val="left"/>
              <w:rPr>
                <w:del w:author="Jubarte" w:id="3" w:date="2026-10-24T02:57:27Z"/>
                <w:b/>
              </w:rPr>
            </w:pPr>
            <w:del w:author="Jubarte" w:id="4" w:date="2026-10-24T02:57:27Z">
              <w:r>
                <w:delText>Four.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