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rPr>
                    <w:ins w:author="Jubarte" w:id="1" w:date="2026-10-24T02:59:36Z"/>
                  </w:rPr>
                </w:pPr>
                <w:ins w:author="Jubarte" w:id="2" w:date="2026-10-24T02:59:36Z">
                  <w:r>
                    <w:t>Alpha beta.</w:t>
                  </w:r>
                </w:ins>
              </w:p>
              <w:p>
                <w:r>
                  <w:t>Alpha gamma.</w:t>
                </w:r>
              </w:p>
              <w:p>
                <w:ins w:author="Jubarte" w:id="3" w:date="2026-10-24T02:59:36Z">
                  <w:r>
                    <w:t>Three</w:t>
                  </w:r>
                </w:ins>
                <w:del w:author="Jubarte" w:id="4" w:date="2026-10-24T02:59:36Z">
                  <w:r>
                    <w:delText>Two</w:delText>
                  </w:r>
                </w:del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