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tbl>
            <w:tblPr>
              <w:tblW w:w="4000" w:type="dxa"/>
            </w:tblPr>
            <w:tblGrid>
              <w:gridCol w:w="2000"/>
              <w:gridCol w:w="2000"/>
            </w:tblGrid>
            <w:tr>
              <w:trPr>
                <w:del w:author="Jubarte" w:id="1" w:date="2026-10-24T03:01:38Z"/>
              </w:trPr>
              <w:tc>
                <w:tcPr>
                  <w:tcW w:w="2000" w:type="dxa"/>
                </w:tcPr>
                <w:p>
                  <w:pPr>
                    <w:rPr>
                      <w:del w:author="Jubarte" w:id="2" w:date="2026-10-24T03:01:38Z"/>
                    </w:rPr>
                  </w:pPr>
                  <w:del w:author="Jubarte" w:id="3" w:date="2026-10-24T03:01:38Z">
                    <w:r>
                      <w:delText>Inner fixed.</w:delText>
                    </w:r>
                  </w:del>
                </w:p>
              </w:tc>
              <w:tc>
                <w:tcPr>
                  <w:tcW w:w="2000" w:type="dxa"/>
                </w:tcPr>
                <w:p>
                  <w:pPr>
                    <w:rPr>
                      <w:del w:author="Jubarte" w:id="4" w:date="2026-10-24T03:01:38Z"/>
                    </w:rPr>
                  </w:pPr>
                  <w:del w:author="Jubarte" w:id="5" w:date="2026-10-24T03:01:38Z">
                    <w:r>
                      <w:delText>Inner.</w:delText>
                    </w:r>
                  </w:del>
                </w:p>
              </w:tc>
            </w:tr>
          </w:tbl>
          <w:p>
            <w:pPr>
              <w:jc w:val="left"/>
              <w:rPr>
                <w:sz w:val="32"/>
              </w:rPr>
            </w:pPr>
            <w:ins w:author="Jubarte" w:id="6" w:date="2026-10-24T03:01:38Z">
              <w:r>
                <w:t>Alpha beta gamma delta</w:t>
              </w:r>
            </w:ins>
            <w:del w:author="Jubarte" w:id="7" w:date="2026-10-24T03:01:38Z">
              <w:r>
                <w:delText>One</w:delText>
              </w:r>
            </w:del>
            <w:r>
              <w:t>.</w:t>
            </w:r>
          </w:p>
          <w:p>
            <w:pPr>
              <w:jc w:val="right"/>
              <w:rPr>
                <w:del w:author="Jubarte" w:id="8" w:date="2026-10-24T03:01:38Z"/>
                <w:i/>
              </w:rPr>
            </w:pPr>
            <w:del w:author="Jubarte" w:id="9" w:date="2026-10-24T03:01:38Z">
              <w:r>
                <w:delText>Three.</w:delText>
              </w:r>
            </w:del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