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ins w:author="Jubarte" w:id="1" w:date="2026-10-24T02:59:27Z"/>
                    <w:b/>
                  </w:rPr>
                </w:pPr>
                <w:ins w:author="Jubarte" w:id="2" w:date="2026-10-24T02:59:27Z">
                  <w:r>
                    <w:t>One.</w:t>
                  </w:r>
                </w:ins>
              </w:p>
              <w:p>
                <w:pPr>
                  <w:jc w:val="center"/>
                  <w:rPr>
                    <w:b/>
                  </w:rPr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del w:author="Jubarte" w:id="6" w:date="2026-10-24T02:59:27Z"/>
                    <w:sz w:val="32"/>
                  </w:rPr>
                  <w:pPrChange w:id="3" w:author="Jubarte" w:date="2026-10-24T02:59:27Z">
                    <w:pPr xmlns:w="http://schemas.openxmlformats.org/wordprocessingml/2006/main"/>
                  </w:pPrChange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del w:author="Jubarte" w:id="4" w:date="2026-10-24T02:59:27Z"/>
                    <w:i/>
                  </w:rPr>
                </w:pPr>
                <w:del w:author="Jubarte" w:id="5" w:date="2026-10-24T02:59:27Z">
                  <w:r>
                    <w:delText>Two.</w:delText>
                  </w:r>
                </w:del>
              </w:p>
              <w:p>
                <w:pPr>
                  <w:jc w:val="both"/>
                  <w:rPr>
                    <w:sz w:val="32"/>
                    <w:rPrChange w:id="9" w:author="Jubarte" w:date="2026-10-24T02:59:27Z">
                      <w:rPr>
                        <w:b/>
                      </w:rPr>
                    </w:rPrChange>
                  </w:rPr>
                  <w:pPrChange w:id="8" w:author="Jubarte" w:date="2026-10-24T02:59:27Z">
                    <w:pPr>
                      <w:jc w:val="center"/>
                    </w:pPr>
                  </w:pPrChange>
                </w:pPr>
                <w:del w:author="Jubarte" w:id="7" w:date="2026-10-24T02:59:27Z">
                  <w:r>
                    <w:delText>One.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