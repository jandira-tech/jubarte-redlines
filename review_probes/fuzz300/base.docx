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</w:pPr>
                <w:ins w:author="Jubarte" w:id="1" w:date="2026-10-24T02:58:10Z">
                  <w:r>
                    <w:t>Two</w:t>
                  </w:r>
                </w:ins>
                <w:del w:author="Jubarte" w:id="2" w:date="2026-10-24T02:58:10Z">
                  <w:r>
                    <w:delText>Three</w:delText>
                  </w:r>
                </w:del>
                <w:r>
                  <w:t>.</w:t>
                </w:r>
              </w:p>
              <w:p>
                <w:pPr>
                  <w:jc w:val="both"/>
                  <w:rPr>
                    <w:rPrChange w:id="3" w:author="Jubarte" w:date="2026-10-24T02:58:10Z">
                      <w:rPr xmlns:w="http://schemas.openxmlformats.org/wordprocessingml/2006/main">
                        <w:b/>
                      </w:rPr>
                    </w:rPrChange>
                  </w:rPr>
                  <w:pPrChange w:id="4" w:author="Jubarte" w:date="2026-10-24T02:58:10Z">
                    <w:pPr xmlns:w="http://schemas.openxmlformats.org/wordprocessingml/2006/main">
                      <w:jc w:val="center"/>
                    </w:pPr>
                  </w:pPrChange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5" w:date="2026-10-24T02:58:10Z"/>
                    <w:b/>
                  </w:rPr>
                </w:pPr>
                <w:del w:author="Jubarte" w:id="6" w:date="2026-10-24T02:58:10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both"/>
                  <w:rPr>
                    <w:b/>
                    <w:rPrChange w:id="7" w:author="Jubarte" w:date="2026-10-24T02:58:10Z">
                      <w:rPr xmlns:w="http://schemas.openxmlformats.org/wordprocessingml/2006/main">
                        <w:sz w:val="32"/>
                      </w:rPr>
                    </w:rPrChange>
                  </w:rPr>
                  <w:pPrChange w:id="8" w:author="Jubarte" w:date="2026-10-24T02:58:10Z">
                    <w:pPr xmlns:w="http://schemas.openxmlformats.org/wordprocessingml/2006/main"/>
                  </w:pPrChange>
                </w:pPr>
                <w:r>
                  <w:t>Alpha beta.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