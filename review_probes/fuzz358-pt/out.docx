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del w:author="Jubarte" w:id="1" w:date="2026-10-24T02:59:33Z"/>
                    <w:i/>
                  </w:rPr>
                </w:pPr>
                <w:del w:author="Jubarte" w:id="2" w:date="2026-10-24T02:59:33Z">
                  <w:r>
                    <w:delText>One.</w:delText>
                  </w:r>
                </w:del>
              </w:p>
              <w:p>
                <w:pPr>
                  <w:jc w:val="left"/>
                </w:pPr>
                <w:ins w:author="Jubarte" w:id="3" w:date="2026-10-24T02:59:33Z">
                  <w:r>
                    <w:t>Three</w:t>
                  </w:r>
                </w:ins>
                <w:del w:author="Jubarte" w:id="4" w:date="2026-10-24T02:59:33Z">
                  <w:r>
                    <w:delText>One</w:delText>
                  </w:r>
                </w:del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del w:author="Jubarte" w:id="8" w:date="2026-10-24T02:59:33Z"/>
                  </w:rPr>
                  <w:pPrChange w:id="5" w:author="Jubarte" w:date="2026-10-24T02:59:33Z">
                    <w:pPr xmlns:w="http://schemas.openxmlformats.org/wordprocessingml/2006/main"/>
                  </w:pPrChange>
                </w:pPr>
                <w:r>
                  <w:t>Two.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del w:author="Jubarte" w:id="6" w:date="2026-10-24T02:59:33Z"/>
                    <w:b/>
                  </w:rPr>
                </w:pPr>
                <w:del w:author="Jubarte" w:id="7" w:date="2026-10-24T02:59:33Z">
                  <w:r>
                    <w:delText>Alpha beta.</w:delText>
                  </w:r>
                </w:del>
              </w:p>
              <w:p>
                <w:pPr>
                  <w:jc w:val="both"/>
                  <w:rPr/>
                </w:pPr>
                <w:del w:author="Jubarte" w:id="9" w:date="2026-10-24T02:59:33Z">
                  <w:r>
                    <w:delText>Alpha beta.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