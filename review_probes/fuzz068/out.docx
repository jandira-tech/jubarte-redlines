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ins w:author="Jubarte" w:id="1" w:date="2026-10-24T02:56:25Z"/>
                <w:sz w:val="32"/>
              </w:rPr>
            </w:pPr>
            <w:ins w:author="Jubarte" w:id="2" w:date="2026-10-24T02:56:25Z">
              <w:r>
                <w:t>Alpha gamma.</w:t>
              </w:r>
            </w:ins>
          </w:p>
          <w:p>
            <w:pPr>
              <w:jc w:val="both"/>
            </w:pPr>
            <w:ins w:author="Jubarte" w:id="3" w:date="2026-10-24T02:56:25Z">
              <w:r>
                <w:t>Two.</w:t>
              </w:r>
            </w:ins>
            <w:del w:author="Jubarte" w:id="4" w:date="2026-10-24T02:56:25Z">
              <w:r>
                <w:delText>Three.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