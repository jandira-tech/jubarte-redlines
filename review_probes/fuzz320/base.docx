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8:39Z"/>
                    <w:sz w:val="32"/>
                  </w:rPr>
                </w:pPr>
                <w:del w:author="Jubarte" w:id="2" w:date="2026-10-24T02:58:39Z">
                  <w:r>
                    <w:delText>Three.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  <w:p>
                <w:pPr>
                  <w:jc w:val="both"/>
                  <w:rPr>
                    <w:ins w:author="Jubarte" w:id="3" w:date="2026-10-24T02:58:39Z"/>
                    <w:sz w:val="32"/>
                  </w:rPr>
                </w:pPr>
                <w:ins w:author="Jubarte" w:id="4" w:date="2026-10-24T02:58:39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5" w:date="2026-10-24T02:58:39Z"/>
                    <w:sz w:val="32"/>
                  </w:rPr>
                </w:pPr>
                <w:ins w:author="Jubarte" w:id="6" w:date="2026-10-24T02:58:39Z">
                  <w:r>
                    <w:t>One.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