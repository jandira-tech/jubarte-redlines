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3:01:46Z"/>
              </w:rPr>
            </w:pPr>
            <w:ins w:author="Jubarte" w:id="2" w:date="2026-10-24T03:01:46Z">
              <w:r>
                <w:t>Three.</w:t>
              </w:r>
            </w:ins>
          </w:p>
          <w:p>
            <w:pPr>
              <w:jc w:val="center"/>
              <w:rPr>
                <w:ins w:author="Jubarte" w:id="3" w:date="2026-10-24T03:01:46Z"/>
                <w:i/>
              </w:rPr>
            </w:pPr>
            <w:ins w:author="Jubarte" w:id="4" w:date="2026-10-24T03:01:46Z">
              <w:r>
                <w:t>Three.</w:t>
              </w:r>
            </w:ins>
          </w:p>
          <w:p>
            <w:pPr>
              <w:jc w:val="right"/>
              <w:rPr>
                <w:sz w:val="32"/>
              </w:rPr>
              <w:pPrChange w:id="5" w:author="Jubarte" w:date="2026-10-24T03:01:46Z">
                <w:pPr xmlns:w="http://schemas.openxmlformats.org/wordprocessingml/2006/main"/>
              </w:pPrChange>
            </w:pPr>
            <w:r>
              <w:t>Two.</w:t>
            </w:r>
          </w:p>
          <w:p>
            <w:pPr>
              <w:jc w:val="left"/>
              <w:rPr>
                <w:del w:author="Jubarte" w:id="6" w:date="2026-10-24T03:01:46Z"/>
                <w:sz w:val="32"/>
              </w:rPr>
            </w:pPr>
            <w:del w:author="Jubarte" w:id="7" w:date="2026-10-24T03:01:46Z">
              <w:r>
                <w:delText>Two.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8" w:date="2026-10-24T03:01:46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9" w:date="2026-10-24T03:01:46Z"/>
                    </w:rPr>
                  </w:pPr>
                  <w:del w:author="Jubarte" w:id="10" w:date="2026-10-24T03:01:46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1" w:date="2026-10-24T03:01:46Z"/>
                    </w:rPr>
                  </w:pPr>
                  <w:del w:author="Jubarte" w:id="12" w:date="2026-10-24T03:01:46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both"/>
              <w:rPr>
                <w:sz w:val="32"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