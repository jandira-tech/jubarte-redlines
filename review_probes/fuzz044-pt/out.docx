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  <w:pPrChange w:id="1" w:author="Jubarte" w:date="2026-10-24T02:55:42Z">
                <w:pPr xmlns:w="http://schemas.openxmlformats.org/wordprocessingml/2006/main">
                  <w:jc w:val="both"/>
                </w:pPr>
              </w:pPrChange>
            </w:pPr>
            <w:ins w:author="Jubarte" w:id="2" w:date="2026-10-24T02:55:42Z">
              <w:r>
                <w:t>One</w:t>
              </w:r>
            </w:ins>
            <w:del w:author="Jubarte" w:id="3" w:date="2026-10-24T02:55:42Z">
              <w:r>
                <w:delText>Two</w:delText>
              </w:r>
            </w:del>
            <w:r>
              <w:t>.</w:t>
            </w:r>
          </w:p>
          <w:p>
            <w:pPr>
              <w:jc w:val="both"/>
              <w:rPr>
                <w:i/>
                <w:rPrChange w:id="4" w:author="Jubarte" w:date="2026-10-24T02:55:42Z">
                  <w:rPr xmlns:w="http://schemas.openxmlformats.org/wordprocessingml/2006/main">
                    <w:sz w:val="32"/>
                  </w:rPr>
                </w:rPrChange>
              </w:rPr>
              <w:pPrChange w:id="5" w:author="Jubarte" w:date="2026-10-24T02:55:42Z">
                <w:pPr xmlns:w="http://schemas.openxmlformats.org/wordprocessingml/2006/main">
                  <w:jc w:val="right"/>
                </w:pPr>
              </w:pPrChange>
            </w:pPr>
            <w:ins w:author="Jubarte" w:id="6" w:date="2026-10-24T02:55:42Z">
              <w:r>
                <w:t>One</w:t>
              </w:r>
            </w:ins>
            <w:del w:author="Jubarte" w:id="7" w:date="2026-10-24T02:55:42Z">
              <w:r>
                <w:delText>Alpha beta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