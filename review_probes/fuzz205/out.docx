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ns w:author="Jubarte" w:id="1" w:date="2026-10-24T02:57:08Z"/>
                <w:i/>
              </w:rPr>
            </w:pPr>
            <w:ins w:author="Jubarte" w:id="2" w:date="2026-10-24T02:57:08Z">
              <w:r>
                <w:t>Alpha beta.</w:t>
              </w:r>
            </w:ins>
          </w:p>
          <w:p>
            <w:pPr>
              <w:jc w:val="left"/>
              <w:rPr>
                <w:ins w:author="Jubarte" w:id="3" w:date="2026-10-24T02:57:08Z"/>
                <w:b/>
              </w:rPr>
            </w:pPr>
            <w:ins w:author="Jubarte" w:id="4" w:date="2026-10-24T02:57:08Z">
              <w:r>
                <w:t>Alpha beta.</w:t>
              </w:r>
            </w:ins>
          </w:p>
          <w:p>
            <w:pPr>
              <w:jc w:val="center"/>
              <w:rPr>
                <w:ins w:author="Jubarte" w:id="5" w:date="2026-10-24T02:57:08Z"/>
              </w:rPr>
            </w:pPr>
            <w:ins w:author="Jubarte" w:id="6" w:date="2026-10-24T02:57:08Z">
              <w:r>
                <w:t>Two.</w:t>
              </w:r>
            </w:ins>
          </w:p>
          <w:p>
            <w:pPr>
              <w:jc w:val="right"/>
              <w:rPr>
                <w:del w:author="Jubarte" w:id="7" w:date="2026-10-24T02:57:08Z"/>
                <w:b/>
              </w:rPr>
            </w:pPr>
            <w:del w:author="Jubarte" w:id="8" w:date="2026-10-24T02:57:08Z">
              <w:r>
                <w:delText>Three.</w:delText>
              </w:r>
            </w:del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del w:author="Jubarte" w:id="9" w:date="2026-10-24T02:57:08Z"/>
              </w:rPr>
            </w:pPr>
            <w:del w:author="Jubarte" w:id="10" w:date="2026-10-24T02:57:08Z">
              <w:r>
                <w:delText>Alpha gamma.</w:delText>
              </w:r>
            </w:del>
          </w:p>
          <w:p>
            <w:pPr>
              <w:jc w:val="left"/>
              <w:rPr>
                <w:del w:author="Jubarte" w:id="11" w:date="2026-10-24T02:57:08Z"/>
                <w:b/>
              </w:rPr>
            </w:pPr>
            <w:del w:author="Jubarte" w:id="12" w:date="2026-10-24T02:57:08Z">
              <w:r>
                <w:delText>Alpha beta.</w:delText>
              </w:r>
            </w:del>
          </w:p>
          <w:p>
            <w:pPr>
              <w:jc w:val="both"/>
              <w:rPr>
                <w:b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