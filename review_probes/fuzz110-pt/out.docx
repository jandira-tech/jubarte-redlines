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b/>
                <w:rPrChange w:id="1" w:author="Jubarte" w:date="2026-10-24T02:57:13Z">
                  <w:rPr xmlns:w="http://schemas.openxmlformats.org/wordprocessingml/2006/main">
                    <w:i/>
                  </w:rPr>
                </w:rPrChange>
              </w:rPr>
              <w:pPrChange w:id="2" w:author="Jubarte" w:date="2026-10-24T02:57:13Z">
                <w:pPr xmlns:w="http://schemas.openxmlformats.org/wordprocessingml/2006/main"/>
              </w:pPrChange>
            </w:pPr>
            <w:ins w:author="Jubarte" w:id="3" w:date="2026-10-24T02:57:13Z">
              <w:r>
                <w:t>Alpha gamma</w:t>
              </w:r>
            </w:ins>
            <w:del w:author="Jubarte" w:id="4" w:date="2026-10-24T02:57:13Z">
              <w:r>
                <w:delText>Three</w:delText>
              </w:r>
            </w:del>
            <w:r>
              <w:t>.</w:t>
            </w:r>
          </w:p>
          <w:p>
            <w:pPr>
              <w:jc w:val="right"/>
              <w:rPr>
                <w:rPrChange w:id="5" w:author="Jubarte" w:date="2026-10-24T02:57:13Z">
                  <w:rPr xmlns:w="http://schemas.openxmlformats.org/wordprocessingml/2006/main">
                    <w:i/>
                  </w:rPr>
                </w:rPrChange>
              </w:rPr>
              <w:pPrChange w:id="6" w:author="Jubarte" w:date="2026-10-24T02:57:13Z">
                <w:pPr xmlns:w="http://schemas.openxmlformats.org/wordprocessingml/2006/main">
                  <w:jc w:val="both"/>
                </w:pPr>
              </w:pPrChange>
            </w:pPr>
            <w:ins w:author="Jubarte" w:id="7" w:date="2026-10-24T02:57:13Z">
              <w:r>
                <w:t>Four</w:t>
              </w:r>
            </w:ins>
            <w:del w:author="Jubarte" w:id="8" w:date="2026-10-24T02:57:13Z">
              <w:r>
                <w:delText>Two</w:delText>
              </w:r>
            </w:del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