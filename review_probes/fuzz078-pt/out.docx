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2:56:37Z"/>
                <w:b/>
              </w:rPr>
            </w:pPr>
            <w:del w:author="Jubarte" w:id="2" w:date="2026-10-24T02:56:37Z">
              <w:r>
                <w:delText>Four.</w:delText>
              </w:r>
            </w:del>
          </w:p>
          <w:p>
            <w:pPr>
              <w:jc w:val="left"/>
              <w:rPr>
                <w:del w:author="Jubarte" w:id="3" w:date="2026-10-24T02:56:37Z"/>
                <w:b/>
              </w:rPr>
            </w:pPr>
            <w:del w:author="Jubarte" w:id="4" w:date="2026-10-24T02:56:37Z">
              <w:r>
                <w:delText>Alpha gamma.</w:delText>
              </w:r>
            </w:del>
          </w:p>
          <w:p>
            <w:pPr>
              <w:jc w:val="both"/>
              <w:rPr>
                <w:ins w:author="Jubarte" w:id="7" w:date="2026-10-24T02:56:37Z"/>
                <w:b/>
              </w:rPr>
            </w:pPr>
            <w:r>
              <w:t>Three.</w:t>
            </w:r>
          </w:p>
          <w:p>
            <w:pPr>
              <w:jc w:val="center"/>
              <w:rPr>
                <w:ins w:author="Jubarte" w:id="5" w:date="2026-10-24T02:56:37Z"/>
                <w:sz w:val="32"/>
              </w:rPr>
            </w:pPr>
            <w:ins w:author="Jubarte" w:id="6" w:date="2026-10-24T02:56:37Z">
              <w:r>
                <w:t>Two.</w:t>
              </w:r>
            </w:ins>
          </w:p>
          <w:p>
            <w:pPr>
              <w:jc w:val="left"/>
              <w:rPr>
                <w:b/>
              </w:rPr>
              <w:pPrChange w:id="9" w:author="Jubarte" w:date="2026-10-24T02:56:37Z">
                <w:pPr>
                  <w:jc w:val="both"/>
                </w:pPr>
              </w:pPrChange>
            </w:pPr>
            <w:ins w:author="Jubarte" w:id="8" w:date="2026-10-24T02:56:37Z">
              <w:r>
                <w:t>One.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