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51Z"/>
                <w:i/>
              </w:rPr>
            </w:pPr>
            <w:ins w:author="Jubarte" w:id="2" w:date="2026-10-24T02:57:51Z">
              <w:r>
                <w:t>Three.</w:t>
              </w:r>
            </w:ins>
          </w:p>
          <w:p>
            <w:pPr>
              <w:jc w:val="left"/>
              <w:rPr>
                <w:ins w:author="Jubarte" w:id="3" w:date="2026-10-24T02:57:51Z"/>
                <w:sz w:val="32"/>
              </w:rPr>
            </w:pPr>
            <w:ins w:author="Jubarte" w:id="4" w:date="2026-10-24T02:57:51Z">
              <w:r>
                <w:t>Three.</w:t>
              </w:r>
            </w:ins>
          </w:p>
          <w:p>
            <w:pPr>
              <w:jc w:val="center"/>
              <w:rPr>
                <w:del w:author="Jubarte" w:id="5" w:date="2026-10-24T02:57:51Z"/>
                <w:sz w:val="32"/>
              </w:rPr>
            </w:pPr>
            <w:del w:author="Jubarte" w:id="6" w:date="2026-10-24T02:57:51Z">
              <w:r>
                <w:delText>Alpha beta.</w:delText>
              </w:r>
            </w:del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