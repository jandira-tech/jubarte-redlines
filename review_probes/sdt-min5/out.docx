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ins w:author="Jubarte" w:id="1" w:date="2026-10-24T02:59:03Z">
                  <w:r>
                    <w:t>Three</w:t>
                  </w:r>
                </w:ins>
                <w:del w:author="Jubarte" w:id="2" w:date="2026-10-24T02:59:03Z">
                  <w:r>
                    <w:delText>One</w:delText>
                  </w:r>
                </w:del>
                <w:r>
                  <w:t>.</w:t>
                </w:r>
              </w:p>
            </w:sdtContent>
          </w:sdt>
          <w:sdt>
            <w:sdtPr/>
            <w:sdtContent>
              <w:p>
                <w:ins w:author="Jubarte" w:id="3" w:date="2026-10-24T02:59:03Z">
                  <w:r>
                    <w:t>Four</w:t>
                  </w:r>
                </w:ins>
                <w:del w:author="Jubarte" w:id="4" w:date="2026-10-24T02:59:03Z">
                  <w:r>
                    <w:delText>Two</w:delText>
                  </w:r>
                </w:del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