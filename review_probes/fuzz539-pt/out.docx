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3:01:35Z"/>
                <w:sz w:val="32"/>
              </w:rPr>
            </w:pPr>
            <w:del w:author="Jubarte" w:id="2" w:date="2026-10-24T03:01:35Z">
              <w:r>
                <w:delText>Two.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3" w:date="2026-10-24T03:01:3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35Z"/>
                    </w:rPr>
                  </w:pPr>
                  <w:ins w:author="Jubarte" w:id="5" w:date="2026-10-24T03:01:3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6" w:date="2026-10-24T03:01:35Z"/>
                    </w:rPr>
                  </w:pPr>
                  <w:ins w:author="Jubarte" w:id="7" w:date="2026-10-24T03:01:35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ins w:author="Jubarte" w:id="14" w:date="2026-10-24T03:01:35Z"/>
              </w:rPr>
            </w:pPr>
            <w:r>
              <w:t>One.</w:t>
            </w:r>
          </w:p>
          <w:p>
            <w:pPr>
              <w:jc w:val="center"/>
              <w:rPr>
                <w:ins w:author="Jubarte" w:id="10" w:date="2026-10-24T03:01:35Z"/>
                <w:sz w:val="32"/>
              </w:rPr>
            </w:pPr>
            <w:ins w:author="Jubarte" w:id="11" w:date="2026-10-24T03:01:35Z">
              <w:r>
                <w:t>Epsilon zeta eta theta.</w:t>
              </w:r>
            </w:ins>
          </w:p>
          <w:p>
            <w:pPr>
              <w:jc w:val="right"/>
              <w:rPr>
                <w:ins w:author="Jubarte" w:id="12" w:date="2026-10-24T03:01:35Z"/>
                <w:i/>
              </w:rPr>
            </w:pPr>
            <w:ins w:author="Jubarte" w:id="13" w:date="2026-10-24T03:01:35Z">
              <w:r>
                <w:t>Epsilon zeta eta theta.</w:t>
              </w:r>
            </w:ins>
          </w:p>
          <w:p>
            <w:pPr>
              <w:jc w:val="both"/>
              <w:rPr>
                <w:i/>
                <w:rPrChange w:id="8" w:author="Jubarte" w:date="2026-10-24T03:01:35Z">
                  <w:rPr xmlns:w="http://schemas.openxmlformats.org/wordprocessingml/2006/main">
                    <w:b/>
                  </w:rPr>
                </w:rPrChange>
              </w:rPr>
              <w:pPrChange w:id="9" w:author="Jubarte" w:date="2026-10-24T03:01:35Z">
                <w:pPr xmlns:w="http://schemas.openxmlformats.org/wordprocessingml/2006/main"/>
              </w:pPrChange>
            </w:pPr>
            <w:ins w:author="Jubarte" w:id="15" w:date="2026-10-24T03:01:35Z">
              <w:r>
                <w:t>Epsilon zeta eta theta.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