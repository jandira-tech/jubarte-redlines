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  <w:pPrChange w:id="1" w:author="Jubarte" w:date="2026-10-24T02:59:23Z">
                    <w:pPr xmlns:w="http://schemas.openxmlformats.org/wordprocessingml/2006/main"/>
                  </w:pPrChange>
                </w:pPr>
                <w:ins w:author="Jubarte" w:id="2" w:date="2026-10-24T02:59:23Z">
                  <w:r>
                    <w:t>Two</w:t>
                  </w:r>
                </w:ins>
                <w:del w:author="Jubarte" w:id="3" w:date="2026-10-24T02:59:23Z">
                  <w:r>
                    <w:delText>Alpha beta</w:delText>
                  </w:r>
                </w:del>
                <w:r>
                  <w:t>.</w:t>
                </w:r>
              </w:p>
              <w:p>
                <w:pPr>
                  <w:jc w:val="both"/>
                  <w:rPr>
                    <w:ins w:author="Jubarte" w:id="4" w:date="2026-10-24T02:59:23Z"/>
                    <w:b/>
                  </w:rPr>
                </w:pPr>
                <w:ins w:author="Jubarte" w:id="5" w:date="2026-10-24T02:59:23Z">
                  <w:r>
                    <w:t>One.</w:t>
                  </w:r>
                </w:ins>
              </w:p>
              <w:p>
                <w:pPr>
                  <w:jc w:val="left"/>
                  <w:rPr>
                    <w:ins w:author="Jubarte" w:id="6" w:date="2026-10-24T02:59:23Z"/>
                    <w:i/>
                  </w:rPr>
                </w:pPr>
                <w:ins w:author="Jubarte" w:id="7" w:date="2026-10-24T02:59:23Z">
                  <w:r>
                    <w:t>Two.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11" w:date="2026-10-24T02:59:23Z"/>
                    <w:sz w:val="32"/>
                  </w:rPr>
                </w:pPr>
                <w:r>
                  <w:t>Alpha gamma.</w:t>
                </w:r>
              </w:p>
              <w:p>
                <w:pPr>
                  <w:jc w:val="both"/>
                  <w:rPr>
                    <w:ins w:author="Jubarte" w:id="9" w:date="2026-10-24T02:59:23Z"/>
                    <w:sz w:val="32"/>
                  </w:rPr>
                </w:pPr>
                <w:ins w:author="Jubarte" w:id="10" w:date="2026-10-24T02:59:23Z">
                  <w:r>
                    <w:t>Three.</w:t>
                  </w:r>
                </w:ins>
              </w:p>
              <w:p>
                <w:pPr>
                  <w:jc w:val="center"/>
                  <w:rPr>
                    <w:b/>
                    <w:rPrChange w:id="13" w:author="Jubarte" w:date="2026-10-24T02:59:23Z">
                      <w:rPr>
                        <w:sz w:val="32"/>
                      </w:rPr>
                    </w:rPrChange>
                  </w:rPr>
                  <w:pPrChange w:id="8" w:author="Jubarte" w:date="2026-10-24T02:59:23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12" w:date="2026-10-24T02:59:23Z">
                  <w:r>
                    <w:t>Alpha beta.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