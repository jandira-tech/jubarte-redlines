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del w:author="Jubarte" w:id="1" w:date="2026-10-24T02:57:40Z"/>
                <w:b/>
              </w:rPr>
            </w:pPr>
            <w:del w:author="Jubarte" w:id="2" w:date="2026-10-24T02:57:40Z">
              <w:r>
                <w:delText>Alpha beta.</w:delText>
              </w:r>
            </w:del>
          </w:p>
          <w:p>
            <w:pPr>
              <w:jc w:val="both"/>
              <w:rPr>
                <w:b/>
                <w:rPrChange w:id="3" w:author="Jubarte" w:date="2026-10-24T02:57:40Z">
                  <w:rPr xmlns:w="http://schemas.openxmlformats.org/wordprocessingml/2006/main">
                    <w:i/>
                  </w:rPr>
                </w:rPrChange>
              </w:rPr>
              <w:pPrChange w:id="4" w:author="Jubarte" w:date="2026-10-24T02:57:40Z">
                <w:pPr xmlns:w="http://schemas.openxmlformats.org/wordprocessingml/2006/main">
                  <w:jc w:val="right"/>
                </w:pPr>
              </w:pPrChange>
            </w:pPr>
            <w:r>
              <w:t>One.</w:t>
            </w:r>
          </w:p>
          <w:p>
            <w:pPr>
              <w:jc w:val="both"/>
              <w:rPr>
                <w:ins w:author="Jubarte" w:id="5" w:date="2026-10-24T02:57:40Z"/>
                <w:i/>
              </w:rPr>
            </w:pPr>
            <w:ins w:author="Jubarte" w:id="6" w:date="2026-10-24T02:57:40Z">
              <w:r>
                <w:t>Three.</w:t>
              </w:r>
            </w:ins>
          </w:p>
          <w:p>
            <w:pPr>
              <w:jc w:val="right"/>
            </w:pPr>
            <w:ins w:author="Jubarte" w:id="7" w:date="2026-10-24T02:57:40Z">
              <w:r>
                <w:t>One.</w:t>
              </w:r>
            </w:ins>
            <w:del w:author="Jubarte" w:id="8" w:date="2026-10-24T02:57:40Z">
              <w:r>
                <w:delText>Alpha beta.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