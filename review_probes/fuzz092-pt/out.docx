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  <w:pPrChange w:id="1" w:author="Jubarte" w:date="2026-10-24T02:56:52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6:52Z">
              <w:r>
                <w:t>Alpha beta</w:t>
              </w:r>
            </w:ins>
            <w:del w:author="Jubarte" w:id="3" w:date="2026-10-24T02:56:52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sz w:val="32"/>
              </w:rPr>
              <w:pPrChange w:id="4" w:author="Jubarte" w:date="2026-10-24T02:56:52Z">
                <w:pPr xmlns:w="http://schemas.openxmlformats.org/wordprocessingml/2006/main"/>
              </w:pPrChange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