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rPrChange w:id="1" w:author="Jubarte" w:date="2026-10-24T02:54:55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4:55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4:55Z">
              <w:r>
                <w:t>Four</w:t>
              </w:r>
            </w:ins>
            <w:del w:author="Jubarte" w:id="4" w:date="2026-10-24T02:54:55Z">
              <w:r>
                <w:delText>Alpha beta</w:delText>
              </w:r>
            </w:del>
            <w:r>
              <w:t>.</w:t>
            </w:r>
          </w:p>
          <w:p>
            <w:pPr>
              <w:jc w:val="left"/>
              <w:rPr>
                <w:ins w:author="Jubarte" w:id="7" w:date="2026-10-24T02:54:55Z"/>
                <w:sz w:val="32"/>
              </w:rPr>
            </w:pPr>
            <w:r>
              <w:t>Two.</w:t>
            </w:r>
          </w:p>
          <w:p>
            <w:pPr>
              <w:jc w:val="center"/>
              <w:rPr>
                <w:b/>
                <w:rPrChange w:id="5" w:author="Jubarte" w:date="2026-10-24T02:54:55Z">
                  <w:rPr xmlns:w="http://schemas.openxmlformats.org/wordprocessingml/2006/main">
                    <w:i/>
                  </w:rPr>
                </w:rPrChange>
              </w:rPr>
              <w:pPrChange w:id="6" w:author="Jubarte" w:date="2026-10-24T02:54:55Z">
                <w:pPr xmlns:w="http://schemas.openxmlformats.org/wordprocessingml/2006/main">
                  <w:jc w:val="both"/>
                </w:pPr>
              </w:pPrChange>
            </w:pPr>
            <w:ins w:author="Jubarte" w:id="8" w:date="2026-10-24T02:54:55Z">
              <w:r>
                <w:t>One.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