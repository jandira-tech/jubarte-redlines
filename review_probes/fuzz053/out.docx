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right"/>
              <w:rPr>
                <w:ins w:author="Jubarte" w:id="5" w:date="2026-10-24T02:55:53Z"/>
                <w:b/>
              </w:rPr>
            </w:pPr>
            <w:ins w:author="Jubarte" w:id="1" w:date="2026-10-24T02:55:53Z">
              <w:r>
                <w:t>Alpha beta</w:t>
              </w:r>
            </w:ins>
            <w:del w:author="Jubarte" w:id="2" w:date="2026-10-24T02:55:53Z">
              <w:r>
                <w:delText>One</w:delText>
              </w:r>
            </w:del>
            <w:r>
              <w:t>.</w:t>
            </w:r>
          </w:p>
          <w:p>
            <w:pPr>
              <w:jc w:val="left"/>
              <w:rPr>
                <w:ins w:author="Jubarte" w:id="3" w:date="2026-10-24T02:55:53Z"/>
              </w:rPr>
            </w:pPr>
            <w:ins w:author="Jubarte" w:id="4" w:date="2026-10-24T02:55:53Z">
              <w:r>
                <w:t>Three.</w:t>
              </w:r>
            </w:ins>
          </w:p>
          <w:p>
            <w:pPr>
              <w:jc w:val="both"/>
              <w:rPr>
                <w:rPrChange w:id="8" w:author="Jubarte" w:date="2026-10-24T02:55:53Z">
                  <w:rPr>
                    <w:b/>
                  </w:rPr>
                </w:rPrChange>
              </w:rPr>
              <w:pPrChange w:id="7" w:author="Jubarte" w:date="2026-10-24T02:55:53Z">
                <w:pPr>
                  <w:jc w:val="right"/>
                </w:pPr>
              </w:pPrChange>
            </w:pPr>
            <w:ins w:author="Jubarte" w:id="6" w:date="2026-10-24T02:55:53Z">
              <w:r>
                <w:t>Alpha gamma.</w:t>
              </w:r>
            </w:ins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