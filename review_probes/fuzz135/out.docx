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ins w:author="Jubarte" w:id="1" w:date="2026-10-24T02:57:41Z">
              <w:r>
                <w:t>Two</w:t>
              </w:r>
            </w:ins>
            <w:del w:author="Jubarte" w:id="2" w:date="2026-10-24T02:57:41Z">
              <w:r>
                <w:delText>Alpha gamma</w:delText>
              </w:r>
            </w:del>
            <w:r>
              <w:t>.</w:t>
            </w:r>
          </w:p>
          <w:p>
            <w:pPr>
              <w:jc w:val="left"/>
              <w:rPr>
                <w:rPrChange w:id="3" w:author="Jubarte" w:date="2026-10-24T02:57:41Z">
                  <w:rPr xmlns:w="http://schemas.openxmlformats.org/wordprocessingml/2006/main">
                    <w:i/>
                  </w:rPr>
                </w:rPrChange>
              </w:rPr>
              <w:pPrChange w:id="4" w:author="Jubarte" w:date="2026-10-24T02:57:41Z">
                <w:pPr xmlns:w="http://schemas.openxmlformats.org/wordprocessingml/2006/main">
                  <w:jc w:val="right"/>
                </w:pPr>
              </w:pPrChange>
            </w:pPr>
            <w:r>
              <w:t>Alpha gamma.</w:t>
            </w:r>
          </w:p>
          <w:p>
            <w:pPr>
              <w:jc w:val="left"/>
              <w:rPr>
                <w:sz w:val="32"/>
                <w:rPrChange w:id="5" w:author="Jubarte" w:date="2026-10-24T02:57:41Z">
                  <w:rPr xmlns:w="http://schemas.openxmlformats.org/wordprocessingml/2006/main">
                    <w:i/>
                  </w:rPr>
                </w:rPrChange>
              </w:rPr>
              <w:pPrChange w:id="6" w:author="Jubarte" w:date="2026-10-24T02:57:41Z">
                <w:pPr xmlns:w="http://schemas.openxmlformats.org/wordprocessingml/2006/main">
                  <w:jc w:val="center"/>
                </w:pPr>
              </w:pPrChange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