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bookmarkStart w:id="5" w:name="Huge"/>
      <w:r>
        <w:t>Bookmark.</w:t>
      </w:r>
      <w:bookmarkEnd w:id="5"/>
    </w:p>
    <w:tbl>
      <w:tblPr>
        <w:tblW w:w="600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5:02Z"/>
                <w:b/>
              </w:rPr>
            </w:pPr>
            <w:r>
              <w:t>Old0.</w:t>
            </w:r>
          </w:p>
          <w:p>
            <w:pPr>
              <w:jc w:val="right"/>
              <w:rPr>
                <w:rPrChange w:id="7" w:author="Jubarte" w:date="2026-10-24T02:55:02Z">
                  <w:rPr>
                    <w:b/>
                  </w:rPr>
                </w:rPrChange>
              </w:rPr>
              <w:pPrChange w:id="6" w:author="Jubarte" w:date="2026-10-24T02:55:02Z">
                <w:pPr>
                  <w:jc w:val="center"/>
                </w:pPr>
              </w:pPrChange>
            </w:pPr>
            <w:ins w:author="Jubarte" w:id="2" w:date="2026-10-24T02:55:02Z">
              <w:r>
                <w:t>New0.</w:t>
              </w:r>
            </w:ins>
          </w:p>
        </w:tc>
        <w:tc>
          <w:tcPr>
            <w:tcW w:w="2000" w:type="dxa"/>
          </w:tcPr>
          <w:p>
            <w:pPr>
              <w:jc w:val="center"/>
              <w:rPr>
                <w:ins w:author="Jubarte" w:id="3" w:date="2026-10-24T02:55:02Z"/>
                <w:b/>
              </w:rPr>
            </w:pPr>
            <w:r>
              <w:t>Old1.</w:t>
            </w:r>
          </w:p>
          <w:p>
            <w:pPr>
              <w:jc w:val="right"/>
              <w:rPr>
                <w:rPrChange w:id="9" w:author="Jubarte" w:date="2026-10-24T02:55:02Z">
                  <w:rPr>
                    <w:b/>
                  </w:rPr>
                </w:rPrChange>
              </w:rPr>
              <w:pPrChange w:id="8" w:author="Jubarte" w:date="2026-10-24T02:55:02Z">
                <w:pPr>
                  <w:jc w:val="center"/>
                </w:pPr>
              </w:pPrChange>
            </w:pPr>
            <w:ins w:author="Jubarte" w:id="4" w:date="2026-10-24T02:55:02Z">
              <w:r>
                <w:t>New1.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