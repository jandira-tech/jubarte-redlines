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ins w:author="Jubarte" w:id="1" w:date="2026-10-24T02:57:24Z"/>
              </w:trPr>
              <w:tc>
                <w:tcPr>
                  <w:tcW w:w="2000" w:type="dxa"/>
                </w:tcPr>
                <w:p>
                  <w:pPr>
                    <w:rPr>
                      <w:ins w:author="Jubarte" w:id="2" w:date="2026-10-24T02:57:24Z"/>
                    </w:rPr>
                  </w:pPr>
                  <w:ins w:author="Jubarte" w:id="3" w:date="2026-10-24T02:57:24Z">
                    <w:r>
                      <w:t>Inner fixed.</w:t>
                    </w:r>
                  </w:ins>
                </w:p>
              </w:tc>
              <w:tc>
                <w:tcPr>
                  <w:tcW w:w="2000" w:type="dxa"/>
                </w:tcPr>
                <w:p>
                  <w:pPr>
                    <w:rPr>
                      <w:ins w:author="Jubarte" w:id="4" w:date="2026-10-24T02:57:24Z"/>
                    </w:rPr>
                  </w:pPr>
                  <w:ins w:author="Jubarte" w:id="5" w:date="2026-10-24T02:57:24Z">
                    <w:r>
                      <w:t>Inner.</w:t>
                    </w:r>
                  </w:ins>
                </w:p>
              </w:tc>
            </w:tr>
          </w:tbl>
          <w:p>
            <w:pPr>
              <w:jc w:val="center"/>
              <w:rPr>
                <w:del w:author="Jubarte" w:id="6" w:date="2026-10-24T02:57:24Z"/>
                <w:i/>
              </w:rPr>
            </w:pPr>
            <w:del w:author="Jubarte" w:id="7" w:date="2026-10-24T02:57:24Z">
              <w:r>
                <w:delText>Three.</w:delText>
              </w:r>
            </w:del>
          </w:p>
          <w:p>
            <w:pPr>
              <w:jc w:val="both"/>
              <w:rPr>
                <w:del w:author="Jubarte" w:id="8" w:date="2026-10-24T02:57:24Z"/>
                <w:i/>
              </w:rPr>
            </w:pPr>
            <w:del w:author="Jubarte" w:id="9" w:date="2026-10-24T02:57:24Z">
              <w:r>
                <w:delText>Two.</w:delText>
              </w:r>
            </w:del>
          </w:p>
          <w:p>
            <w:pPr>
              <w:jc w:val="both"/>
              <w:rPr>
                <w:del w:author="Jubarte" w:id="10" w:date="2026-10-24T02:57:24Z"/>
                <w:i/>
              </w:rPr>
            </w:pPr>
            <w:del w:author="Jubarte" w:id="11" w:date="2026-10-24T02:57:24Z">
              <w:r>
                <w:delText>Alpha gamma.</w:delText>
              </w:r>
            </w:del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>
                <w:del w:author="Jubarte" w:id="12" w:date="2026-10-24T02:57:24Z"/>
              </w:trPr>
              <w:tc>
                <w:tcPr>
                  <w:tcW w:w="2000" w:type="dxa"/>
                </w:tcPr>
                <w:p>
                  <w:pPr>
                    <w:rPr>
                      <w:del w:author="Jubarte" w:id="13" w:date="2026-10-24T02:57:24Z"/>
                    </w:rPr>
                  </w:pPr>
                  <w:del w:author="Jubarte" w:id="14" w:date="2026-10-24T02:57:24Z">
                    <w:r>
                      <w:delText>Inner fixed.</w:delText>
                    </w:r>
                  </w:del>
                </w:p>
              </w:tc>
              <w:tc>
                <w:tcPr>
                  <w:tcW w:w="2000" w:type="dxa"/>
                </w:tcPr>
                <w:p>
                  <w:pPr>
                    <w:rPr>
                      <w:del w:author="Jubarte" w:id="15" w:date="2026-10-24T02:57:24Z"/>
                    </w:rPr>
                  </w:pPr>
                  <w:del w:author="Jubarte" w:id="16" w:date="2026-10-24T02:57:24Z">
                    <w:r>
                      <w:delText>Inner.</w:delText>
                    </w:r>
                  </w:del>
                </w:p>
              </w:tc>
            </w:tr>
          </w:tbl>
          <w:p>
            <w:pPr>
              <w:jc w:val="both"/>
              <w:rPr>
                <w:sz w:val="32"/>
                <w:rPrChange w:id="17" w:author="Jubarte" w:date="2026-10-24T02:57:24Z">
                  <w:rPr xmlns:w="http://schemas.openxmlformats.org/wordprocessingml/2006/main">
                    <w:i/>
                  </w:rPr>
                </w:rPrChange>
              </w:rPr>
              <w:pPrChange w:id="18" w:author="Jubarte" w:date="2026-10-24T02:57:24Z">
                <w:pPr xmlns:w="http://schemas.openxmlformats.org/wordprocessingml/2006/main">
                  <w:jc w:val="center"/>
                </w:pPr>
              </w:pPrChange>
            </w:pPr>
            <w:ins w:author="Jubarte" w:id="19" w:date="2026-10-24T02:57:24Z">
              <w:r>
                <w:t>Three</w:t>
              </w:r>
            </w:ins>
            <w:del w:author="Jubarte" w:id="20" w:date="2026-10-24T02:57:24Z">
              <w:r>
                <w:delText>Alpha 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