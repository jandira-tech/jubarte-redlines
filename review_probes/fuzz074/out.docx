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6:32Z"/>
                <w:sz w:val="32"/>
              </w:rPr>
            </w:pPr>
            <w:del w:author="Jubarte" w:id="2" w:date="2026-10-24T02:56:32Z">
              <w:r>
                <w:delText>Three.</w:delText>
              </w:r>
            </w:del>
          </w:p>
          <w:p>
            <w:pPr>
              <w:jc w:val="center"/>
              <w:rPr>
                <w:del w:author="Jubarte" w:id="3" w:date="2026-10-24T02:56:32Z"/>
              </w:rPr>
            </w:pPr>
            <w:del w:author="Jubarte" w:id="4" w:date="2026-10-24T02:56:32Z">
              <w:r>
                <w:delText>Three.</w:delText>
              </w:r>
            </w:del>
          </w:p>
          <w:p>
            <w:pPr>
              <w:jc w:val="center"/>
              <w:rPr>
                <w:i/>
                <w:rPrChange w:id="5" w:author="Jubarte" w:date="2026-10-24T02:56:32Z">
                  <w:rPr xmlns:w="http://schemas.openxmlformats.org/wordprocessingml/2006/main">
                    <w:b/>
                  </w:rPr>
                </w:rPrChange>
              </w:rPr>
              <w:pPrChange w:id="6" w:author="Jubarte" w:date="2026-10-24T02:56:32Z">
                <w:pPr xmlns:w="http://schemas.openxmlformats.org/wordprocessingml/2006/main">
                  <w:jc w:val="both"/>
                </w:pPr>
              </w:pPrChange>
            </w:pPr>
            <w:r>
              <w:t>Two.</w:t>
            </w:r>
          </w:p>
          <w:p>
            <w:pPr>
              <w:jc w:val="both"/>
              <w:rPr>
                <w:rPrChange w:id="7" w:author="Jubarte" w:date="2026-10-24T02:56:32Z">
                  <w:rPr xmlns:w="http://schemas.openxmlformats.org/wordprocessingml/2006/main">
                    <w:i/>
                  </w:rPr>
                </w:rPrChange>
              </w:rPr>
              <w:pPrChange w:id="8" w:author="Jubarte" w:date="2026-10-24T02:56:32Z">
                <w:pPr xmlns:w="http://schemas.openxmlformats.org/wordprocessingml/2006/main"/>
              </w:pPrChange>
            </w:pPr>
            <w:ins w:author="Jubarte" w:id="9" w:date="2026-10-24T02:56:32Z">
              <w:r>
                <w:t>Four</w:t>
              </w:r>
            </w:ins>
            <w:del w:author="Jubarte" w:id="10" w:date="2026-10-24T02:56:32Z">
              <w:r>
                <w:delText>Alpha beta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