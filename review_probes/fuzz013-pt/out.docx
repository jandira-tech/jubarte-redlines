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4:37Z"/>
                <w:sz w:val="32"/>
              </w:rPr>
            </w:pPr>
            <w:ins w:author="Jubarte" w:id="2" w:date="2026-10-24T02:54:37Z">
              <w:r>
                <w:t>One.</w:t>
              </w:r>
            </w:ins>
          </w:p>
          <w:p>
            <w:pPr>
              <w:jc w:val="center"/>
              <w:rPr>
                <w:b/>
                <w:rPrChange w:id="3" w:author="Jubarte" w:date="2026-10-24T02:54:37Z">
                  <w:rPr xmlns:w="http://schemas.openxmlformats.org/wordprocessingml/2006/main">
                    <w:i/>
                  </w:rPr>
                </w:rPrChange>
              </w:rPr>
              <w:pPrChange w:id="4" w:author="Jubarte" w:date="2026-10-24T02:54:37Z">
                <w:pPr xmlns:w="http://schemas.openxmlformats.org/wordprocessingml/2006/main"/>
              </w:pPrChange>
            </w:pPr>
            <w:r>
              <w:t>Two.</w:t>
            </w:r>
          </w:p>
          <w:p>
            <w:pPr>
              <w:jc w:val="center"/>
              <w:rPr>
                <w:sz w:val="32"/>
                <w:rPrChange w:id="5" w:author="Jubarte" w:date="2026-10-24T02:54:37Z">
                  <w:rPr xmlns:w="http://schemas.openxmlformats.org/wordprocessingml/2006/main">
                    <w:i/>
                  </w:rPr>
                </w:rPrChange>
              </w:rPr>
              <w:pPrChange w:id="6" w:author="Jubarte" w:date="2026-10-24T02:54:37Z">
                <w:pPr xmlns:w="http://schemas.openxmlformats.org/wordprocessingml/2006/main">
                  <w:jc w:val="both"/>
                </w:pPr>
              </w:pPrChange>
            </w:pPr>
            <w:ins w:author="Jubarte" w:id="7" w:date="2026-10-24T02:54:37Z">
              <w:r>
                <w:t>Three</w:t>
              </w:r>
            </w:ins>
            <w:del w:author="Jubarte" w:id="8" w:date="2026-10-24T02:54:37Z">
              <w:r>
                <w:delText>Alpha beta</w:delText>
              </w:r>
            </w:del>
            <w:r>
              <w:t>.</w:t>
            </w:r>
          </w:p>
          <w:p>
            <w:pPr>
              <w:jc w:val="right"/>
              <w:rPr>
                <w:i/>
              </w:rPr>
            </w:pPr>
            <w:ins w:author="Jubarte" w:id="9" w:date="2026-10-24T02:54:37Z">
              <w:r>
                <w:t>Three</w:t>
              </w:r>
            </w:ins>
            <w:del w:author="Jubarte" w:id="10" w:date="2026-10-24T02:54:37Z">
              <w:r>
                <w:delText>Alpha beta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