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4:22Z"/>
                <w:i/>
              </w:rPr>
            </w:pPr>
            <w:ins w:author="Jubarte" w:id="2" w:date="2026-10-24T02:54:22Z">
              <w:r>
                <w:t>Alpha beta.</w:t>
              </w:r>
            </w:ins>
          </w:p>
          <w:p>
            <w:pPr>
              <w:jc w:val="right"/>
              <w:rPr>
                <w:ins w:author="Jubarte" w:id="4" w:date="2026-10-24T02:54:22Z"/>
                <w:b/>
              </w:rPr>
            </w:pPr>
            <w:r>
              <w:t>Two.</w:t>
            </w:r>
          </w:p>
          <w:p>
            <w:pPr>
              <w:jc w:val="right"/>
              <w:rPr>
                <w:sz w:val="32"/>
                <w:rPrChange w:id="6" w:author="Jubarte" w:date="2026-10-24T02:54:22Z">
                  <w:rPr>
                    <w:b/>
                  </w:rPr>
                </w:rPrChange>
              </w:rPr>
              <w:pPrChange w:id="3" w:author="Jubarte" w:date="2026-10-24T02:54:22Z">
                <w:pPr xmlns:w="http://schemas.openxmlformats.org/wordprocessingml/2006/main">
                  <w:jc w:val="center"/>
                </w:pPr>
              </w:pPrChange>
            </w:pPr>
            <w:ins w:author="Jubarte" w:id="5" w:date="2026-10-24T02:54:22Z">
              <w:r>
                <w:t>Alpha 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