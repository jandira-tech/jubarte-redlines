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</w:pPr>
            <w:r>
              <w:t>Two.</w:t>
            </w:r>
          </w:p>
          <w:p>
            <w:pPr>
              <w:jc w:val="left"/>
              <w:rPr>
                <w:i/>
              </w:rPr>
              <w:pPrChange w:id="1" w:author="Jubarte" w:date="2026-10-24T02:57:59Z">
                <w:pPr xmlns:w="http://schemas.openxmlformats.org/wordprocessingml/2006/main">
                  <w:jc w:val="both"/>
                </w:pPr>
              </w:pPrChange>
            </w:pPr>
            <w:r>
              <w:t>One.</w:t>
            </w:r>
          </w:p>
          <w:p>
            <w:pPr>
              <w:jc w:val="center"/>
              <w:rPr>
                <w:del w:author="Jubarte" w:id="4" w:date="2026-10-24T02:57:59Z"/>
                <w:b/>
              </w:rPr>
            </w:pPr>
            <w:ins w:author="Jubarte" w:id="2" w:date="2026-10-24T02:57:59Z">
              <w:r>
                <w:t>Alpha beta</w:t>
              </w:r>
            </w:ins>
            <w:del w:author="Jubarte" w:id="3" w:date="2026-10-24T02:57:59Z">
              <w:r>
                <w:delText>Two</w:delText>
              </w:r>
            </w:del>
            <w:r>
              <w:t>.</w:t>
            </w:r>
          </w:p>
          <w:p>
            <w:pPr>
              <w:jc w:val="center"/>
              <w:rPr>
                <w:b/>
                <w:rPrChange w:id="7" w:author="Jubarte" w:date="2026-10-24T02:57:59Z">
                  <w:rPr>
                    <w:i/>
                  </w:rPr>
                </w:rPrChange>
              </w:rPr>
              <w:pPrChange w:id="6" w:author="Jubarte" w:date="2026-10-24T02:57:59Z">
                <w:pPr>
                  <w:jc w:val="left"/>
                </w:pPr>
              </w:pPrChange>
            </w:pPr>
            <w:del w:author="Jubarte" w:id="5" w:date="2026-10-24T02:57:59Z">
              <w:r>
                <w:delText>One.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