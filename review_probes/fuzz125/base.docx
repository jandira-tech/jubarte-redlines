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del w:author="Jubarte" w:id="1" w:date="2026-10-24T02:57:29Z"/>
                <w:b/>
              </w:rPr>
            </w:pPr>
            <w:del w:author="Jubarte" w:id="2" w:date="2026-10-24T02:57:29Z">
              <w:r>
                <w:delText>Alpha beta.</w:delText>
              </w:r>
            </w:del>
          </w:p>
          <w:p>
            <w:pPr>
              <w:jc w:val="right"/>
            </w:pPr>
            <w:r>
              <w:t>One.</w:t>
            </w:r>
          </w:p>
          <w:p>
            <w:pPr>
              <w:jc w:val="center"/>
              <w:rPr>
                <w:ins w:author="Jubarte" w:id="3" w:date="2026-10-24T02:57:29Z"/>
                <w:i/>
              </w:rPr>
            </w:pPr>
            <w:ins w:author="Jubarte" w:id="4" w:date="2026-10-24T02:57:29Z">
              <w:r>
                <w:t>Three.</w:t>
              </w:r>
            </w:ins>
          </w:p>
          <w:p>
            <w:pPr>
              <w:jc w:val="both"/>
              <w:rPr>
                <w:ins w:author="Jubarte" w:id="5" w:date="2026-10-24T02:57:29Z"/>
              </w:rPr>
            </w:pPr>
            <w:ins w:author="Jubarte" w:id="6" w:date="2026-10-24T02:57:29Z">
              <w:r>
                <w:t>Three.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