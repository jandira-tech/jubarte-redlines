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6" w:date="2026-10-24T02:57:22Z"/>
                <w:b/>
              </w:rPr>
            </w:pPr>
            <w:ins w:author="Jubarte" w:id="2" w:date="2026-10-24T02:57:22Z">
              <w:r>
                <w:t>One</w:t>
              </w:r>
            </w:ins>
            <w:del w:author="Jubarte" w:id="3" w:date="2026-10-24T02:57:22Z">
              <w:r>
                <w:delText>Three</w:delText>
              </w:r>
            </w:del>
            <w:r>
              <w:t>.</w:t>
            </w:r>
          </w:p>
          <w:p>
            <w:pPr>
              <w:jc w:val="center"/>
              <w:rPr>
                <w:ins w:author="Jubarte" w:id="4" w:date="2026-10-24T02:57:22Z"/>
                <w:i/>
              </w:rPr>
            </w:pPr>
            <w:ins w:author="Jubarte" w:id="5" w:date="2026-10-24T02:57:22Z">
              <w:r>
                <w:t>Alpha gamma.</w:t>
              </w:r>
            </w:ins>
          </w:p>
          <w:p>
            <w:pPr>
              <w:jc w:val="both"/>
              <w:rPr>
                <w:sz w:val="32"/>
                <w:rPrChange w:id="8" w:author="Jubarte" w:date="2026-10-24T02:57:22Z">
                  <w:rPr>
                    <w:b/>
                  </w:rPr>
                </w:rPrChange>
              </w:rPr>
              <w:pPrChange w:id="1" w:author="Jubarte" w:date="2026-10-24T02:57:22Z">
                <w:pPr xmlns:w="http://schemas.openxmlformats.org/wordprocessingml/2006/main"/>
              </w:pPrChange>
            </w:pPr>
            <w:ins w:author="Jubarte" w:id="7" w:date="2026-10-24T02:57:22Z">
              <w:r>
                <w:t>One.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