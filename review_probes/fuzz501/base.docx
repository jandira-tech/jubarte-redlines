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rPr>
                <w:ins w:author="Jubarte" w:id="1" w:date="2026-10-24T03:01:01Z"/>
              </w:trPr>
              <w:tc>
                <w:tcPr>
                  <w:tcW w:w="2000" w:type="dxa"/>
                </w:tcPr>
                <w:p>
                  <w:pPr>
                    <w:rPr>
                      <w:ins w:author="Jubarte" w:id="2" w:date="2026-10-24T03:01:01Z"/>
                    </w:rPr>
                  </w:pPr>
                  <w:ins w:author="Jubarte" w:id="3" w:date="2026-10-24T03:01:01Z">
                    <w:r>
                      <w:t>Inner fixed.</w:t>
                    </w:r>
                  </w:ins>
                </w:p>
              </w:tc>
              <w:tc>
                <w:tcPr>
                  <w:tcW w:w="2000" w:type="dxa"/>
                </w:tcPr>
                <w:p>
                  <w:pPr>
                    <w:rPr>
                      <w:ins w:author="Jubarte" w:id="4" w:date="2026-10-24T03:01:01Z"/>
                    </w:rPr>
                  </w:pPr>
                  <w:ins w:author="Jubarte" w:id="5" w:date="2026-10-24T03:01:01Z">
                    <w:r>
                      <w:t>Inner.</w:t>
                    </w:r>
                  </w:ins>
                </w:p>
              </w:tc>
            </w:tr>
          </w:tbl>
          <w:p>
            <w:pPr>
              <w:jc w:val="center"/>
            </w:pPr>
            <w:ins w:author="Jubarte" w:id="6" w:date="2026-10-24T03:01:01Z">
              <w:r>
                <w:t>Two.</w:t>
              </w:r>
            </w:ins>
            <w:del w:author="Jubarte" w:id="7" w:date="2026-10-24T03:01:01Z">
              <w:r>
                <w:delText>Three.</w:delText>
              </w:r>
            </w:del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