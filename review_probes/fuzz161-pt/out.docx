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ins w:author="Jubarte" w:id="1" w:date="2026-10-24T02:58:09Z">
              <w:r>
                <w:t>Four</w:t>
              </w:r>
            </w:ins>
            <w:del w:author="Jubarte" w:id="2" w:date="2026-10-24T02:58:09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ins w:author="Jubarte" w:id="3" w:date="2026-10-24T02:58:09Z"/>
                <w:i/>
              </w:rPr>
            </w:pPr>
            <w:ins w:author="Jubarte" w:id="4" w:date="2026-10-24T02:58:09Z">
              <w:r>
                <w:t>One.</w:t>
              </w:r>
            </w:ins>
          </w:p>
          <w:p>
            <w:pPr>
              <w:jc w:val="right"/>
              <w:rPr>
                <w:b/>
              </w:rPr>
              <w:pPrChange w:id="5" w:author="Jubarte" w:date="2026-10-24T02:58:09Z">
                <w:pPr xmlns:w="http://schemas.openxmlformats.org/wordprocessingml/2006/main"/>
              </w:pPrChange>
            </w:pPr>
            <w:ins w:author="Jubarte" w:id="6" w:date="2026-10-24T02:58:09Z">
              <w:r>
                <w:t>Two</w:t>
              </w:r>
            </w:ins>
            <w:del w:author="Jubarte" w:id="7" w:date="2026-10-24T02:58:09Z">
              <w:r>
                <w:delText>Three</w:delText>
              </w:r>
            </w:del>
            <w:r>
              <w:t>.</w:t>
            </w:r>
          </w:p>
          <w:p>
            <w:pPr>
              <w:jc w:val="both"/>
              <w:rPr>
                <w:del w:author="Jubarte" w:id="11" w:date="2026-10-24T02:58:09Z"/>
                <w:sz w:val="32"/>
              </w:rPr>
              <w:pPrChange w:id="8" w:author="Jubarte" w:date="2026-10-24T02:58:09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9" w:date="2026-10-24T02:58:09Z">
              <w:r>
                <w:t>gamma</w:t>
              </w:r>
            </w:ins>
            <w:del w:author="Jubarte" w:id="10" w:date="2026-10-24T02:58:09Z">
              <w:r>
                <w:delText>beta</w:delText>
              </w:r>
            </w:del>
            <w:r>
              <w:t>.</w:t>
            </w:r>
          </w:p>
          <w:p>
            <w:pPr>
              <w:jc w:val="both"/>
              <w:rPr>
                <w:sz w:val="32"/>
              </w:rPr>
              <w:pPrChange w:id="13" w:author="Jubarte" w:date="2026-10-24T02:58:09Z">
                <w:pPr>
                  <w:jc w:val="center"/>
                </w:pPr>
              </w:pPrChange>
            </w:pPr>
            <w:del w:author="Jubarte" w:id="12" w:date="2026-10-24T02:58:09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