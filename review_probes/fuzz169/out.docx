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8:16Z"/>
                <w:sz w:val="32"/>
              </w:rPr>
            </w:pPr>
            <w:r>
              <w:t xml:space="preserve">Alpha </w:t>
            </w:r>
            <w:del w:author="Jubarte" w:id="2" w:date="2026-10-24T02:58:16Z">
              <w:r>
                <w:delText>gamma.</w:delText>
              </w:r>
            </w:del>
          </w:p>
          <w:p>
            <w:pPr>
              <w:jc w:val="right"/>
            </w:pPr>
            <w:ins w:author="Jubarte" w:id="3" w:date="2026-10-24T02:58:16Z">
              <w:r>
                <w:t>beta.</w:t>
              </w:r>
            </w:ins>
            <w:del w:author="Jubarte" w:id="4" w:date="2026-10-24T02:58:16Z">
              <w:r>
                <w:delText>Four.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