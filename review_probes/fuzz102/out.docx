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rPrChange w:id="1" w:author="Jubarte" w:date="2026-10-24T02:57:03Z">
                  <w:rPr xmlns:w="http://schemas.openxmlformats.org/wordprocessingml/2006/main">
                    <w:sz w:val="32"/>
                  </w:rPr>
                </w:rPrChange>
              </w:rPr>
              <w:pPrChange w:id="2" w:author="Jubarte" w:date="2026-10-24T02:57:03Z">
                <w:pPr xmlns:w="http://schemas.openxmlformats.org/wordprocessingml/2006/main">
                  <w:jc w:val="right"/>
                </w:pPr>
              </w:pPrChange>
            </w:pPr>
            <w:r>
              <w:t>Alpha gamma.</w:t>
            </w:r>
          </w:p>
          <w:p>
            <w:pPr>
              <w:jc w:val="left"/>
              <w:rPr>
                <w:del w:author="Jubarte" w:id="7" w:date="2026-10-24T02:57:03Z"/>
              </w:rPr>
            </w:pPr>
            <w:ins w:author="Jubarte" w:id="3" w:date="2026-10-24T02:57:03Z">
              <w:r>
                <w:t>Two.</w:t>
              </w:r>
            </w:ins>
            <w:del w:author="Jubarte" w:id="4" w:date="2026-10-24T02:57:03Z">
              <w:r>
                <w:delText>One.</w:delText>
              </w:r>
            </w:del>
          </w:p>
          <w:p>
            <w:pPr>
              <w:jc w:val="left"/>
              <w:rPr>
                <w:del w:author="Jubarte" w:id="5" w:date="2026-10-24T02:57:03Z"/>
                <w:b/>
              </w:rPr>
            </w:pPr>
            <w:del w:author="Jubarte" w:id="6" w:date="2026-10-24T02:57:03Z">
              <w:r>
                <w:delText>Four.</w:delText>
              </w:r>
            </w:del>
          </w:p>
          <w:p>
            <w:pPr>
              <w:jc w:val="left"/>
              <w:rPr/>
              <w:pPrChange w:id="9" w:author="Jubarte" w:date="2026-10-24T02:57:03Z">
                <w:pPr>
                  <w:jc w:val="both"/>
                </w:pPr>
              </w:pPrChange>
            </w:pPr>
            <w:del w:author="Jubarte" w:id="8" w:date="2026-10-24T02:57:03Z">
              <w:r>
                <w:delText>One.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