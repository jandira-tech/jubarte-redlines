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  <w:rPrChange w:id="1" w:author="Jubarte" w:date="2026-10-24T02:57:11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7:11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7:11Z">
              <w:r>
                <w:t>Alpha beta</w:t>
              </w:r>
            </w:ins>
            <w:del w:author="Jubarte" w:id="4" w:date="2026-10-24T02:57:11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del w:author="Jubarte" w:id="5" w:date="2026-10-24T02:57:11Z"/>
                <w:b/>
              </w:rPr>
            </w:pPr>
            <w:del w:author="Jubarte" w:id="6" w:date="2026-10-24T02:57:11Z">
              <w:r>
                <w:delText>One.</w:delText>
              </w:r>
            </w:del>
          </w:p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both"/>
              <w:rPr>
                <w:ins w:author="Jubarte" w:id="7" w:date="2026-10-24T02:57:11Z"/>
              </w:rPr>
            </w:pPr>
            <w:ins w:author="Jubarte" w:id="8" w:date="2026-10-24T02:57:11Z">
              <w:r>
                <w:t>Alpha 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