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  <w:rPr>
                <w:b/>
              </w:rPr>
              <w:pPrChange w:id="1" w:author="Jubarte" w:date="2026-10-24T02:56:18Z">
                <w:pPr xmlns:w="http://schemas.openxmlformats.org/wordprocessingml/2006/main">
                  <w:jc w:val="center"/>
                </w:pPr>
              </w:pPrChange>
            </w:pPr>
            <w:ins w:author="Jubarte" w:id="2" w:date="2026-10-24T02:56:18Z">
              <w:r>
                <w:t>Two</w:t>
              </w:r>
            </w:ins>
            <w:del w:author="Jubarte" w:id="3" w:date="2026-10-24T02:56:18Z">
              <w:r>
                <w:delText>One</w:delText>
              </w:r>
            </w:del>
            <w:r>
              <w:t>.</w:t>
            </w:r>
          </w:p>
          <w:p>
            <w:pPr>
              <w:jc w:val="right"/>
              <w:rPr>
                <w:del w:author="Jubarte" w:id="4" w:date="2026-10-24T02:56:18Z"/>
                <w:sz w:val="32"/>
              </w:rPr>
            </w:pPr>
            <w:del w:author="Jubarte" w:id="5" w:date="2026-10-24T02:56:18Z">
              <w:r>
                <w:delText>Four.</w:delText>
              </w:r>
            </w:del>
          </w:p>
          <w:p>
            <w:pPr>
              <w:jc w:val="right"/>
              <w:rPr>
                <w:del w:author="Jubarte" w:id="6" w:date="2026-10-24T02:56:18Z"/>
                <w:sz w:val="32"/>
              </w:rPr>
            </w:pPr>
            <w:del w:author="Jubarte" w:id="7" w:date="2026-10-24T02:56:18Z">
              <w:r>
                <w:delText>Three.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