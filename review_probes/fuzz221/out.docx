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7:25Z"/>
                <w:b/>
              </w:rPr>
            </w:pPr>
            <w:ins w:author="Jubarte" w:id="2" w:date="2026-10-24T02:57:25Z">
              <w:r>
                <w:t>Alpha beta.</w:t>
              </w:r>
            </w:ins>
          </w:p>
          <w:p>
            <w:pPr>
              <w:jc w:val="left"/>
              <w:rPr>
                <w:ins w:author="Jubarte" w:id="3" w:date="2026-10-24T02:57:25Z"/>
                <w:sz w:val="32"/>
              </w:rPr>
            </w:pPr>
            <w:ins w:author="Jubarte" w:id="4" w:date="2026-10-24T02:57:25Z">
              <w:r>
                <w:t>Three.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  <w:rPrChange w:id="5" w:author="Jubarte" w:date="2026-10-24T02:57:25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7:25Z">
                <w:pPr xmlns:w="http://schemas.openxmlformats.org/wordprocessingml/2006/main">
                  <w:jc w:val="right"/>
                </w:pPr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