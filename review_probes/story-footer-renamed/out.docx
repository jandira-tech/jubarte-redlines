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bottom.xml" ContentType="application/vnd.openxmlformats-officedocument.wordprocessingml.foot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bottom.xml><?xml version="1.0" encoding="utf-8"?>
<w:ftr xmlns:r="http://schemas.openxmlformats.org/officeDocument/2006/relationships" xmlns:v="urn:schemas-microsoft-com:vml" xmlns:w="http://schemas.openxmlformats.org/wordprocessingml/2006/main">
  <w:p>
    <w:r>
      <w:t>Before.</w:t>
    </w:r>
  </w:p>
  <w:tbl>
    <w:tblPr>
      <w:tblW w:w="4000" w:type="dxa"/>
      <w:tblLook w:val="04A0" w:firstRow="1" w:lastRow="0" w:firstColumn="1" w:lastColumn="0" w:noHBand="0" w:noVBand="1"/>
    </w:tblPr>
    <w:tblGrid>
      <w:gridCol w:w="2000"/>
      <w:gridCol w:w="2000"/>
    </w:tblGrid>
    <w:tr>
      <w:tc>
        <w:tcPr>
          <w:tcW w:w="2000" w:type="dxa"/>
        </w:tcPr>
        <w:p>
          <w:r>
            <w:t>Fixed.</w:t>
          </w:r>
        </w:p>
      </w:tc>
      <w:tc>
        <w:tcPr>
          <w:tcW w:w="2000" w:type="dxa"/>
        </w:tcPr>
        <w:p>
          <w:r>
            <w:t>Old.</w:t>
          </w:r>
        </w:p>
        <w:p>
          <w:pPr>
            <w:rPr>
              <w:ins w:author="Jubarte" w:id="1" w:date="2026-10-24T02:55:50Z"/>
            </w:rPr>
          </w:pPr>
          <w:ins w:author="Jubarte" w:id="2" w:date="2026-10-24T02:55:50Z">
            <w:r>
              <w:t>New.</w:t>
            </w:r>
          </w:ins>
        </w:p>
      </w:tc>
    </w:tr>
  </w:tbl>
  <w:p>
    <w:r>
      <w:t>After.</w:t>
    </w:r>
  </w:p>
</w:ftr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T" Type="http://schemas.openxmlformats.org/officeDocument/2006/relationships/footer" Target="bottom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