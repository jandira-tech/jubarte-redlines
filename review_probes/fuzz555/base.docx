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1" w:date="2026-10-24T03:01:44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3:01:44Z"/>
                    </w:rPr>
                  </w:pPr>
                  <w:ins w:author="Jubarte" w:id="3" w:date="2026-10-24T03:01:44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1:44Z"/>
                    </w:rPr>
                  </w:pPr>
                  <w:ins w:author="Jubarte" w:id="5" w:date="2026-10-24T03:01:44Z">
                    <w:r>
                      <w:t>Inner.</w:t>
                    </w:r>
                  </w:ins>
                </w:p>
              </w:tc>
            </w:tr>
          </w:tbl>
          <w:p>
            <w:pPr>
              <w:jc w:val="right"/>
            </w:pPr>
            <w:ins w:author="Jubarte" w:id="6" w:date="2026-10-24T03:01:44Z">
              <w:r>
                <w:t>Alpha beta gamma delta.</w:t>
              </w:r>
            </w:ins>
            <w:del w:author="Jubarte" w:id="7" w:date="2026-10-24T03:01:44Z">
              <w:r>
                <w:delText>Two.</w:delText>
              </w:r>
            </w:del>
          </w:p>
          <w:p>
            <w:pPr>
              <w:jc w:val="left"/>
              <w:rPr>
                <w:del w:author="Jubarte" w:id="8" w:date="2026-10-24T03:01:44Z"/>
                <w:i/>
              </w:rPr>
            </w:pPr>
            <w:del w:author="Jubarte" w:id="9" w:date="2026-10-24T03:01:44Z">
              <w:r>
                <w:delText>One.</w:delText>
              </w:r>
            </w:del>
          </w:p>
          <w:p>
            <w:pPr>
              <w:jc w:val="both"/>
              <w:rPr>
                <w:del w:author="Jubarte" w:id="10" w:date="2026-10-24T03:01:44Z"/>
                <w:b/>
              </w:rPr>
            </w:pPr>
            <w:del w:author="Jubarte" w:id="11" w:date="2026-10-24T03:01:44Z">
              <w:r>
                <w:delText>Two.</w:delText>
              </w:r>
            </w:del>
          </w:p>
          <w:p>
            <w:pPr>
              <w:jc w:val="left"/>
              <w:rPr>
                <w:del w:author="Jubarte" w:id="12" w:date="2026-10-24T03:01:44Z"/>
              </w:rPr>
            </w:pPr>
            <w:del w:author="Jubarte" w:id="13" w:date="2026-10-24T03:01:44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