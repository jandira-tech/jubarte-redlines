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15Z"/>
                    <w:sz w:val="32"/>
                  </w:rPr>
                </w:pPr>
                <w:ins w:author="Jubarte" w:id="2" w:date="2026-10-24T02:59:15Z">
                  <w:r>
                    <w:t>Three.</w:t>
                  </w:r>
                </w:ins>
              </w:p>
              <w:p>
                <w:pPr>
                  <w:jc w:val="left"/>
                  <w:rPr>
                    <w:rPrChange w:id="3" w:author="Jubarte" w:date="2026-10-24T02:59:15Z">
                      <w:rPr xmlns:w="http://schemas.openxmlformats.org/wordprocessingml/2006/main">
                        <w:sz w:val="32"/>
                      </w:rPr>
                    </w:rPrChange>
                  </w:rPr>
                  <w:pPrChange w:id="4" w:author="Jubarte" w:date="2026-10-24T02:59:15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  <w:p>
                <w:pPr>
                  <w:jc w:val="right"/>
                  <w:rPr>
                    <w:ins w:author="Jubarte" w:id="5" w:date="2026-10-24T02:59:15Z"/>
                    <w:sz w:val="32"/>
                  </w:rPr>
                </w:pPr>
                <w:ins w:author="Jubarte" w:id="6" w:date="2026-10-24T02:59:15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  <w:pPrChange w:id="7" w:author="Jubarte" w:date="2026-10-24T02:59:15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  <w:p>
                <w:pPr>
                  <w:jc w:val="right"/>
                  <w:rPr>
                    <w:ins w:author="Jubarte" w:id="11" w:date="2026-10-24T02:59:15Z"/>
                    <w:b/>
                  </w:rPr>
                </w:pPr>
                <w:ins w:author="Jubarte" w:id="9" w:date="2026-10-24T02:59:15Z">
                  <w:r>
                    <w:t>One</w:t>
                  </w:r>
                </w:ins>
                <w:del w:author="Jubarte" w:id="10" w:date="2026-10-24T02:59:15Z">
                  <w:r>
                    <w:delText>Three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sz w:val="32"/>
                    <w:rPrChange w:id="13" w:author="Jubarte" w:date="2026-10-24T02:59:15Z">
                      <w:rPr>
                        <w:b/>
                      </w:rPr>
                    </w:rPrChange>
                  </w:rPr>
                  <w:pPrChange w:id="8" w:author="Jubarte" w:date="2026-10-24T02:59:15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12" w:date="2026-10-24T02:59:15Z">
                  <w:r>
                    <w:t>One.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