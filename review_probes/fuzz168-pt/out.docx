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7" w:date="2026-10-24T02:58:16Z"/>
                <w:i/>
                <w:rPrChange w:id="1" w:author="Jubarte" w:date="2026-10-24T02:58:16Z">
                  <w:rPr xmlns:w="http://schemas.openxmlformats.org/wordprocessingml/2006/main">
                    <w:b/>
                  </w:rPr>
                </w:rPrChange>
              </w:rPr>
              <w:pPrChange w:id="2" w:author="Jubarte" w:date="2026-10-24T02:58:16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8:16Z">
              <w:r>
                <w:t>Three</w:t>
              </w:r>
            </w:ins>
            <w:del w:author="Jubarte" w:id="4" w:date="2026-10-24T02:58:16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del w:author="Jubarte" w:id="5" w:date="2026-10-24T02:58:16Z"/>
              </w:rPr>
            </w:pPr>
            <w:del w:author="Jubarte" w:id="6" w:date="2026-10-24T02:58:16Z">
              <w:r>
                <w:delText>Alpha beta.</w:delText>
              </w:r>
            </w:del>
          </w:p>
          <w:p>
            <w:pPr>
              <w:jc w:val="both"/>
              <w:rPr>
                <w:i/>
                <w:rPrChange w:id="9" w:author="Jubarte" w:date="2026-10-24T02:58:16Z">
                  <w:rPr>
                    <w:b/>
                  </w:rPr>
                </w:rPrChange>
              </w:rPr>
            </w:pPr>
            <w:del w:author="Jubarte" w:id="8" w:date="2026-10-24T02:58:16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