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ins w:author="Jubarte" w:id="1" w:date="2026-10-24T02:57:20Z"/>
                <w:sz w:val="32"/>
              </w:rPr>
            </w:pPr>
            <w:ins w:author="Jubarte" w:id="2" w:date="2026-10-24T02:57:20Z">
              <w:r>
                <w:t>One.</w:t>
              </w:r>
            </w:ins>
          </w:p>
          <w:p>
            <w:pPr>
              <w:jc w:val="right"/>
              <w:rPr>
                <w:del w:author="Jubarte" w:id="8" w:date="2026-10-24T02:57:20Z"/>
                <w:b/>
              </w:rPr>
              <w:pPrChange w:id="3" w:author="Jubarte" w:date="2026-10-24T02:57:20Z">
                <w:pPr xmlns:w="http://schemas.openxmlformats.org/wordprocessingml/2006/main">
                  <w:jc w:val="both"/>
                </w:pPr>
              </w:pPrChange>
            </w:pPr>
            <w:r>
              <w:t>Three.</w:t>
            </w:r>
          </w:p>
          <w:p>
            <w:pPr>
              <w:jc w:val="left"/>
              <w:rPr>
                <w:del w:author="Jubarte" w:id="4" w:date="2026-10-24T02:57:20Z"/>
              </w:rPr>
            </w:pPr>
            <w:del w:author="Jubarte" w:id="5" w:date="2026-10-24T02:57:20Z">
              <w:r>
                <w:delText>Four.</w:delText>
              </w:r>
            </w:del>
          </w:p>
          <w:p>
            <w:pPr>
              <w:jc w:val="right"/>
              <w:rPr>
                <w:del w:author="Jubarte" w:id="6" w:date="2026-10-24T02:57:20Z"/>
                <w:b/>
              </w:rPr>
            </w:pPr>
            <w:del w:author="Jubarte" w:id="7" w:date="2026-10-24T02:57:20Z">
              <w:r>
                <w:delText>Three.</w:delText>
              </w:r>
            </w:del>
          </w:p>
          <w:p>
            <w:pPr>
              <w:jc w:val="right"/>
              <w:rPr>
                <w:b/>
              </w:rPr>
              <w:pPrChange w:id="10" w:author="Jubarte" w:date="2026-10-24T02:57:20Z">
                <w:pPr>
                  <w:jc w:val="both"/>
                </w:pPr>
              </w:pPrChange>
            </w:pPr>
            <w:del w:author="Jubarte" w:id="9" w:date="2026-10-24T02:57:20Z">
              <w:r>
                <w:delText>One.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