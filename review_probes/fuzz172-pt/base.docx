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8:21Z"/>
              </w:rPr>
            </w:pPr>
            <w:del w:author="Jubarte" w:id="2" w:date="2026-10-24T02:58:21Z">
              <w:r>
                <w:delText>One.</w:delText>
              </w:r>
            </w:del>
          </w:p>
          <w:p>
            <w:pPr>
              <w:jc w:val="left"/>
              <w:rPr>
                <w:del w:author="Jubarte" w:id="3" w:date="2026-10-24T02:58:21Z"/>
                <w:i/>
              </w:rPr>
            </w:pPr>
            <w:del w:author="Jubarte" w:id="4" w:date="2026-10-24T02:58:21Z">
              <w:r>
                <w:delText>Alpha gamma.</w:delText>
              </w:r>
            </w:del>
          </w:p>
          <w:p>
            <w:pPr>
              <w:jc w:val="both"/>
              <w:rPr>
                <w:i/>
              </w:rPr>
              <w:pPrChange w:id="5" w:author="Jubarte" w:date="2026-10-24T02:58:21Z">
                <w:pPr xmlns:w="http://schemas.openxmlformats.org/wordprocessingml/2006/main">
                  <w:jc w:val="right"/>
                </w:pPr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