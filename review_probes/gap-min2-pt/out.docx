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r>
              <w:t>Keep.</w:t>
            </w:r>
          </w:p>
          <w:p>
            <w:ins w:author="Jubarte" w:id="1" w:date="2026-10-24T03:02:02Z">
              <w:r>
                <w:t>Epsilon zeta eta theta</w:t>
              </w:r>
            </w:ins>
            <w:del w:author="Jubarte" w:id="2" w:date="2026-10-24T03:02:02Z">
              <w:r>
                <w:delText>Alpha beta gamma delta</w:delText>
              </w:r>
            </w:del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3" w:date="2026-10-24T03:02:02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2:02Z"/>
                    </w:rPr>
                  </w:pPr>
                  <w:del w:author="Jubarte" w:id="5" w:date="2026-10-24T03:02:02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6" w:date="2026-10-24T03:02:02Z"/>
                    </w:rPr>
                  </w:pPr>
                  <w:del w:author="Jubarte" w:id="7" w:date="2026-10-24T03:02:02Z">
                    <w:r>
                      <w:delText>Inner.</w:delText>
                    </w:r>
                  </w:del>
                </w:p>
              </w:tc>
            </w:tr>
          </w:tbl>
          <w:p>
            <w:ins w:author="Jubarte" w:id="8" w:date="2026-10-24T03:02:02Z">
              <w:r>
                <w:t>One</w:t>
              </w:r>
            </w:ins>
            <w:del w:author="Jubarte" w:id="9" w:date="2026-10-24T03:02:02Z">
              <w:r>
                <w:delText>Two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