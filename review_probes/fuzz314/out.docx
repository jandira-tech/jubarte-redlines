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i/>
                  </w:rPr>
                </w:pPr>
                <w:r>
                  <w:t>One.</w:t>
                </w:r>
              </w:p>
              <w:p>
                <w:pPr>
                  <w:jc w:val="center"/>
                </w:pPr>
                <w:ins w:author="Jubarte" w:id="1" w:date="2026-10-24T02:58:30Z">
                  <w:r>
                    <w:t>Three.</w:t>
                  </w:r>
                </w:ins>
                <w:del w:author="Jubarte" w:id="2" w:date="2026-10-24T02:58:30Z">
                  <w:r>
                    <w:delText>One.</w:delText>
                  </w:r>
                </w:del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3" w:date="2026-10-24T02:58:30Z"/>
                    <w:sz w:val="32"/>
                  </w:rPr>
                </w:pPr>
                <w:del w:author="Jubarte" w:id="4" w:date="2026-10-24T02:58:30Z">
                  <w:r>
                    <w:delText>Alpha beta.</w:delText>
                  </w:r>
                </w:del>
              </w:p>
              <w:p>
                <w:pPr>
                  <w:jc w:val="center"/>
                  <w:rPr>
                    <w:del w:author="Jubarte" w:id="5" w:date="2026-10-24T02:58:30Z"/>
                    <w:i/>
                  </w:rPr>
                </w:pPr>
                <w:del w:author="Jubarte" w:id="6" w:date="2026-10-24T02:58:30Z">
                  <w:r>
                    <w:delText>One.</w:delText>
                  </w:r>
                </w:del>
              </w:p>
            </w:sdtContent>
          </w:sdt>
          <w:sdt>
            <w:sdtPr/>
            <w:sdtContent>
              <w:p>
                <w:pPr>
                  <w:jc w:val="right"/>
                  <w:rPr>
                    <w:ins w:author="Jubarte" w:id="10" w:date="2026-10-24T02:58:30Z"/>
                    <w:i/>
                  </w:rPr>
                </w:pPr>
                <w:r>
                  <w:t>Two.</w:t>
                </w:r>
              </w:p>
              <w:p>
                <w:pPr>
                  <w:jc w:val="center"/>
                  <w:rPr>
                    <w:ins w:author="Jubarte" w:id="8" w:date="2026-10-24T02:58:30Z"/>
                    <w:sz w:val="32"/>
                  </w:rPr>
                </w:pPr>
                <w:ins w:author="Jubarte" w:id="9" w:date="2026-10-24T02:58:30Z">
                  <w:r>
                    <w:t>Two.</w:t>
                  </w:r>
                </w:ins>
              </w:p>
              <w:p>
                <w:pPr>
                  <w:jc w:val="left"/>
                  <w:rPr>
                    <w:b/>
                    <w:rPrChange w:id="12" w:author="Jubarte" w:date="2026-10-24T02:58:30Z">
                      <w:rPr>
                        <w:i/>
                      </w:rPr>
                    </w:rPrChange>
                  </w:rPr>
                  <w:pPrChange w:id="7" w:author="Jubarte" w:date="2026-10-24T02:58:30Z">
                    <w:pPr xmlns:w="http://schemas.openxmlformats.org/wordprocessingml/2006/main"/>
                  </w:pPrChange>
                </w:pPr>
                <w:ins w:author="Jubarte" w:id="11" w:date="2026-10-24T02:58:30Z">
                  <w:r>
                    <w:t>Alpha gamma.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