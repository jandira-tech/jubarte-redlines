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rPrChange w:id="1" w:author="Jubarte" w:date="2026-10-24T02:59:23Z">
                      <w:rPr xmlns:w="http://schemas.openxmlformats.org/wordprocessingml/2006/main">
                        <w:i/>
                      </w:rPr>
                    </w:rPrChange>
                  </w:rPr>
                  <w:pPrChange w:id="2" w:author="Jubarte" w:date="2026-10-24T02:59:23Z">
                    <w:pPr xmlns:w="http://schemas.openxmlformats.org/wordprocessingml/2006/main"/>
                  </w:pPrChange>
                </w:pPr>
                <w:r>
                  <w:t>Two.</w:t>
                </w:r>
              </w:p>
              <w:p>
                <w:pPr>
                  <w:jc w:val="left"/>
                  <w:rPr>
                    <w:sz w:val="32"/>
                  </w:rPr>
                </w:pPr>
                <w:ins w:author="Jubarte" w:id="3" w:date="2026-10-24T02:59:23Z">
                  <w:r>
                    <w:t>One</w:t>
                  </w:r>
                </w:ins>
                <w:del w:author="Jubarte" w:id="4" w:date="2026-10-24T02:59:23Z">
                  <w:r>
                    <w:delText>Three</w:delText>
                  </w:r>
                </w:del>
                <w:r>
                  <w:t>.</w:t>
                </w:r>
              </w:p>
              <w:p>
                <w:pPr>
                  <w:jc w:val="right"/>
                  <w:rPr>
                    <w:ins w:author="Jubarte" w:id="5" w:date="2026-10-24T02:59:23Z"/>
                    <w:i/>
                  </w:rPr>
                </w:pPr>
                <w:ins w:author="Jubarte" w:id="6" w:date="2026-10-24T02:59:23Z">
                  <w:r>
                    <w:t>One.</w:t>
                  </w:r>
                </w:ins>
              </w:p>
            </w:sdtContent>
          </w:sdt>
          <w:sdt>
            <w:sdtPr/>
            <w:sdtContent>
              <w:p>
                <w:pPr>
                  <w:jc w:val="left"/>
                  <w:rPr>
                    <w:rPrChange w:id="7" w:author="Jubarte" w:date="2026-10-24T02:59:23Z">
                      <w:rPr xmlns:w="http://schemas.openxmlformats.org/wordprocessingml/2006/main">
                        <w:i/>
                      </w:rPr>
                    </w:rPrChange>
                  </w:rPr>
                  <w:pPrChange w:id="8" w:author="Jubarte" w:date="2026-10-24T02:59:23Z">
                    <w:pPr xmlns:w="http://schemas.openxmlformats.org/wordprocessingml/2006/main">
                      <w:jc w:val="center"/>
                    </w:pPr>
                  </w:pPrChange>
                </w:pPr>
                <w:r>
                  <w:t>Alpha gamma.</w:t>
                </w:r>
              </w:p>
              <w:p>
                <w:pPr>
                  <w:jc w:val="center"/>
                  <w:rPr>
                    <w:i/>
                  </w:rPr>
                  <w:pPrChange w:id="9" w:author="Jubarte" w:date="2026-10-24T02:59:23Z">
                    <w:pPr xmlns:w="http://schemas.openxmlformats.org/wordprocessingml/2006/main">
                      <w:jc w:val="both"/>
                    </w:pPr>
                  </w:pPrChange>
                </w:pPr>
                <w:ins w:author="Jubarte" w:id="10" w:date="2026-10-24T02:59:23Z">
                  <w:r>
                    <w:t>Alpha beta</w:t>
                  </w:r>
                </w:ins>
                <w:del w:author="Jubarte" w:id="11" w:date="2026-10-24T02:59:23Z">
                  <w:r>
                    <w:delText>Two</w:delText>
                  </w:r>
                </w:del>
                <w:r>
                  <w:t>.</w:t>
                </w:r>
              </w:p>
              <w:p>
                <w:pPr>
                  <w:jc w:val="left"/>
                  <w:rPr>
                    <w:ins w:author="Jubarte" w:id="12" w:date="2026-10-24T02:59:23Z"/>
                    <w:b/>
                  </w:rPr>
                </w:pPr>
                <w:ins w:author="Jubarte" w:id="13" w:date="2026-10-24T02:59:23Z">
                  <w:r>
                    <w:t>Alpha gamma.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