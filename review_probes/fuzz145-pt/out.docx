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ins w:author="Jubarte" w:id="1" w:date="2026-10-24T02:57:52Z">
              <w:r>
                <w:t>Three</w:t>
              </w:r>
            </w:ins>
            <w:del w:author="Jubarte" w:id="2" w:date="2026-10-24T02:57:52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7:52Z"/>
                <w:sz w:val="32"/>
              </w:rPr>
            </w:pPr>
            <w:ins w:author="Jubarte" w:id="4" w:date="2026-10-24T02:57:52Z">
              <w:r>
                <w:t>Three.</w:t>
              </w:r>
            </w:ins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