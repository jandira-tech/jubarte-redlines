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18Z"/>
                <w:b/>
              </w:rPr>
            </w:pPr>
            <w:ins w:author="Jubarte" w:id="2" w:date="2026-10-24T02:57:18Z">
              <w:r>
                <w:t>Three.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3" w:date="2026-10-24T02:57:18Z"/>
                <w:b/>
              </w:rPr>
            </w:pPr>
            <w:ins w:author="Jubarte" w:id="4" w:date="2026-10-24T02:57:18Z">
              <w:r>
                <w:t>Alpha gamma.</w:t>
              </w:r>
            </w:ins>
          </w:p>
          <w:p>
            <w:pPr>
              <w:jc w:val="left"/>
              <w:rPr>
                <w:ins w:author="Jubarte" w:id="5" w:date="2026-10-24T02:57:18Z"/>
                <w:i/>
              </w:rPr>
            </w:pPr>
            <w:ins w:author="Jubarte" w:id="6" w:date="2026-10-24T02:57:18Z">
              <w:r>
                <w:t>Alpha gamma.</w:t>
              </w:r>
            </w:ins>
          </w:p>
          <w:p>
            <w:pPr>
              <w:jc w:val="left"/>
              <w:rPr>
                <w:i/>
              </w:rPr>
              <w:pPrChange w:id="7" w:author="Jubarte" w:date="2026-10-24T02:57:18Z">
                <w:pPr xmlns:w="http://schemas.openxmlformats.org/wordprocessingml/2006/main">
                  <w:jc w:val="right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