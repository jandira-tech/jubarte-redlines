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ns w:author="Jubarte" w:id="1" w:date="2026-10-24T02:57:57Z"/>
              </w:rPr>
            </w:pPr>
            <w:ins w:author="Jubarte" w:id="2" w:date="2026-10-24T02:57:57Z">
              <w:r>
                <w:t>Four.</w:t>
              </w:r>
            </w:ins>
          </w:p>
          <w:p>
            <w:pPr>
              <w:jc w:val="center"/>
              <w:rPr>
                <w:b/>
              </w:rPr>
            </w:pPr>
            <w:r>
              <w:t>Two.</w:t>
            </w:r>
          </w:p>
          <w:p>
            <w:pPr>
              <w:jc w:val="right"/>
              <w:rPr>
                <w:i/>
                <w:rPrChange w:id="3" w:author="Jubarte" w:date="2026-10-24T02:57:57Z">
                  <w:rPr xmlns:w="http://schemas.openxmlformats.org/wordprocessingml/2006/main">
                    <w:sz w:val="32"/>
                  </w:rPr>
                </w:rPrChange>
              </w:rPr>
              <w:pPrChange w:id="4" w:author="Jubarte" w:date="2026-10-24T02:57:57Z">
                <w:pPr xmlns:w="http://schemas.openxmlformats.org/wordprocessingml/2006/main"/>
              </w:pPrChange>
            </w:pPr>
            <w:r>
              <w:t xml:space="preserve">Alpha </w:t>
            </w:r>
            <w:ins w:author="Jubarte" w:id="5" w:date="2026-10-24T02:57:57Z">
              <w:r>
                <w:t>gamma</w:t>
              </w:r>
            </w:ins>
            <w:del w:author="Jubarte" w:id="6" w:date="2026-10-24T02:57:57Z">
              <w:r>
                <w:delText>beta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