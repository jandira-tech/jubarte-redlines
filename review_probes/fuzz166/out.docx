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2:58:13Z"/>
                <w:i/>
              </w:rPr>
            </w:pPr>
            <w:del w:author="Jubarte" w:id="2" w:date="2026-10-24T02:58:13Z">
              <w:r>
                <w:delText>Four.</w:delText>
              </w:r>
            </w:del>
          </w:p>
          <w:p>
            <w:pPr>
              <w:jc w:val="center"/>
              <w:rPr>
                <w:del w:author="Jubarte" w:id="3" w:date="2026-10-24T02:58:13Z"/>
                <w:b/>
              </w:rPr>
            </w:pPr>
            <w:del w:author="Jubarte" w:id="4" w:date="2026-10-24T02:58:13Z">
              <w:r>
                <w:delText>One.</w:delText>
              </w:r>
            </w:del>
          </w:p>
          <w:p>
            <w:pPr>
              <w:jc w:val="both"/>
              <w:rPr>
                <w:del w:author="Jubarte" w:id="5" w:date="2026-10-24T02:58:13Z"/>
                <w:sz w:val="32"/>
              </w:rPr>
            </w:pPr>
            <w:del w:author="Jubarte" w:id="6" w:date="2026-10-24T02:58:13Z">
              <w:r>
                <w:delText>One.</w:delText>
              </w:r>
            </w:del>
          </w:p>
          <w:p>
            <w:pPr>
              <w:jc w:val="both"/>
              <w:rPr>
                <w:i/>
              </w:rPr>
              <w:pPrChange w:id="7" w:author="Jubarte" w:date="2026-10-24T02:58:13Z">
                <w:pPr xmlns:w="http://schemas.openxmlformats.org/wordprocessingml/2006/main">
                  <w:jc w:val="right"/>
                </w:pPr>
              </w:pPrChange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