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</w:tblPr>
            <w:tblGrid>
              <w:gridCol w:w="2000"/>
              <w:gridCol w:w="2000"/>
            </w:tblGrid>
            <w:tr>
              <w:trPr>
                <w:del w:author="Jubarte" w:id="1" w:date="2026-10-24T03:01:31Z"/>
              </w:trPr>
              <w:tc>
                <w:tcPr>
                  <w:tcW w:w="2000" w:type="dxa"/>
                </w:tcPr>
                <w:p>
                  <w:pPr>
                    <w:rPr>
                      <w:del w:author="Jubarte" w:id="2" w:date="2026-10-24T03:01:31Z"/>
                    </w:rPr>
                  </w:pPr>
                  <w:del w:author="Jubarte" w:id="3" w:date="2026-10-24T03:01:31Z">
                    <w:r>
                      <w:delText>Inner fixed.</w:delText>
                    </w:r>
                  </w:del>
                </w:p>
              </w:tc>
              <w:tc>
                <w:tcPr>
                  <w:tcW w:w="2000" w:type="dxa"/>
                </w:tcPr>
                <w:p>
                  <w:pPr>
                    <w:rPr>
                      <w:del w:author="Jubarte" w:id="4" w:date="2026-10-24T03:01:31Z"/>
                    </w:rPr>
                  </w:pPr>
                  <w:del w:author="Jubarte" w:id="5" w:date="2026-10-24T03:01:31Z">
                    <w:r>
                      <w:delText>Inner.</w:delText>
                    </w:r>
                  </w:del>
                </w:p>
              </w:tc>
            </w:tr>
          </w:tbl>
          <w:p>
            <w:pPr>
              <w:jc w:val="both"/>
              <w:rPr>
                <w:ins w:author="Jubarte" w:id="10" w:date="2026-10-24T03:01:31Z"/>
                <w:i/>
              </w:rPr>
            </w:pPr>
            <w:ins w:author="Jubarte" w:id="8" w:date="2026-10-24T03:01:31Z">
              <w:r>
                <w:t>Epsilon zeta eta theta</w:t>
              </w:r>
            </w:ins>
            <w:del w:author="Jubarte" w:id="9" w:date="2026-10-24T03:01:31Z">
              <w:r>
                <w:delText>One</w:delText>
              </w:r>
            </w:del>
            <w:r>
              <w:t>.</w:t>
            </w:r>
          </w:p>
          <w:p>
            <w:pPr>
              <w:jc w:val="right"/>
              <w:rPr>
                <w:sz w:val="32"/>
                <w:rPrChange w:id="6" w:author="Jubarte" w:date="2026-10-24T03:01:31Z">
                  <w:rPr xmlns:w="http://schemas.openxmlformats.org/wordprocessingml/2006/main">
                    <w:b/>
                  </w:rPr>
                </w:rPrChange>
              </w:rPr>
              <w:pPrChange w:id="7" w:author="Jubarte" w:date="2026-10-24T03:01:31Z">
                <w:pPr xmlns:w="http://schemas.openxmlformats.org/wordprocessingml/2006/main">
                  <w:jc w:val="right"/>
                </w:pPr>
              </w:pPrChange>
            </w:pPr>
            <w:ins w:author="Jubarte" w:id="11" w:date="2026-10-24T03:01:31Z">
              <w:r>
                <w:t>Three.</w:t>
              </w:r>
            </w:ins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