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3:01:2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1:28Z">
                <w:pPr xmlns:w="http://schemas.openxmlformats.org/wordprocessingml/2006/main"/>
              </w:pPrChange>
            </w:pPr>
            <w:ins w:author="Jubarte" w:id="3" w:date="2026-10-24T03:01:28Z">
              <w:r>
                <w:t>Three</w:t>
              </w:r>
            </w:ins>
            <w:del w:author="Jubarte" w:id="4" w:date="2026-10-24T03:01:28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5" w:date="2026-10-24T03:01:2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28Z"/>
                    </w:rPr>
                  </w:pPr>
                  <w:del w:author="Jubarte" w:id="7" w:date="2026-10-24T03:01:2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28Z"/>
                    </w:rPr>
                  </w:pPr>
                  <w:del w:author="Jubarte" w:id="9" w:date="2026-10-24T03:01:2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0" w:author="Jubarte" w:date="2026-10-24T03:01:28Z">
                  <w:rPr xmlns:w="http://schemas.openxmlformats.org/wordprocessingml/2006/main">
                    <w:i/>
                  </w:rPr>
                </w:rPrChange>
              </w:rPr>
              <w:pPrChange w:id="11" w:author="Jubarte" w:date="2026-10-24T03:01:28Z">
                <w:pPr xmlns:w="http://schemas.openxmlformats.org/wordprocessingml/2006/main">
                  <w:jc w:val="center"/>
                </w:pPr>
              </w:pPrChange>
            </w:pPr>
            <w:ins w:author="Jubarte" w:id="12" w:date="2026-10-24T03:01:28Z">
              <w:r>
                <w:t>Epsilon zeta eta theta</w:t>
              </w:r>
            </w:ins>
            <w:del w:author="Jubarte" w:id="13" w:date="2026-10-24T03:01:28Z">
              <w:r>
                <w:delText>Alpha beta gamma delta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