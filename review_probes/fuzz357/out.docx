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del w:author="Jubarte" w:id="1" w:date="2026-10-24T02:59:30Z"/>
                  </w:rPr>
                </w:pPr>
                <w:del w:author="Jubarte" w:id="2" w:date="2026-10-24T02:59:30Z">
                  <w:r>
                    <w:delText>Three.</w:delText>
                  </w:r>
                </w:del>
              </w:p>
              <w:p>
                <w:pPr>
                  <w:jc w:val="right"/>
                  <w:rPr>
                    <w:del w:author="Jubarte" w:id="3" w:date="2026-10-24T02:59:30Z"/>
                    <w:i/>
                  </w:rPr>
                </w:pPr>
                <w:del w:author="Jubarte" w:id="4" w:date="2026-10-24T02:59:30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  <w:pPrChange w:id="5" w:author="Jubarte" w:date="2026-10-24T02:59:30Z">
                    <w:pPr xmlns:w="http://schemas.openxmlformats.org/wordprocessingml/2006/main"/>
                  </w:pPrChange>
                </w:pPr>
                <w:r>
                  <w:t>Alpha beta.</w:t>
                </w:r>
              </w:p>
              <w:p>
                <w:pPr>
                  <w:jc w:val="right"/>
                  <w:rPr>
                    <w:ins w:author="Jubarte" w:id="6" w:date="2026-10-24T02:59:30Z"/>
                    <w:sz w:val="32"/>
                  </w:rPr>
                </w:pPr>
                <w:ins w:author="Jubarte" w:id="7" w:date="2026-10-24T02:59:30Z">
                  <w:r>
                    <w:t>Three.</w:t>
                  </w:r>
                </w:ins>
              </w:p>
              <w:p>
                <w:pPr>
                  <w:jc w:val="center"/>
                  <w:rPr>
                    <w:sz w:val="32"/>
                    <w:rPrChange w:id="8" w:author="Jubarte" w:date="2026-10-24T02:59:30Z">
                      <w:rPr xmlns:w="http://schemas.openxmlformats.org/wordprocessingml/2006/main">
                        <w:i/>
                      </w:rPr>
                    </w:rPrChange>
                  </w:rPr>
                  <w:pPrChange w:id="9" w:author="Jubarte" w:date="2026-10-24T02:59:30Z">
                    <w:pPr xmlns:w="http://schemas.openxmlformats.org/wordprocessingml/2006/main"/>
                  </w:pPrChange>
                </w:pPr>
                <w:ins w:author="Jubarte" w:id="10" w:date="2026-10-24T02:59:30Z">
                  <w:r>
                    <w:t>Two</w:t>
                  </w:r>
                </w:ins>
                <w:del w:author="Jubarte" w:id="11" w:date="2026-10-24T02:59:30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</w:t>
                </w:r>
                <w:ins w:author="Jubarte" w:id="12" w:date="2026-10-24T02:59:30Z">
                  <w:r>
                    <w:t>beta</w:t>
                  </w:r>
                </w:ins>
                <w:del w:author="Jubarte" w:id="13" w:date="2026-10-24T02:59:30Z">
                  <w:r>
                    <w:delText>gamma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