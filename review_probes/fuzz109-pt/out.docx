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</w:pPr>
            <w:ins w:author="Jubarte" w:id="1" w:date="2026-10-24T02:57:12Z">
              <w:r>
                <w:t>Two</w:t>
              </w:r>
            </w:ins>
            <w:del w:author="Jubarte" w:id="2" w:date="2026-10-24T02:57:12Z">
              <w:r>
                <w:delText>Four</w:delText>
              </w:r>
            </w:del>
            <w:r>
              <w:t>.</w:t>
            </w:r>
          </w:p>
          <w:p>
            <w:pPr>
              <w:jc w:val="both"/>
              <w:rPr>
                <w:i/>
                <w:rPrChange w:id="3" w:author="Jubarte" w:date="2026-10-24T02:57:12Z">
                  <w:rPr xmlns:w="http://schemas.openxmlformats.org/wordprocessingml/2006/main">
                    <w:sz w:val="32"/>
                  </w:rPr>
                </w:rPrChange>
              </w:rPr>
              <w:pPrChange w:id="4" w:author="Jubarte" w:date="2026-10-24T02:57:12Z">
                <w:pPr xmlns:w="http://schemas.openxmlformats.org/wordprocessingml/2006/main"/>
              </w:pPrChange>
            </w:pPr>
            <w:r>
              <w:t>One.</w:t>
            </w:r>
          </w:p>
          <w:p>
            <w:pPr>
              <w:jc w:val="left"/>
              <w:rPr>
                <w:ins w:author="Jubarte" w:id="8" w:date="2026-10-24T02:57:12Z"/>
              </w:rPr>
            </w:pPr>
            <w:ins w:author="Jubarte" w:id="6" w:date="2026-10-24T02:57:12Z">
              <w:r>
                <w:t>Two</w:t>
              </w:r>
            </w:ins>
            <w:del w:author="Jubarte" w:id="7" w:date="2026-10-24T02:57:12Z">
              <w:r>
                <w:delText>Four</w:delText>
              </w:r>
            </w:del>
            <w:r>
              <w:t>.</w:t>
            </w:r>
          </w:p>
          <w:p>
            <w:pPr>
              <w:jc w:val="center"/>
              <w:rPr>
                <w:b/>
                <w:rPrChange w:id="10" w:author="Jubarte" w:date="2026-10-24T02:57:12Z">
                  <w:rPr/>
                </w:rPrChange>
              </w:rPr>
              <w:pPrChange w:id="5" w:author="Jubarte" w:date="2026-10-24T02:57:12Z">
                <w:pPr xmlns:w="http://schemas.openxmlformats.org/wordprocessingml/2006/main">
                  <w:jc w:val="both"/>
                </w:pPr>
              </w:pPrChange>
            </w:pPr>
            <w:ins w:author="Jubarte" w:id="9" w:date="2026-10-24T02:57:12Z">
              <w:r>
                <w:t>Alpha gamma.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