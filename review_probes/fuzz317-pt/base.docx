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sz w:val="32"/>
                    <w:rPrChange w:id="1" w:author="Jubarte" w:date="2026-10-24T02:58:36Z">
                      <w:rPr xmlns:w="http://schemas.openxmlformats.org/wordprocessingml/2006/main">
                        <w:b/>
                      </w:rPr>
                    </w:rPrChange>
                  </w:rPr>
                  <w:pPrChange w:id="2" w:author="Jubarte" w:date="2026-10-24T02:58:36Z">
                    <w:pPr xmlns:w="http://schemas.openxmlformats.org/wordprocessingml/2006/main">
                      <w:jc w:val="right"/>
                    </w:pPr>
                  </w:pPrChange>
                </w:pPr>
                <w:ins w:author="Jubarte" w:id="3" w:date="2026-10-24T02:58:36Z">
                  <w:r>
                    <w:t>Alpha beta</w:t>
                  </w:r>
                </w:ins>
                <w:del w:author="Jubarte" w:id="4" w:date="2026-10-24T02:58:36Z">
                  <w:r>
                    <w:delText>One</w:delText>
                  </w:r>
                </w:del>
                <w:r>
                  <w:t>.</w:t>
                </w:r>
              </w:p>
              <w:p>
                <w:pPr>
                  <w:jc w:val="left"/>
                  <w:rPr>
                    <w:b/>
                  </w:rPr>
                  <w:pPrChange w:id="5" w:author="Jubarte" w:date="2026-10-24T02:58:36Z">
                    <w:pPr xmlns:w="http://schemas.openxmlformats.org/wordprocessingml/2006/main">
                      <w:jc w:val="both"/>
                    </w:pPr>
                  </w:pPrChange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6" w:date="2026-10-24T02:58:36Z"/>
                    <w:b/>
                  </w:rPr>
                </w:pPr>
                <w:del w:author="Jubarte" w:id="7" w:date="2026-10-24T02:58:36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ins w:author="Jubarte" w:id="8" w:date="2026-10-24T02:58:36Z"/>
                    <w:i/>
                  </w:rPr>
                </w:pPr>
                <w:ins w:author="Jubarte" w:id="9" w:date="2026-10-24T02:58:36Z">
                  <w:r>
                    <w:t>Alpha beta.</w:t>
                  </w:r>
                </w:ins>
              </w:p>
              <w:p>
                <w:pPr>
                  <w:jc w:val="both"/>
                  <w:rPr>
                    <w:ins w:author="Jubarte" w:id="10" w:date="2026-10-24T02:58:36Z"/>
                    <w:sz w:val="32"/>
                  </w:rPr>
                </w:pPr>
                <w:ins w:author="Jubarte" w:id="11" w:date="2026-10-24T02:58:36Z">
                  <w:r>
                    <w:t>Alpha beta.</w:t>
                  </w:r>
                </w:ins>
              </w:p>
              <w:p>
                <w:pPr>
                  <w:jc w:val="both"/>
                  <w:rPr>
                    <w:sz w:val="32"/>
                    <w:rPrChange w:id="12" w:author="Jubarte" w:date="2026-10-24T02:58:36Z">
                      <w:rPr xmlns:w="http://schemas.openxmlformats.org/wordprocessingml/2006/main">
                        <w:i/>
                      </w:rPr>
                    </w:rPrChange>
                  </w:rPr>
                  <w:pPrChange w:id="13" w:author="Jubarte" w:date="2026-10-24T02:58:36Z">
                    <w:pPr xmlns:w="http://schemas.openxmlformats.org/wordprocessingml/2006/main">
                      <w:jc w:val="right"/>
                    </w:pPr>
                  </w:pPrChange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