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sz w:val="32"/>
                    <w:rPrChange w:id="1" w:author="Jubarte" w:date="2026-10-24T02:58:16Z">
                      <w:rPr xmlns:w="http://schemas.openxmlformats.org/wordprocessingml/2006/main">
                        <w:i/>
                      </w:rPr>
                    </w:rPrChange>
                  </w:rPr>
                  <w:pPrChange w:id="2" w:author="Jubarte" w:date="2026-10-24T02:58:16Z">
                    <w:pPr xmlns:w="http://schemas.openxmlformats.org/wordprocessingml/2006/main">
                      <w:jc w:val="center"/>
                    </w:pPr>
                  </w:pPrChange>
                </w:pPr>
                <w:r>
                  <w:t>Two.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7" w:date="2026-10-24T02:58:16Z"/>
                    <w:i/>
                  </w:rPr>
                </w:pPr>
                <w:ins w:author="Jubarte" w:id="3" w:date="2026-10-24T02:58:16Z">
                  <w:r>
                    <w:t>One</w:t>
                  </w:r>
                </w:ins>
                <w:del w:author="Jubarte" w:id="4" w:date="2026-10-24T02:58:16Z">
                  <w:r>
                    <w:delText>Two</w:delText>
                  </w:r>
                </w:del>
                <w:r>
                  <w:t>.</w:t>
                </w:r>
              </w:p>
              <w:p>
                <w:pPr>
                  <w:jc w:val="center"/>
                  <w:rPr>
                    <w:ins w:author="Jubarte" w:id="5" w:date="2026-10-24T02:58:16Z"/>
                    <w:i/>
                  </w:rPr>
                </w:pPr>
                <w:ins w:author="Jubarte" w:id="6" w:date="2026-10-24T02:58:16Z">
                  <w:r>
                    <w:t>Alpha gamma.</w:t>
                  </w:r>
                </w:ins>
              </w:p>
              <w:p>
                <w:pPr>
                  <w:jc w:val="both"/>
                  <w:rPr>
                    <w:b/>
                    <w:rPrChange w:id="9" w:author="Jubarte" w:date="2026-10-24T02:58:16Z">
                      <w:rPr>
                        <w:i/>
                      </w:rPr>
                    </w:rPrChange>
                  </w:rPr>
                </w:pPr>
                <w:ins w:author="Jubarte" w:id="8" w:date="2026-10-24T02:58:16Z">
                  <w:r>
                    <w:t>Three.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