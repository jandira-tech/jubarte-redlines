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8424D" w14:textId="1D8EEC70" w:rsidR="0023387F" w:rsidRDefault="0023387F" w:rsidP="0023387F">
      <w:pPr>
        <w:rPr>
          <w:ins w:id="0" w:author="Arthur Souza Rodrigues" w:date="2026-10-17T23:44:00Z" w16du:dateUtc="2026-10-18T03:44:00Z"/>
        </w:rPr>
      </w:pPr>
      <w:ins w:id="1" w:author="Arthur Souza Rodrigues" w:date="2026-10-17T23:44:00Z" w16du:dateUtc="2026-10-18T03:44:00Z">
        <w:r>
          <w:t xml:space="preserve">The parties </w:t>
        </w:r>
      </w:ins>
      <w:r w:rsidR="00F279E6">
        <w:t xml:space="preserve">and their affiliates </w:t>
      </w:r>
      <w:ins w:id="2" w:author="Arthur Souza Rodrigues" w:date="2026-10-17T23:44:00Z" w16du:dateUtc="2026-10-18T03:44:00Z">
        <w:r>
          <w:t xml:space="preserve">agree to pay the </w:t>
        </w:r>
      </w:ins>
      <w:r w:rsidR="00F279E6">
        <w:t>insurers</w:t>
      </w:r>
      <w:ins w:id="3" w:author="Arthur Souza Rodrigues" w:date="2026-10-17T23:44:00Z" w16du:dateUtc="2026-10-18T03:44:00Z">
        <w:r>
          <w:t xml:space="preserve"> a pro-rata amount by the end of the month.</w:t>
        </w:r>
      </w:ins>
    </w:p>
    <w:p w14:paraId="3749D595" w14:textId="77777777" w:rsidR="00CE4E09" w:rsidRDefault="00CE4E09"/>
    <w:sectPr w:rsidR="00CE4E09" w:rsidSect="0023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7F"/>
    <w:rsid w:val="000B4837"/>
    <w:rsid w:val="0023387F"/>
    <w:rsid w:val="006159CA"/>
    <w:rsid w:val="00CE4E09"/>
    <w:rsid w:val="00E5467C"/>
    <w:rsid w:val="00F279E6"/>
    <w:rsid w:val="00F35A73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C231"/>
  <w15:chartTrackingRefBased/>
  <w15:docId w15:val="{D6F9495D-3147-7C48-8310-88825749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87F"/>
  </w:style>
  <w:style w:type="paragraph" w:styleId="Heading1">
    <w:name w:val="heading 1"/>
    <w:basedOn w:val="Normal"/>
    <w:next w:val="Normal"/>
    <w:link w:val="Heading1Char"/>
    <w:uiPriority w:val="9"/>
    <w:qFormat/>
    <w:rsid w:val="0023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7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33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83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Bob</cp:lastModifiedBy>
  <cp:revision>2</cp:revision>
  <dcterms:created xsi:type="dcterms:W3CDTF">2026-10-18T03:48:00Z</dcterms:created>
  <dcterms:modified xsi:type="dcterms:W3CDTF">2026-10-18T03:48:00Z</dcterms:modified>
</cp:coreProperties>
</file>